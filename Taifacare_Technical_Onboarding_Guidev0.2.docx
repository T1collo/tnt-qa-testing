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33E3F" w:rsidP="00BE6FAB" w:rsidRDefault="00333E3F" w14:paraId="1E25693F" w14:textId="63B29018">
      <w:pPr>
        <w:jc w:val="center"/>
        <w:rPr>
          <w:b/>
          <w:color w:val="1E4D8C"/>
          <w:sz w:val="72"/>
        </w:rPr>
      </w:pPr>
    </w:p>
    <w:p w:rsidR="00333E3F" w:rsidP="00BE6FAB" w:rsidRDefault="00333E3F" w14:paraId="4DAD0C11" w14:textId="77777777">
      <w:pPr>
        <w:jc w:val="center"/>
        <w:rPr>
          <w:b/>
          <w:color w:val="1E4D8C"/>
          <w:sz w:val="72"/>
        </w:rPr>
      </w:pPr>
    </w:p>
    <w:p w:rsidR="00BE6FAB" w:rsidP="00BE6FAB" w:rsidRDefault="00BE6FAB" w14:paraId="1C435714" w14:textId="77777777">
      <w:pPr>
        <w:jc w:val="center"/>
      </w:pPr>
      <w:r>
        <w:rPr>
          <w:b/>
          <w:color w:val="1E4D8C"/>
          <w:sz w:val="72"/>
        </w:rPr>
        <w:t>Kenya National</w:t>
      </w:r>
    </w:p>
    <w:p w:rsidR="00BE6FAB" w:rsidP="00BE6FAB" w:rsidRDefault="00BE6FAB" w14:paraId="5E704ECA" w14:textId="77777777">
      <w:pPr>
        <w:spacing w:after="400"/>
        <w:jc w:val="center"/>
        <w:rPr>
          <w:b/>
          <w:color w:val="1E4D8C"/>
          <w:sz w:val="72"/>
          <w:szCs w:val="72"/>
        </w:rPr>
      </w:pPr>
      <w:r w:rsidRPr="04AE0D9B">
        <w:rPr>
          <w:b/>
          <w:bCs/>
          <w:color w:val="1E4D8C"/>
          <w:sz w:val="72"/>
          <w:szCs w:val="72"/>
        </w:rPr>
        <w:t xml:space="preserve">L5 </w:t>
      </w:r>
      <w:r w:rsidRPr="4C3912A1">
        <w:rPr>
          <w:b/>
          <w:color w:val="1E4D8C"/>
          <w:sz w:val="72"/>
          <w:szCs w:val="72"/>
        </w:rPr>
        <w:t xml:space="preserve">Track &amp; </w:t>
      </w:r>
      <w:r w:rsidRPr="4C3912A1">
        <w:rPr>
          <w:b/>
          <w:bCs/>
          <w:color w:val="1E4D8C"/>
          <w:sz w:val="72"/>
          <w:szCs w:val="72"/>
        </w:rPr>
        <w:t>Trace Hub</w:t>
      </w:r>
    </w:p>
    <w:p w:rsidR="00BE6FAB" w:rsidP="00BE6FAB" w:rsidRDefault="00BE6FAB" w14:paraId="158B81E3" w14:textId="77777777">
      <w:pPr>
        <w:spacing w:after="600"/>
        <w:jc w:val="center"/>
      </w:pPr>
      <w:r>
        <w:rPr>
          <w:color w:val="2E7D32"/>
          <w:sz w:val="36"/>
        </w:rPr>
        <w:t>Technical Onboarding Guide</w:t>
      </w:r>
    </w:p>
    <w:p w:rsidR="00BE6FAB" w:rsidP="00BE6FAB" w:rsidRDefault="00BE6FAB" w14:paraId="2402A786" w14:textId="77777777">
      <w:pPr>
        <w:jc w:val="center"/>
      </w:pPr>
      <w:r>
        <w:rPr>
          <w:color w:val="546E7A"/>
          <w:sz w:val="28"/>
        </w:rPr>
        <w:t>EPCIS Event Reporting Standards</w:t>
      </w:r>
    </w:p>
    <w:p w:rsidR="00BE6FAB" w:rsidP="00BE6FAB" w:rsidRDefault="00BE6FAB" w14:paraId="14E19327" w14:textId="1B0253D3">
      <w:pPr>
        <w:spacing w:after="3000"/>
        <w:jc w:val="center"/>
        <w:rPr>
          <w:color w:val="90A4AE"/>
          <w:sz w:val="24"/>
        </w:rPr>
      </w:pPr>
      <w:r w:rsidRPr="0E680CB1">
        <w:rPr>
          <w:color w:val="90A4AE"/>
          <w:sz w:val="24"/>
          <w:szCs w:val="24"/>
        </w:rPr>
        <w:t>Version 0.</w:t>
      </w:r>
      <w:r w:rsidR="00C048EE">
        <w:rPr>
          <w:color w:val="90A4AE"/>
          <w:sz w:val="24"/>
          <w:szCs w:val="24"/>
        </w:rPr>
        <w:t>3</w:t>
      </w:r>
    </w:p>
    <w:p w:rsidR="00BE6FAB" w:rsidP="00BE6FAB" w:rsidRDefault="00BE6FAB" w14:paraId="2CD6FFFC" w14:textId="77777777">
      <w:pPr>
        <w:spacing w:after="120"/>
        <w:jc w:val="center"/>
      </w:pPr>
      <w:r w:rsidRPr="0E680CB1">
        <w:rPr>
          <w:color w:val="546E7A"/>
        </w:rPr>
        <w:t>Pharmacy and Poisons Board (PPB)</w:t>
      </w:r>
    </w:p>
    <w:p w:rsidR="00BE6FAB" w:rsidP="00BE6FAB" w:rsidRDefault="00BE6FAB" w14:paraId="4F271E98" w14:textId="77777777">
      <w:pPr>
        <w:sectPr w:rsidR="00BE6FAB" w:rsidSect="00BE6FAB">
          <w:headerReference w:type="even" r:id="rId8"/>
          <w:headerReference w:type="default" r:id="rId9"/>
          <w:footerReference w:type="even" r:id="rId10"/>
          <w:footerReference w:type="default" r:id="rId11"/>
          <w:headerReference w:type="first" r:id="rId12"/>
          <w:footerReference w:type="first" r:id="rId13"/>
          <w:pgSz w:w="11906" w:h="16838" w:orient="portrait"/>
          <w:pgMar w:top="1440" w:right="1440" w:bottom="1440" w:left="1440" w:header="720" w:footer="720" w:gutter="0"/>
          <w:cols w:space="720"/>
        </w:sectPr>
      </w:pPr>
    </w:p>
    <w:p w:rsidR="00BE6FAB" w:rsidP="00BE6FAB" w:rsidRDefault="00BE6FAB" w14:paraId="2ACD81F7" w14:textId="77777777">
      <w:pPr>
        <w:spacing w:before="400"/>
      </w:pPr>
      <w:r>
        <w:rPr>
          <w:b/>
          <w:color w:val="1E4D8C"/>
          <w:sz w:val="36"/>
        </w:rPr>
        <w:t>Table of Contents</w:t>
      </w:r>
    </w:p>
    <w:p w:rsidR="00BE6FAB" w:rsidP="00BE6FAB" w:rsidRDefault="00BE6FAB" w14:paraId="28FFA4EB" w14:textId="77777777">
      <w:pPr>
        <w:spacing w:after="300"/>
      </w:pPr>
      <w:r>
        <w:rPr>
          <w:color w:val="90A4AE"/>
          <w:sz w:val="18"/>
        </w:rPr>
        <w:t>Right-click and select "Update Field" to refresh page numbers</w:t>
      </w:r>
    </w:p>
    <w:p w:rsidR="00BE6FAB" w:rsidP="00BE6FAB" w:rsidRDefault="00BE6FAB" w14:paraId="72668A15" w14:textId="77777777"/>
    <w:p w:rsidR="009E0E49" w:rsidRDefault="00BE6FAB" w14:paraId="2EEEA9B4" w14:textId="524E99EB">
      <w:pPr>
        <w:pStyle w:val="TOC1"/>
        <w:tabs>
          <w:tab w:val="right" w:leader="dot" w:pos="9016"/>
        </w:tabs>
        <w:rPr>
          <w:noProof/>
          <w:kern w:val="2"/>
          <w:sz w:val="24"/>
          <w:szCs w:val="24"/>
          <w14:ligatures w14:val="standardContextual"/>
        </w:rPr>
      </w:pPr>
      <w:r>
        <w:fldChar w:fldCharType="begin"/>
      </w:r>
      <w:r>
        <w:instrText>TOC \o "1-3" \z \u \h</w:instrText>
      </w:r>
      <w:r>
        <w:fldChar w:fldCharType="separate"/>
      </w:r>
      <w:hyperlink w:history="1" w:anchor="_Toc229417796">
        <w:r w:rsidRPr="007B5631" w:rsidR="009E0E49">
          <w:rPr>
            <w:rStyle w:val="Hyperlink"/>
            <w:noProof/>
          </w:rPr>
          <w:t>1. Introduction</w:t>
        </w:r>
        <w:r w:rsidR="009E0E49">
          <w:rPr>
            <w:noProof/>
            <w:webHidden/>
          </w:rPr>
          <w:tab/>
        </w:r>
        <w:r w:rsidR="009E0E49">
          <w:rPr>
            <w:noProof/>
            <w:webHidden/>
          </w:rPr>
          <w:fldChar w:fldCharType="begin"/>
        </w:r>
        <w:r w:rsidR="009E0E49">
          <w:rPr>
            <w:noProof/>
            <w:webHidden/>
          </w:rPr>
          <w:instrText xml:space="preserve"> PAGEREF _Toc229417796 \h </w:instrText>
        </w:r>
        <w:r w:rsidR="009E0E49">
          <w:rPr>
            <w:noProof/>
            <w:webHidden/>
          </w:rPr>
        </w:r>
        <w:r w:rsidR="009E0E49">
          <w:rPr>
            <w:noProof/>
            <w:webHidden/>
          </w:rPr>
          <w:fldChar w:fldCharType="separate"/>
        </w:r>
        <w:r w:rsidR="009E0E49">
          <w:rPr>
            <w:noProof/>
            <w:webHidden/>
          </w:rPr>
          <w:t>5</w:t>
        </w:r>
        <w:r w:rsidR="009E0E49">
          <w:rPr>
            <w:noProof/>
            <w:webHidden/>
          </w:rPr>
          <w:fldChar w:fldCharType="end"/>
        </w:r>
      </w:hyperlink>
    </w:p>
    <w:p w:rsidR="009E0E49" w:rsidRDefault="009E0E49" w14:paraId="14F12E31" w14:textId="6C407156">
      <w:pPr>
        <w:pStyle w:val="TOC2"/>
        <w:tabs>
          <w:tab w:val="right" w:leader="dot" w:pos="9016"/>
        </w:tabs>
        <w:rPr>
          <w:noProof/>
          <w:kern w:val="2"/>
          <w:sz w:val="24"/>
          <w:szCs w:val="24"/>
          <w14:ligatures w14:val="standardContextual"/>
        </w:rPr>
      </w:pPr>
      <w:hyperlink w:history="1" w:anchor="_Toc229417797">
        <w:r w:rsidRPr="007B5631">
          <w:rPr>
            <w:rStyle w:val="Hyperlink"/>
            <w:noProof/>
          </w:rPr>
          <w:t>1.1 Scope of This Document</w:t>
        </w:r>
        <w:r>
          <w:rPr>
            <w:noProof/>
            <w:webHidden/>
          </w:rPr>
          <w:tab/>
        </w:r>
        <w:r>
          <w:rPr>
            <w:noProof/>
            <w:webHidden/>
          </w:rPr>
          <w:fldChar w:fldCharType="begin"/>
        </w:r>
        <w:r>
          <w:rPr>
            <w:noProof/>
            <w:webHidden/>
          </w:rPr>
          <w:instrText xml:space="preserve"> PAGEREF _Toc229417797 \h </w:instrText>
        </w:r>
        <w:r>
          <w:rPr>
            <w:noProof/>
            <w:webHidden/>
          </w:rPr>
        </w:r>
        <w:r>
          <w:rPr>
            <w:noProof/>
            <w:webHidden/>
          </w:rPr>
          <w:fldChar w:fldCharType="separate"/>
        </w:r>
        <w:r>
          <w:rPr>
            <w:noProof/>
            <w:webHidden/>
          </w:rPr>
          <w:t>5</w:t>
        </w:r>
        <w:r>
          <w:rPr>
            <w:noProof/>
            <w:webHidden/>
          </w:rPr>
          <w:fldChar w:fldCharType="end"/>
        </w:r>
      </w:hyperlink>
    </w:p>
    <w:p w:rsidR="009E0E49" w:rsidRDefault="009E0E49" w14:paraId="0385D270" w14:textId="2C82140F">
      <w:pPr>
        <w:pStyle w:val="TOC2"/>
        <w:tabs>
          <w:tab w:val="right" w:leader="dot" w:pos="9016"/>
        </w:tabs>
        <w:rPr>
          <w:noProof/>
          <w:kern w:val="2"/>
          <w:sz w:val="24"/>
          <w:szCs w:val="24"/>
          <w14:ligatures w14:val="standardContextual"/>
        </w:rPr>
      </w:pPr>
      <w:hyperlink w:history="1" w:anchor="_Toc229417798">
        <w:r w:rsidRPr="007B5631">
          <w:rPr>
            <w:rStyle w:val="Hyperlink"/>
            <w:noProof/>
          </w:rPr>
          <w:t>1.2 Rules for Communicating with TnT Hub</w:t>
        </w:r>
        <w:r>
          <w:rPr>
            <w:noProof/>
            <w:webHidden/>
          </w:rPr>
          <w:tab/>
        </w:r>
        <w:r>
          <w:rPr>
            <w:noProof/>
            <w:webHidden/>
          </w:rPr>
          <w:fldChar w:fldCharType="begin"/>
        </w:r>
        <w:r>
          <w:rPr>
            <w:noProof/>
            <w:webHidden/>
          </w:rPr>
          <w:instrText xml:space="preserve"> PAGEREF _Toc229417798 \h </w:instrText>
        </w:r>
        <w:r>
          <w:rPr>
            <w:noProof/>
            <w:webHidden/>
          </w:rPr>
        </w:r>
        <w:r>
          <w:rPr>
            <w:noProof/>
            <w:webHidden/>
          </w:rPr>
          <w:fldChar w:fldCharType="separate"/>
        </w:r>
        <w:r>
          <w:rPr>
            <w:noProof/>
            <w:webHidden/>
          </w:rPr>
          <w:t>5</w:t>
        </w:r>
        <w:r>
          <w:rPr>
            <w:noProof/>
            <w:webHidden/>
          </w:rPr>
          <w:fldChar w:fldCharType="end"/>
        </w:r>
      </w:hyperlink>
    </w:p>
    <w:p w:rsidR="009E0E49" w:rsidRDefault="009E0E49" w14:paraId="3FE6D4D9" w14:textId="11D9CC75">
      <w:pPr>
        <w:pStyle w:val="TOC2"/>
        <w:tabs>
          <w:tab w:val="right" w:leader="dot" w:pos="9016"/>
        </w:tabs>
        <w:rPr>
          <w:noProof/>
          <w:kern w:val="2"/>
          <w:sz w:val="24"/>
          <w:szCs w:val="24"/>
          <w14:ligatures w14:val="standardContextual"/>
        </w:rPr>
      </w:pPr>
      <w:hyperlink w:history="1" w:anchor="_Toc229417799">
        <w:r w:rsidRPr="007B5631">
          <w:rPr>
            <w:rStyle w:val="Hyperlink"/>
            <w:noProof/>
          </w:rPr>
          <w:t>1.3. Target Participants and Responsibilities</w:t>
        </w:r>
        <w:r>
          <w:rPr>
            <w:noProof/>
            <w:webHidden/>
          </w:rPr>
          <w:tab/>
        </w:r>
        <w:r>
          <w:rPr>
            <w:noProof/>
            <w:webHidden/>
          </w:rPr>
          <w:fldChar w:fldCharType="begin"/>
        </w:r>
        <w:r>
          <w:rPr>
            <w:noProof/>
            <w:webHidden/>
          </w:rPr>
          <w:instrText xml:space="preserve"> PAGEREF _Toc229417799 \h </w:instrText>
        </w:r>
        <w:r>
          <w:rPr>
            <w:noProof/>
            <w:webHidden/>
          </w:rPr>
        </w:r>
        <w:r>
          <w:rPr>
            <w:noProof/>
            <w:webHidden/>
          </w:rPr>
          <w:fldChar w:fldCharType="separate"/>
        </w:r>
        <w:r>
          <w:rPr>
            <w:noProof/>
            <w:webHidden/>
          </w:rPr>
          <w:t>6</w:t>
        </w:r>
        <w:r>
          <w:rPr>
            <w:noProof/>
            <w:webHidden/>
          </w:rPr>
          <w:fldChar w:fldCharType="end"/>
        </w:r>
      </w:hyperlink>
    </w:p>
    <w:p w:rsidR="009E0E49" w:rsidRDefault="009E0E49" w14:paraId="15807196" w14:textId="7775B3DE">
      <w:pPr>
        <w:pStyle w:val="TOC1"/>
        <w:tabs>
          <w:tab w:val="right" w:leader="dot" w:pos="9016"/>
        </w:tabs>
        <w:rPr>
          <w:noProof/>
          <w:kern w:val="2"/>
          <w:sz w:val="24"/>
          <w:szCs w:val="24"/>
          <w14:ligatures w14:val="standardContextual"/>
        </w:rPr>
      </w:pPr>
      <w:hyperlink w:history="1" w:anchor="_Toc229417800">
        <w:r w:rsidRPr="007B5631">
          <w:rPr>
            <w:rStyle w:val="Hyperlink"/>
            <w:noProof/>
          </w:rPr>
          <w:t>2. Technical Overview</w:t>
        </w:r>
        <w:r>
          <w:rPr>
            <w:noProof/>
            <w:webHidden/>
          </w:rPr>
          <w:tab/>
        </w:r>
        <w:r>
          <w:rPr>
            <w:noProof/>
            <w:webHidden/>
          </w:rPr>
          <w:fldChar w:fldCharType="begin"/>
        </w:r>
        <w:r>
          <w:rPr>
            <w:noProof/>
            <w:webHidden/>
          </w:rPr>
          <w:instrText xml:space="preserve"> PAGEREF _Toc229417800 \h </w:instrText>
        </w:r>
        <w:r>
          <w:rPr>
            <w:noProof/>
            <w:webHidden/>
          </w:rPr>
        </w:r>
        <w:r>
          <w:rPr>
            <w:noProof/>
            <w:webHidden/>
          </w:rPr>
          <w:fldChar w:fldCharType="separate"/>
        </w:r>
        <w:r>
          <w:rPr>
            <w:noProof/>
            <w:webHidden/>
          </w:rPr>
          <w:t>6</w:t>
        </w:r>
        <w:r>
          <w:rPr>
            <w:noProof/>
            <w:webHidden/>
          </w:rPr>
          <w:fldChar w:fldCharType="end"/>
        </w:r>
      </w:hyperlink>
    </w:p>
    <w:p w:rsidR="009E0E49" w:rsidRDefault="009E0E49" w14:paraId="7B92386B" w14:textId="15124E0D">
      <w:pPr>
        <w:pStyle w:val="TOC2"/>
        <w:tabs>
          <w:tab w:val="right" w:leader="dot" w:pos="9016"/>
        </w:tabs>
        <w:rPr>
          <w:noProof/>
          <w:kern w:val="2"/>
          <w:sz w:val="24"/>
          <w:szCs w:val="24"/>
          <w14:ligatures w14:val="standardContextual"/>
        </w:rPr>
      </w:pPr>
      <w:hyperlink w:history="1" w:anchor="_Toc229417801">
        <w:r w:rsidRPr="007B5631">
          <w:rPr>
            <w:rStyle w:val="Hyperlink"/>
            <w:noProof/>
          </w:rPr>
          <w:t>2.1 GS1 Standards Baseline</w:t>
        </w:r>
        <w:r>
          <w:rPr>
            <w:noProof/>
            <w:webHidden/>
          </w:rPr>
          <w:tab/>
        </w:r>
        <w:r>
          <w:rPr>
            <w:noProof/>
            <w:webHidden/>
          </w:rPr>
          <w:fldChar w:fldCharType="begin"/>
        </w:r>
        <w:r>
          <w:rPr>
            <w:noProof/>
            <w:webHidden/>
          </w:rPr>
          <w:instrText xml:space="preserve"> PAGEREF _Toc229417801 \h </w:instrText>
        </w:r>
        <w:r>
          <w:rPr>
            <w:noProof/>
            <w:webHidden/>
          </w:rPr>
        </w:r>
        <w:r>
          <w:rPr>
            <w:noProof/>
            <w:webHidden/>
          </w:rPr>
          <w:fldChar w:fldCharType="separate"/>
        </w:r>
        <w:r>
          <w:rPr>
            <w:noProof/>
            <w:webHidden/>
          </w:rPr>
          <w:t>6</w:t>
        </w:r>
        <w:r>
          <w:rPr>
            <w:noProof/>
            <w:webHidden/>
          </w:rPr>
          <w:fldChar w:fldCharType="end"/>
        </w:r>
      </w:hyperlink>
    </w:p>
    <w:p w:rsidR="009E0E49" w:rsidRDefault="009E0E49" w14:paraId="338B522A" w14:textId="5E36743B">
      <w:pPr>
        <w:pStyle w:val="TOC2"/>
        <w:tabs>
          <w:tab w:val="right" w:leader="dot" w:pos="9016"/>
        </w:tabs>
        <w:rPr>
          <w:noProof/>
          <w:kern w:val="2"/>
          <w:sz w:val="24"/>
          <w:szCs w:val="24"/>
          <w14:ligatures w14:val="standardContextual"/>
        </w:rPr>
      </w:pPr>
      <w:hyperlink w:history="1" w:anchor="_Toc229417802">
        <w:r w:rsidRPr="007B5631">
          <w:rPr>
            <w:rStyle w:val="Hyperlink"/>
            <w:noProof/>
          </w:rPr>
          <w:t>2.2 Accepted Identifiers</w:t>
        </w:r>
        <w:r>
          <w:rPr>
            <w:noProof/>
            <w:webHidden/>
          </w:rPr>
          <w:tab/>
        </w:r>
        <w:r>
          <w:rPr>
            <w:noProof/>
            <w:webHidden/>
          </w:rPr>
          <w:fldChar w:fldCharType="begin"/>
        </w:r>
        <w:r>
          <w:rPr>
            <w:noProof/>
            <w:webHidden/>
          </w:rPr>
          <w:instrText xml:space="preserve"> PAGEREF _Toc229417802 \h </w:instrText>
        </w:r>
        <w:r>
          <w:rPr>
            <w:noProof/>
            <w:webHidden/>
          </w:rPr>
        </w:r>
        <w:r>
          <w:rPr>
            <w:noProof/>
            <w:webHidden/>
          </w:rPr>
          <w:fldChar w:fldCharType="separate"/>
        </w:r>
        <w:r>
          <w:rPr>
            <w:noProof/>
            <w:webHidden/>
          </w:rPr>
          <w:t>6</w:t>
        </w:r>
        <w:r>
          <w:rPr>
            <w:noProof/>
            <w:webHidden/>
          </w:rPr>
          <w:fldChar w:fldCharType="end"/>
        </w:r>
      </w:hyperlink>
    </w:p>
    <w:p w:rsidR="009E0E49" w:rsidRDefault="009E0E49" w14:paraId="02DBE150" w14:textId="64E2963C">
      <w:pPr>
        <w:pStyle w:val="TOC2"/>
        <w:tabs>
          <w:tab w:val="right" w:leader="dot" w:pos="9016"/>
        </w:tabs>
        <w:rPr>
          <w:noProof/>
          <w:kern w:val="2"/>
          <w:sz w:val="24"/>
          <w:szCs w:val="24"/>
          <w14:ligatures w14:val="standardContextual"/>
        </w:rPr>
      </w:pPr>
      <w:hyperlink w:history="1" w:anchor="_Toc229417803">
        <w:r w:rsidRPr="007B5631">
          <w:rPr>
            <w:rStyle w:val="Hyperlink"/>
            <w:noProof/>
          </w:rPr>
          <w:t>2.3 SBDH Requirements (EPCIS 1.2 Only)</w:t>
        </w:r>
        <w:r>
          <w:rPr>
            <w:noProof/>
            <w:webHidden/>
          </w:rPr>
          <w:tab/>
        </w:r>
        <w:r>
          <w:rPr>
            <w:noProof/>
            <w:webHidden/>
          </w:rPr>
          <w:fldChar w:fldCharType="begin"/>
        </w:r>
        <w:r>
          <w:rPr>
            <w:noProof/>
            <w:webHidden/>
          </w:rPr>
          <w:instrText xml:space="preserve"> PAGEREF _Toc229417803 \h </w:instrText>
        </w:r>
        <w:r>
          <w:rPr>
            <w:noProof/>
            <w:webHidden/>
          </w:rPr>
        </w:r>
        <w:r>
          <w:rPr>
            <w:noProof/>
            <w:webHidden/>
          </w:rPr>
          <w:fldChar w:fldCharType="separate"/>
        </w:r>
        <w:r>
          <w:rPr>
            <w:noProof/>
            <w:webHidden/>
          </w:rPr>
          <w:t>7</w:t>
        </w:r>
        <w:r>
          <w:rPr>
            <w:noProof/>
            <w:webHidden/>
          </w:rPr>
          <w:fldChar w:fldCharType="end"/>
        </w:r>
      </w:hyperlink>
    </w:p>
    <w:p w:rsidR="009E0E49" w:rsidRDefault="009E0E49" w14:paraId="485F7B8D" w14:textId="1B89BE86">
      <w:pPr>
        <w:pStyle w:val="TOC2"/>
        <w:tabs>
          <w:tab w:val="right" w:leader="dot" w:pos="9016"/>
        </w:tabs>
        <w:rPr>
          <w:noProof/>
          <w:kern w:val="2"/>
          <w:sz w:val="24"/>
          <w:szCs w:val="24"/>
          <w14:ligatures w14:val="standardContextual"/>
        </w:rPr>
      </w:pPr>
      <w:hyperlink w:history="1" w:anchor="_Toc229417804">
        <w:r w:rsidRPr="007B5631">
          <w:rPr>
            <w:rStyle w:val="Hyperlink"/>
            <w:noProof/>
          </w:rPr>
          <w:t>2.4  JSON-LD Context and CBV Short Forms</w:t>
        </w:r>
        <w:r>
          <w:rPr>
            <w:noProof/>
            <w:webHidden/>
          </w:rPr>
          <w:tab/>
        </w:r>
        <w:r>
          <w:rPr>
            <w:noProof/>
            <w:webHidden/>
          </w:rPr>
          <w:fldChar w:fldCharType="begin"/>
        </w:r>
        <w:r>
          <w:rPr>
            <w:noProof/>
            <w:webHidden/>
          </w:rPr>
          <w:instrText xml:space="preserve"> PAGEREF _Toc229417804 \h </w:instrText>
        </w:r>
        <w:r>
          <w:rPr>
            <w:noProof/>
            <w:webHidden/>
          </w:rPr>
        </w:r>
        <w:r>
          <w:rPr>
            <w:noProof/>
            <w:webHidden/>
          </w:rPr>
          <w:fldChar w:fldCharType="separate"/>
        </w:r>
        <w:r>
          <w:rPr>
            <w:noProof/>
            <w:webHidden/>
          </w:rPr>
          <w:t>9</w:t>
        </w:r>
        <w:r>
          <w:rPr>
            <w:noProof/>
            <w:webHidden/>
          </w:rPr>
          <w:fldChar w:fldCharType="end"/>
        </w:r>
      </w:hyperlink>
    </w:p>
    <w:p w:rsidR="009E0E49" w:rsidRDefault="009E0E49" w14:paraId="1213A0A0" w14:textId="67AA1418">
      <w:pPr>
        <w:pStyle w:val="TOC2"/>
        <w:tabs>
          <w:tab w:val="right" w:leader="dot" w:pos="9016"/>
        </w:tabs>
        <w:rPr>
          <w:noProof/>
          <w:kern w:val="2"/>
          <w:sz w:val="24"/>
          <w:szCs w:val="24"/>
          <w14:ligatures w14:val="standardContextual"/>
        </w:rPr>
      </w:pPr>
      <w:hyperlink w:history="1" w:anchor="_Toc229417805">
        <w:r w:rsidRPr="007B5631">
          <w:rPr>
            <w:rStyle w:val="Hyperlink"/>
            <w:noProof/>
          </w:rPr>
          <w:t>2.5 Security Model</w:t>
        </w:r>
        <w:r>
          <w:rPr>
            <w:noProof/>
            <w:webHidden/>
          </w:rPr>
          <w:tab/>
        </w:r>
        <w:r>
          <w:rPr>
            <w:noProof/>
            <w:webHidden/>
          </w:rPr>
          <w:fldChar w:fldCharType="begin"/>
        </w:r>
        <w:r>
          <w:rPr>
            <w:noProof/>
            <w:webHidden/>
          </w:rPr>
          <w:instrText xml:space="preserve"> PAGEREF _Toc229417805 \h </w:instrText>
        </w:r>
        <w:r>
          <w:rPr>
            <w:noProof/>
            <w:webHidden/>
          </w:rPr>
        </w:r>
        <w:r>
          <w:rPr>
            <w:noProof/>
            <w:webHidden/>
          </w:rPr>
          <w:fldChar w:fldCharType="separate"/>
        </w:r>
        <w:r>
          <w:rPr>
            <w:noProof/>
            <w:webHidden/>
          </w:rPr>
          <w:t>10</w:t>
        </w:r>
        <w:r>
          <w:rPr>
            <w:noProof/>
            <w:webHidden/>
          </w:rPr>
          <w:fldChar w:fldCharType="end"/>
        </w:r>
      </w:hyperlink>
    </w:p>
    <w:p w:rsidR="009E0E49" w:rsidRDefault="009E0E49" w14:paraId="1605E0C9" w14:textId="47CA5EC5">
      <w:pPr>
        <w:pStyle w:val="TOC3"/>
        <w:tabs>
          <w:tab w:val="right" w:leader="dot" w:pos="9016"/>
        </w:tabs>
        <w:rPr>
          <w:noProof/>
          <w:kern w:val="2"/>
          <w:sz w:val="24"/>
          <w:szCs w:val="24"/>
          <w14:ligatures w14:val="standardContextual"/>
        </w:rPr>
      </w:pPr>
      <w:hyperlink w:history="1" w:anchor="_Toc229417806">
        <w:r w:rsidRPr="007B5631">
          <w:rPr>
            <w:rStyle w:val="Hyperlink"/>
            <w:noProof/>
          </w:rPr>
          <w:t>2.5.1 Authentication</w:t>
        </w:r>
        <w:r>
          <w:rPr>
            <w:noProof/>
            <w:webHidden/>
          </w:rPr>
          <w:tab/>
        </w:r>
        <w:r>
          <w:rPr>
            <w:noProof/>
            <w:webHidden/>
          </w:rPr>
          <w:fldChar w:fldCharType="begin"/>
        </w:r>
        <w:r>
          <w:rPr>
            <w:noProof/>
            <w:webHidden/>
          </w:rPr>
          <w:instrText xml:space="preserve"> PAGEREF _Toc229417806 \h </w:instrText>
        </w:r>
        <w:r>
          <w:rPr>
            <w:noProof/>
            <w:webHidden/>
          </w:rPr>
        </w:r>
        <w:r>
          <w:rPr>
            <w:noProof/>
            <w:webHidden/>
          </w:rPr>
          <w:fldChar w:fldCharType="separate"/>
        </w:r>
        <w:r>
          <w:rPr>
            <w:noProof/>
            <w:webHidden/>
          </w:rPr>
          <w:t>10</w:t>
        </w:r>
        <w:r>
          <w:rPr>
            <w:noProof/>
            <w:webHidden/>
          </w:rPr>
          <w:fldChar w:fldCharType="end"/>
        </w:r>
      </w:hyperlink>
    </w:p>
    <w:p w:rsidR="009E0E49" w:rsidRDefault="009E0E49" w14:paraId="7A8D3D82" w14:textId="29A2DDF1">
      <w:pPr>
        <w:pStyle w:val="TOC3"/>
        <w:tabs>
          <w:tab w:val="right" w:leader="dot" w:pos="9016"/>
        </w:tabs>
        <w:rPr>
          <w:noProof/>
          <w:kern w:val="2"/>
          <w:sz w:val="24"/>
          <w:szCs w:val="24"/>
          <w14:ligatures w14:val="standardContextual"/>
        </w:rPr>
      </w:pPr>
      <w:hyperlink w:history="1" w:anchor="_Toc229417807">
        <w:r w:rsidRPr="007B5631">
          <w:rPr>
            <w:rStyle w:val="Hyperlink"/>
            <w:noProof/>
          </w:rPr>
          <w:t>2.5.2 Data Storage</w:t>
        </w:r>
        <w:r>
          <w:rPr>
            <w:noProof/>
            <w:webHidden/>
          </w:rPr>
          <w:tab/>
        </w:r>
        <w:r>
          <w:rPr>
            <w:noProof/>
            <w:webHidden/>
          </w:rPr>
          <w:fldChar w:fldCharType="begin"/>
        </w:r>
        <w:r>
          <w:rPr>
            <w:noProof/>
            <w:webHidden/>
          </w:rPr>
          <w:instrText xml:space="preserve"> PAGEREF _Toc229417807 \h </w:instrText>
        </w:r>
        <w:r>
          <w:rPr>
            <w:noProof/>
            <w:webHidden/>
          </w:rPr>
        </w:r>
        <w:r>
          <w:rPr>
            <w:noProof/>
            <w:webHidden/>
          </w:rPr>
          <w:fldChar w:fldCharType="separate"/>
        </w:r>
        <w:r>
          <w:rPr>
            <w:noProof/>
            <w:webHidden/>
          </w:rPr>
          <w:t>10</w:t>
        </w:r>
        <w:r>
          <w:rPr>
            <w:noProof/>
            <w:webHidden/>
          </w:rPr>
          <w:fldChar w:fldCharType="end"/>
        </w:r>
      </w:hyperlink>
    </w:p>
    <w:p w:rsidR="009E0E49" w:rsidRDefault="009E0E49" w14:paraId="177D90CD" w14:textId="1058FC5C">
      <w:pPr>
        <w:pStyle w:val="TOC2"/>
        <w:tabs>
          <w:tab w:val="right" w:leader="dot" w:pos="9016"/>
        </w:tabs>
        <w:rPr>
          <w:noProof/>
          <w:kern w:val="2"/>
          <w:sz w:val="24"/>
          <w:szCs w:val="24"/>
          <w14:ligatures w14:val="standardContextual"/>
        </w:rPr>
      </w:pPr>
      <w:hyperlink w:history="1" w:anchor="_Toc229417808">
        <w:r w:rsidRPr="007B5631">
          <w:rPr>
            <w:rStyle w:val="Hyperlink"/>
            <w:noProof/>
          </w:rPr>
          <w:t>2.6 Synchronous vs Asynchronous</w:t>
        </w:r>
        <w:r>
          <w:rPr>
            <w:noProof/>
            <w:webHidden/>
          </w:rPr>
          <w:tab/>
        </w:r>
        <w:r>
          <w:rPr>
            <w:noProof/>
            <w:webHidden/>
          </w:rPr>
          <w:fldChar w:fldCharType="begin"/>
        </w:r>
        <w:r>
          <w:rPr>
            <w:noProof/>
            <w:webHidden/>
          </w:rPr>
          <w:instrText xml:space="preserve"> PAGEREF _Toc229417808 \h </w:instrText>
        </w:r>
        <w:r>
          <w:rPr>
            <w:noProof/>
            <w:webHidden/>
          </w:rPr>
        </w:r>
        <w:r>
          <w:rPr>
            <w:noProof/>
            <w:webHidden/>
          </w:rPr>
          <w:fldChar w:fldCharType="separate"/>
        </w:r>
        <w:r>
          <w:rPr>
            <w:noProof/>
            <w:webHidden/>
          </w:rPr>
          <w:t>10</w:t>
        </w:r>
        <w:r>
          <w:rPr>
            <w:noProof/>
            <w:webHidden/>
          </w:rPr>
          <w:fldChar w:fldCharType="end"/>
        </w:r>
      </w:hyperlink>
    </w:p>
    <w:p w:rsidR="009E0E49" w:rsidRDefault="009E0E49" w14:paraId="4728C397" w14:textId="6D9ED70B">
      <w:pPr>
        <w:pStyle w:val="TOC3"/>
        <w:tabs>
          <w:tab w:val="right" w:leader="dot" w:pos="9016"/>
        </w:tabs>
        <w:rPr>
          <w:noProof/>
          <w:kern w:val="2"/>
          <w:sz w:val="24"/>
          <w:szCs w:val="24"/>
          <w14:ligatures w14:val="standardContextual"/>
        </w:rPr>
      </w:pPr>
      <w:hyperlink w:history="1" w:anchor="_Toc229417809">
        <w:r w:rsidRPr="007B5631">
          <w:rPr>
            <w:rStyle w:val="Hyperlink"/>
            <w:noProof/>
          </w:rPr>
          <w:t>2.6.1 Synchronous Processing</w:t>
        </w:r>
        <w:r>
          <w:rPr>
            <w:noProof/>
            <w:webHidden/>
          </w:rPr>
          <w:tab/>
        </w:r>
        <w:r>
          <w:rPr>
            <w:noProof/>
            <w:webHidden/>
          </w:rPr>
          <w:fldChar w:fldCharType="begin"/>
        </w:r>
        <w:r>
          <w:rPr>
            <w:noProof/>
            <w:webHidden/>
          </w:rPr>
          <w:instrText xml:space="preserve"> PAGEREF _Toc229417809 \h </w:instrText>
        </w:r>
        <w:r>
          <w:rPr>
            <w:noProof/>
            <w:webHidden/>
          </w:rPr>
        </w:r>
        <w:r>
          <w:rPr>
            <w:noProof/>
            <w:webHidden/>
          </w:rPr>
          <w:fldChar w:fldCharType="separate"/>
        </w:r>
        <w:r>
          <w:rPr>
            <w:noProof/>
            <w:webHidden/>
          </w:rPr>
          <w:t>10</w:t>
        </w:r>
        <w:r>
          <w:rPr>
            <w:noProof/>
            <w:webHidden/>
          </w:rPr>
          <w:fldChar w:fldCharType="end"/>
        </w:r>
      </w:hyperlink>
    </w:p>
    <w:p w:rsidR="009E0E49" w:rsidRDefault="009E0E49" w14:paraId="01E45DC3" w14:textId="5A76FEF7">
      <w:pPr>
        <w:pStyle w:val="TOC3"/>
        <w:tabs>
          <w:tab w:val="right" w:leader="dot" w:pos="9016"/>
        </w:tabs>
        <w:rPr>
          <w:noProof/>
          <w:kern w:val="2"/>
          <w:sz w:val="24"/>
          <w:szCs w:val="24"/>
          <w14:ligatures w14:val="standardContextual"/>
        </w:rPr>
      </w:pPr>
      <w:hyperlink w:history="1" w:anchor="_Toc229417810">
        <w:r w:rsidRPr="007B5631">
          <w:rPr>
            <w:rStyle w:val="Hyperlink"/>
            <w:noProof/>
          </w:rPr>
          <w:t>2.6.2 Asynchronous Processing</w:t>
        </w:r>
        <w:r>
          <w:rPr>
            <w:noProof/>
            <w:webHidden/>
          </w:rPr>
          <w:tab/>
        </w:r>
        <w:r>
          <w:rPr>
            <w:noProof/>
            <w:webHidden/>
          </w:rPr>
          <w:fldChar w:fldCharType="begin"/>
        </w:r>
        <w:r>
          <w:rPr>
            <w:noProof/>
            <w:webHidden/>
          </w:rPr>
          <w:instrText xml:space="preserve"> PAGEREF _Toc229417810 \h </w:instrText>
        </w:r>
        <w:r>
          <w:rPr>
            <w:noProof/>
            <w:webHidden/>
          </w:rPr>
        </w:r>
        <w:r>
          <w:rPr>
            <w:noProof/>
            <w:webHidden/>
          </w:rPr>
          <w:fldChar w:fldCharType="separate"/>
        </w:r>
        <w:r>
          <w:rPr>
            <w:noProof/>
            <w:webHidden/>
          </w:rPr>
          <w:t>11</w:t>
        </w:r>
        <w:r>
          <w:rPr>
            <w:noProof/>
            <w:webHidden/>
          </w:rPr>
          <w:fldChar w:fldCharType="end"/>
        </w:r>
      </w:hyperlink>
    </w:p>
    <w:p w:rsidR="009E0E49" w:rsidRDefault="009E0E49" w14:paraId="30EDB684" w14:textId="4A656E26">
      <w:pPr>
        <w:pStyle w:val="TOC2"/>
        <w:tabs>
          <w:tab w:val="right" w:leader="dot" w:pos="9016"/>
        </w:tabs>
        <w:rPr>
          <w:noProof/>
          <w:kern w:val="2"/>
          <w:sz w:val="24"/>
          <w:szCs w:val="24"/>
          <w14:ligatures w14:val="standardContextual"/>
        </w:rPr>
      </w:pPr>
      <w:hyperlink w:history="1" w:anchor="_Toc229417811">
        <w:r w:rsidRPr="007B5631">
          <w:rPr>
            <w:rStyle w:val="Hyperlink"/>
            <w:rFonts w:ascii="Aptos" w:hAnsi="Aptos" w:eastAsia="Aptos" w:cs="Aptos"/>
            <w:noProof/>
          </w:rPr>
          <w:t>2.7 Sensor data</w:t>
        </w:r>
        <w:r>
          <w:rPr>
            <w:noProof/>
            <w:webHidden/>
          </w:rPr>
          <w:tab/>
        </w:r>
        <w:r>
          <w:rPr>
            <w:noProof/>
            <w:webHidden/>
          </w:rPr>
          <w:fldChar w:fldCharType="begin"/>
        </w:r>
        <w:r>
          <w:rPr>
            <w:noProof/>
            <w:webHidden/>
          </w:rPr>
          <w:instrText xml:space="preserve"> PAGEREF _Toc229417811 \h </w:instrText>
        </w:r>
        <w:r>
          <w:rPr>
            <w:noProof/>
            <w:webHidden/>
          </w:rPr>
        </w:r>
        <w:r>
          <w:rPr>
            <w:noProof/>
            <w:webHidden/>
          </w:rPr>
          <w:fldChar w:fldCharType="separate"/>
        </w:r>
        <w:r>
          <w:rPr>
            <w:noProof/>
            <w:webHidden/>
          </w:rPr>
          <w:t>11</w:t>
        </w:r>
        <w:r>
          <w:rPr>
            <w:noProof/>
            <w:webHidden/>
          </w:rPr>
          <w:fldChar w:fldCharType="end"/>
        </w:r>
      </w:hyperlink>
    </w:p>
    <w:p w:rsidR="009E0E49" w:rsidRDefault="009E0E49" w14:paraId="2A7FB408" w14:textId="0DED792C">
      <w:pPr>
        <w:pStyle w:val="TOC3"/>
        <w:tabs>
          <w:tab w:val="right" w:leader="dot" w:pos="9016"/>
        </w:tabs>
        <w:rPr>
          <w:noProof/>
          <w:kern w:val="2"/>
          <w:sz w:val="24"/>
          <w:szCs w:val="24"/>
          <w14:ligatures w14:val="standardContextual"/>
        </w:rPr>
      </w:pPr>
      <w:hyperlink w:history="1" w:anchor="_Toc229417812">
        <w:r w:rsidRPr="007B5631">
          <w:rPr>
            <w:rStyle w:val="Hyperlink"/>
            <w:noProof/>
          </w:rPr>
          <w:t>2.7.1 eventTime vs. Sensor Time Window</w:t>
        </w:r>
        <w:r>
          <w:rPr>
            <w:noProof/>
            <w:webHidden/>
          </w:rPr>
          <w:tab/>
        </w:r>
        <w:r>
          <w:rPr>
            <w:noProof/>
            <w:webHidden/>
          </w:rPr>
          <w:fldChar w:fldCharType="begin"/>
        </w:r>
        <w:r>
          <w:rPr>
            <w:noProof/>
            <w:webHidden/>
          </w:rPr>
          <w:instrText xml:space="preserve"> PAGEREF _Toc229417812 \h </w:instrText>
        </w:r>
        <w:r>
          <w:rPr>
            <w:noProof/>
            <w:webHidden/>
          </w:rPr>
        </w:r>
        <w:r>
          <w:rPr>
            <w:noProof/>
            <w:webHidden/>
          </w:rPr>
          <w:fldChar w:fldCharType="separate"/>
        </w:r>
        <w:r>
          <w:rPr>
            <w:noProof/>
            <w:webHidden/>
          </w:rPr>
          <w:t>12</w:t>
        </w:r>
        <w:r>
          <w:rPr>
            <w:noProof/>
            <w:webHidden/>
          </w:rPr>
          <w:fldChar w:fldCharType="end"/>
        </w:r>
      </w:hyperlink>
    </w:p>
    <w:p w:rsidR="009E0E49" w:rsidRDefault="009E0E49" w14:paraId="002A6BBB" w14:textId="558A91DE">
      <w:pPr>
        <w:pStyle w:val="TOC3"/>
        <w:tabs>
          <w:tab w:val="right" w:leader="dot" w:pos="9016"/>
        </w:tabs>
        <w:rPr>
          <w:noProof/>
          <w:kern w:val="2"/>
          <w:sz w:val="24"/>
          <w:szCs w:val="24"/>
          <w14:ligatures w14:val="standardContextual"/>
        </w:rPr>
      </w:pPr>
      <w:hyperlink w:history="1" w:anchor="_Toc229417813">
        <w:r w:rsidRPr="007B5631">
          <w:rPr>
            <w:rStyle w:val="Hyperlink"/>
            <w:noProof/>
          </w:rPr>
          <w:t>2.7.2  Supported bizSteps and Reading Rules</w:t>
        </w:r>
        <w:r>
          <w:rPr>
            <w:noProof/>
            <w:webHidden/>
          </w:rPr>
          <w:tab/>
        </w:r>
        <w:r>
          <w:rPr>
            <w:noProof/>
            <w:webHidden/>
          </w:rPr>
          <w:fldChar w:fldCharType="begin"/>
        </w:r>
        <w:r>
          <w:rPr>
            <w:noProof/>
            <w:webHidden/>
          </w:rPr>
          <w:instrText xml:space="preserve"> PAGEREF _Toc229417813 \h </w:instrText>
        </w:r>
        <w:r>
          <w:rPr>
            <w:noProof/>
            <w:webHidden/>
          </w:rPr>
        </w:r>
        <w:r>
          <w:rPr>
            <w:noProof/>
            <w:webHidden/>
          </w:rPr>
          <w:fldChar w:fldCharType="separate"/>
        </w:r>
        <w:r>
          <w:rPr>
            <w:noProof/>
            <w:webHidden/>
          </w:rPr>
          <w:t>12</w:t>
        </w:r>
        <w:r>
          <w:rPr>
            <w:noProof/>
            <w:webHidden/>
          </w:rPr>
          <w:fldChar w:fldCharType="end"/>
        </w:r>
      </w:hyperlink>
    </w:p>
    <w:p w:rsidR="009E0E49" w:rsidRDefault="009E0E49" w14:paraId="767389B8" w14:textId="7B60B2BB">
      <w:pPr>
        <w:pStyle w:val="TOC3"/>
        <w:tabs>
          <w:tab w:val="right" w:leader="dot" w:pos="9016"/>
        </w:tabs>
        <w:rPr>
          <w:noProof/>
          <w:kern w:val="2"/>
          <w:sz w:val="24"/>
          <w:szCs w:val="24"/>
          <w14:ligatures w14:val="standardContextual"/>
        </w:rPr>
      </w:pPr>
      <w:hyperlink w:history="1" w:anchor="_Toc229417814">
        <w:r w:rsidRPr="007B5631">
          <w:rPr>
            <w:rStyle w:val="Hyperlink"/>
            <w:noProof/>
          </w:rPr>
          <w:t>2.7.3  Annotated JSON-LD Examples</w:t>
        </w:r>
        <w:r>
          <w:rPr>
            <w:noProof/>
            <w:webHidden/>
          </w:rPr>
          <w:tab/>
        </w:r>
        <w:r>
          <w:rPr>
            <w:noProof/>
            <w:webHidden/>
          </w:rPr>
          <w:fldChar w:fldCharType="begin"/>
        </w:r>
        <w:r>
          <w:rPr>
            <w:noProof/>
            <w:webHidden/>
          </w:rPr>
          <w:instrText xml:space="preserve"> PAGEREF _Toc229417814 \h </w:instrText>
        </w:r>
        <w:r>
          <w:rPr>
            <w:noProof/>
            <w:webHidden/>
          </w:rPr>
        </w:r>
        <w:r>
          <w:rPr>
            <w:noProof/>
            <w:webHidden/>
          </w:rPr>
          <w:fldChar w:fldCharType="separate"/>
        </w:r>
        <w:r>
          <w:rPr>
            <w:noProof/>
            <w:webHidden/>
          </w:rPr>
          <w:t>13</w:t>
        </w:r>
        <w:r>
          <w:rPr>
            <w:noProof/>
            <w:webHidden/>
          </w:rPr>
          <w:fldChar w:fldCharType="end"/>
        </w:r>
      </w:hyperlink>
    </w:p>
    <w:p w:rsidR="009E0E49" w:rsidRDefault="009E0E49" w14:paraId="49775F2A" w14:textId="1FD144DC">
      <w:pPr>
        <w:pStyle w:val="TOC3"/>
        <w:tabs>
          <w:tab w:val="right" w:leader="dot" w:pos="9016"/>
        </w:tabs>
        <w:rPr>
          <w:noProof/>
          <w:kern w:val="2"/>
          <w:sz w:val="24"/>
          <w:szCs w:val="24"/>
          <w14:ligatures w14:val="standardContextual"/>
        </w:rPr>
      </w:pPr>
      <w:hyperlink w:history="1" w:anchor="_Toc229417815">
        <w:r w:rsidRPr="007B5631">
          <w:rPr>
            <w:rStyle w:val="Hyperlink"/>
            <w:noProof/>
          </w:rPr>
          <w:t>2.7.6  Field Reference - sensorElement</w:t>
        </w:r>
        <w:r>
          <w:rPr>
            <w:noProof/>
            <w:webHidden/>
          </w:rPr>
          <w:tab/>
        </w:r>
        <w:r>
          <w:rPr>
            <w:noProof/>
            <w:webHidden/>
          </w:rPr>
          <w:fldChar w:fldCharType="begin"/>
        </w:r>
        <w:r>
          <w:rPr>
            <w:noProof/>
            <w:webHidden/>
          </w:rPr>
          <w:instrText xml:space="preserve"> PAGEREF _Toc229417815 \h </w:instrText>
        </w:r>
        <w:r>
          <w:rPr>
            <w:noProof/>
            <w:webHidden/>
          </w:rPr>
        </w:r>
        <w:r>
          <w:rPr>
            <w:noProof/>
            <w:webHidden/>
          </w:rPr>
          <w:fldChar w:fldCharType="separate"/>
        </w:r>
        <w:r>
          <w:rPr>
            <w:noProof/>
            <w:webHidden/>
          </w:rPr>
          <w:t>17</w:t>
        </w:r>
        <w:r>
          <w:rPr>
            <w:noProof/>
            <w:webHidden/>
          </w:rPr>
          <w:fldChar w:fldCharType="end"/>
        </w:r>
      </w:hyperlink>
    </w:p>
    <w:p w:rsidR="009E0E49" w:rsidRDefault="009E0E49" w14:paraId="038AB823" w14:textId="7D51C747">
      <w:pPr>
        <w:pStyle w:val="TOC3"/>
        <w:tabs>
          <w:tab w:val="right" w:leader="dot" w:pos="9016"/>
        </w:tabs>
        <w:rPr>
          <w:noProof/>
          <w:kern w:val="2"/>
          <w:sz w:val="24"/>
          <w:szCs w:val="24"/>
          <w14:ligatures w14:val="standardContextual"/>
        </w:rPr>
      </w:pPr>
      <w:hyperlink w:history="1" w:anchor="_Toc229417816">
        <w:r w:rsidRPr="007B5631">
          <w:rPr>
            <w:rStyle w:val="Hyperlink"/>
            <w:noProof/>
          </w:rPr>
          <w:t>2.7.7  Validation Rules for Sensor Data</w:t>
        </w:r>
        <w:r>
          <w:rPr>
            <w:noProof/>
            <w:webHidden/>
          </w:rPr>
          <w:tab/>
        </w:r>
        <w:r>
          <w:rPr>
            <w:noProof/>
            <w:webHidden/>
          </w:rPr>
          <w:fldChar w:fldCharType="begin"/>
        </w:r>
        <w:r>
          <w:rPr>
            <w:noProof/>
            <w:webHidden/>
          </w:rPr>
          <w:instrText xml:space="preserve"> PAGEREF _Toc229417816 \h </w:instrText>
        </w:r>
        <w:r>
          <w:rPr>
            <w:noProof/>
            <w:webHidden/>
          </w:rPr>
        </w:r>
        <w:r>
          <w:rPr>
            <w:noProof/>
            <w:webHidden/>
          </w:rPr>
          <w:fldChar w:fldCharType="separate"/>
        </w:r>
        <w:r>
          <w:rPr>
            <w:noProof/>
            <w:webHidden/>
          </w:rPr>
          <w:t>18</w:t>
        </w:r>
        <w:r>
          <w:rPr>
            <w:noProof/>
            <w:webHidden/>
          </w:rPr>
          <w:fldChar w:fldCharType="end"/>
        </w:r>
      </w:hyperlink>
    </w:p>
    <w:p w:rsidR="009E0E49" w:rsidRDefault="009E0E49" w14:paraId="7BC6BD13" w14:textId="31BFAE1C">
      <w:pPr>
        <w:pStyle w:val="TOC1"/>
        <w:tabs>
          <w:tab w:val="right" w:leader="dot" w:pos="9016"/>
        </w:tabs>
        <w:rPr>
          <w:noProof/>
          <w:kern w:val="2"/>
          <w:sz w:val="24"/>
          <w:szCs w:val="24"/>
          <w14:ligatures w14:val="standardContextual"/>
        </w:rPr>
      </w:pPr>
      <w:hyperlink w:history="1" w:anchor="_Toc229417817">
        <w:r w:rsidRPr="007B5631">
          <w:rPr>
            <w:rStyle w:val="Hyperlink"/>
            <w:noProof/>
          </w:rPr>
          <w:t>3. EPCIS 1.2 XML / 2.0 JSON-LD Profile</w:t>
        </w:r>
        <w:r>
          <w:rPr>
            <w:noProof/>
            <w:webHidden/>
          </w:rPr>
          <w:tab/>
        </w:r>
        <w:r>
          <w:rPr>
            <w:noProof/>
            <w:webHidden/>
          </w:rPr>
          <w:fldChar w:fldCharType="begin"/>
        </w:r>
        <w:r>
          <w:rPr>
            <w:noProof/>
            <w:webHidden/>
          </w:rPr>
          <w:instrText xml:space="preserve"> PAGEREF _Toc229417817 \h </w:instrText>
        </w:r>
        <w:r>
          <w:rPr>
            <w:noProof/>
            <w:webHidden/>
          </w:rPr>
        </w:r>
        <w:r>
          <w:rPr>
            <w:noProof/>
            <w:webHidden/>
          </w:rPr>
          <w:fldChar w:fldCharType="separate"/>
        </w:r>
        <w:r>
          <w:rPr>
            <w:noProof/>
            <w:webHidden/>
          </w:rPr>
          <w:t>18</w:t>
        </w:r>
        <w:r>
          <w:rPr>
            <w:noProof/>
            <w:webHidden/>
          </w:rPr>
          <w:fldChar w:fldCharType="end"/>
        </w:r>
      </w:hyperlink>
    </w:p>
    <w:p w:rsidR="009E0E49" w:rsidRDefault="009E0E49" w14:paraId="1250821C" w14:textId="593F09D3">
      <w:pPr>
        <w:pStyle w:val="TOC3"/>
        <w:tabs>
          <w:tab w:val="right" w:leader="dot" w:pos="9016"/>
        </w:tabs>
        <w:rPr>
          <w:noProof/>
          <w:kern w:val="2"/>
          <w:sz w:val="24"/>
          <w:szCs w:val="24"/>
          <w14:ligatures w14:val="standardContextual"/>
        </w:rPr>
      </w:pPr>
      <w:hyperlink w:history="1" w:anchor="_Toc229417818">
        <w:r w:rsidRPr="007B5631">
          <w:rPr>
            <w:rStyle w:val="Hyperlink"/>
            <w:noProof/>
          </w:rPr>
          <w:t>Pre-requisites:</w:t>
        </w:r>
        <w:r>
          <w:rPr>
            <w:noProof/>
            <w:webHidden/>
          </w:rPr>
          <w:tab/>
        </w:r>
        <w:r>
          <w:rPr>
            <w:noProof/>
            <w:webHidden/>
          </w:rPr>
          <w:fldChar w:fldCharType="begin"/>
        </w:r>
        <w:r>
          <w:rPr>
            <w:noProof/>
            <w:webHidden/>
          </w:rPr>
          <w:instrText xml:space="preserve"> PAGEREF _Toc229417818 \h </w:instrText>
        </w:r>
        <w:r>
          <w:rPr>
            <w:noProof/>
            <w:webHidden/>
          </w:rPr>
        </w:r>
        <w:r>
          <w:rPr>
            <w:noProof/>
            <w:webHidden/>
          </w:rPr>
          <w:fldChar w:fldCharType="separate"/>
        </w:r>
        <w:r>
          <w:rPr>
            <w:noProof/>
            <w:webHidden/>
          </w:rPr>
          <w:t>18</w:t>
        </w:r>
        <w:r>
          <w:rPr>
            <w:noProof/>
            <w:webHidden/>
          </w:rPr>
          <w:fldChar w:fldCharType="end"/>
        </w:r>
      </w:hyperlink>
    </w:p>
    <w:p w:rsidR="009E0E49" w:rsidRDefault="009E0E49" w14:paraId="359C178E" w14:textId="6B988A23">
      <w:pPr>
        <w:pStyle w:val="TOC2"/>
        <w:tabs>
          <w:tab w:val="right" w:leader="dot" w:pos="9016"/>
        </w:tabs>
        <w:rPr>
          <w:noProof/>
          <w:kern w:val="2"/>
          <w:sz w:val="24"/>
          <w:szCs w:val="24"/>
          <w14:ligatures w14:val="standardContextual"/>
        </w:rPr>
      </w:pPr>
      <w:hyperlink w:history="1" w:anchor="_Toc229417819">
        <w:r w:rsidRPr="007B5631">
          <w:rPr>
            <w:rStyle w:val="Hyperlink"/>
            <w:noProof/>
          </w:rPr>
          <w:t>3.1 Manufacturer Events</w:t>
        </w:r>
        <w:r>
          <w:rPr>
            <w:noProof/>
            <w:webHidden/>
          </w:rPr>
          <w:tab/>
        </w:r>
        <w:r>
          <w:rPr>
            <w:noProof/>
            <w:webHidden/>
          </w:rPr>
          <w:fldChar w:fldCharType="begin"/>
        </w:r>
        <w:r>
          <w:rPr>
            <w:noProof/>
            <w:webHidden/>
          </w:rPr>
          <w:instrText xml:space="preserve"> PAGEREF _Toc229417819 \h </w:instrText>
        </w:r>
        <w:r>
          <w:rPr>
            <w:noProof/>
            <w:webHidden/>
          </w:rPr>
        </w:r>
        <w:r>
          <w:rPr>
            <w:noProof/>
            <w:webHidden/>
          </w:rPr>
          <w:fldChar w:fldCharType="separate"/>
        </w:r>
        <w:r>
          <w:rPr>
            <w:noProof/>
            <w:webHidden/>
          </w:rPr>
          <w:t>19</w:t>
        </w:r>
        <w:r>
          <w:rPr>
            <w:noProof/>
            <w:webHidden/>
          </w:rPr>
          <w:fldChar w:fldCharType="end"/>
        </w:r>
      </w:hyperlink>
    </w:p>
    <w:p w:rsidR="009E0E49" w:rsidRDefault="009E0E49" w14:paraId="404082F2" w14:textId="30133E17">
      <w:pPr>
        <w:pStyle w:val="TOC3"/>
        <w:tabs>
          <w:tab w:val="right" w:leader="dot" w:pos="9016"/>
        </w:tabs>
        <w:rPr>
          <w:noProof/>
          <w:kern w:val="2"/>
          <w:sz w:val="24"/>
          <w:szCs w:val="24"/>
          <w14:ligatures w14:val="standardContextual"/>
        </w:rPr>
      </w:pPr>
      <w:hyperlink w:history="1" w:anchor="_Toc229417820">
        <w:r w:rsidRPr="007B5631">
          <w:rPr>
            <w:rStyle w:val="Hyperlink"/>
            <w:noProof/>
          </w:rPr>
          <w:t>3.1.1 Commissioning (ObjectEvent)</w:t>
        </w:r>
        <w:r>
          <w:rPr>
            <w:noProof/>
            <w:webHidden/>
          </w:rPr>
          <w:tab/>
        </w:r>
        <w:r>
          <w:rPr>
            <w:noProof/>
            <w:webHidden/>
          </w:rPr>
          <w:fldChar w:fldCharType="begin"/>
        </w:r>
        <w:r>
          <w:rPr>
            <w:noProof/>
            <w:webHidden/>
          </w:rPr>
          <w:instrText xml:space="preserve"> PAGEREF _Toc229417820 \h </w:instrText>
        </w:r>
        <w:r>
          <w:rPr>
            <w:noProof/>
            <w:webHidden/>
          </w:rPr>
        </w:r>
        <w:r>
          <w:rPr>
            <w:noProof/>
            <w:webHidden/>
          </w:rPr>
          <w:fldChar w:fldCharType="separate"/>
        </w:r>
        <w:r>
          <w:rPr>
            <w:noProof/>
            <w:webHidden/>
          </w:rPr>
          <w:t>19</w:t>
        </w:r>
        <w:r>
          <w:rPr>
            <w:noProof/>
            <w:webHidden/>
          </w:rPr>
          <w:fldChar w:fldCharType="end"/>
        </w:r>
      </w:hyperlink>
    </w:p>
    <w:p w:rsidR="009E0E49" w:rsidRDefault="009E0E49" w14:paraId="05EC4806" w14:textId="0D10690B">
      <w:pPr>
        <w:pStyle w:val="TOC3"/>
        <w:tabs>
          <w:tab w:val="right" w:leader="dot" w:pos="9016"/>
        </w:tabs>
        <w:rPr>
          <w:noProof/>
          <w:kern w:val="2"/>
          <w:sz w:val="24"/>
          <w:szCs w:val="24"/>
          <w14:ligatures w14:val="standardContextual"/>
        </w:rPr>
      </w:pPr>
      <w:hyperlink w:history="1" w:anchor="_Toc229417821">
        <w:r w:rsidRPr="007B5631">
          <w:rPr>
            <w:rStyle w:val="Hyperlink"/>
            <w:noProof/>
          </w:rPr>
          <w:t>3.1.2 Packing (AggregationEvent - ADD)</w:t>
        </w:r>
        <w:r>
          <w:rPr>
            <w:noProof/>
            <w:webHidden/>
          </w:rPr>
          <w:tab/>
        </w:r>
        <w:r>
          <w:rPr>
            <w:noProof/>
            <w:webHidden/>
          </w:rPr>
          <w:fldChar w:fldCharType="begin"/>
        </w:r>
        <w:r>
          <w:rPr>
            <w:noProof/>
            <w:webHidden/>
          </w:rPr>
          <w:instrText xml:space="preserve"> PAGEREF _Toc229417821 \h </w:instrText>
        </w:r>
        <w:r>
          <w:rPr>
            <w:noProof/>
            <w:webHidden/>
          </w:rPr>
        </w:r>
        <w:r>
          <w:rPr>
            <w:noProof/>
            <w:webHidden/>
          </w:rPr>
          <w:fldChar w:fldCharType="separate"/>
        </w:r>
        <w:r>
          <w:rPr>
            <w:noProof/>
            <w:webHidden/>
          </w:rPr>
          <w:t>21</w:t>
        </w:r>
        <w:r>
          <w:rPr>
            <w:noProof/>
            <w:webHidden/>
          </w:rPr>
          <w:fldChar w:fldCharType="end"/>
        </w:r>
      </w:hyperlink>
    </w:p>
    <w:p w:rsidR="009E0E49" w:rsidRDefault="009E0E49" w14:paraId="5493B3F1" w14:textId="4817EC70">
      <w:pPr>
        <w:pStyle w:val="TOC3"/>
        <w:tabs>
          <w:tab w:val="right" w:leader="dot" w:pos="9016"/>
        </w:tabs>
        <w:rPr>
          <w:noProof/>
          <w:kern w:val="2"/>
          <w:sz w:val="24"/>
          <w:szCs w:val="24"/>
          <w14:ligatures w14:val="standardContextual"/>
        </w:rPr>
      </w:pPr>
      <w:hyperlink w:history="1" w:anchor="_Toc229417822">
        <w:r w:rsidRPr="007B5631">
          <w:rPr>
            <w:rStyle w:val="Hyperlink"/>
            <w:noProof/>
          </w:rPr>
          <w:t>3.1.3 SSCC to SSCC Aggregation</w:t>
        </w:r>
        <w:r>
          <w:rPr>
            <w:noProof/>
            <w:webHidden/>
          </w:rPr>
          <w:tab/>
        </w:r>
        <w:r>
          <w:rPr>
            <w:noProof/>
            <w:webHidden/>
          </w:rPr>
          <w:fldChar w:fldCharType="begin"/>
        </w:r>
        <w:r>
          <w:rPr>
            <w:noProof/>
            <w:webHidden/>
          </w:rPr>
          <w:instrText xml:space="preserve"> PAGEREF _Toc229417822 \h </w:instrText>
        </w:r>
        <w:r>
          <w:rPr>
            <w:noProof/>
            <w:webHidden/>
          </w:rPr>
        </w:r>
        <w:r>
          <w:rPr>
            <w:noProof/>
            <w:webHidden/>
          </w:rPr>
          <w:fldChar w:fldCharType="separate"/>
        </w:r>
        <w:r>
          <w:rPr>
            <w:noProof/>
            <w:webHidden/>
          </w:rPr>
          <w:t>23</w:t>
        </w:r>
        <w:r>
          <w:rPr>
            <w:noProof/>
            <w:webHidden/>
          </w:rPr>
          <w:fldChar w:fldCharType="end"/>
        </w:r>
      </w:hyperlink>
    </w:p>
    <w:p w:rsidR="009E0E49" w:rsidRDefault="009E0E49" w14:paraId="416B135F" w14:textId="332330A6">
      <w:pPr>
        <w:pStyle w:val="TOC3"/>
        <w:tabs>
          <w:tab w:val="right" w:leader="dot" w:pos="9016"/>
        </w:tabs>
        <w:rPr>
          <w:noProof/>
          <w:kern w:val="2"/>
          <w:sz w:val="24"/>
          <w:szCs w:val="24"/>
          <w14:ligatures w14:val="standardContextual"/>
        </w:rPr>
      </w:pPr>
      <w:hyperlink w:history="1" w:anchor="_Toc229417823">
        <w:r w:rsidRPr="007B5631">
          <w:rPr>
            <w:rStyle w:val="Hyperlink"/>
            <w:noProof/>
          </w:rPr>
          <w:t>3.1.4 Shipping (ObjectEvent)</w:t>
        </w:r>
        <w:r>
          <w:rPr>
            <w:noProof/>
            <w:webHidden/>
          </w:rPr>
          <w:tab/>
        </w:r>
        <w:r>
          <w:rPr>
            <w:noProof/>
            <w:webHidden/>
          </w:rPr>
          <w:fldChar w:fldCharType="begin"/>
        </w:r>
        <w:r>
          <w:rPr>
            <w:noProof/>
            <w:webHidden/>
          </w:rPr>
          <w:instrText xml:space="preserve"> PAGEREF _Toc229417823 \h </w:instrText>
        </w:r>
        <w:r>
          <w:rPr>
            <w:noProof/>
            <w:webHidden/>
          </w:rPr>
        </w:r>
        <w:r>
          <w:rPr>
            <w:noProof/>
            <w:webHidden/>
          </w:rPr>
          <w:fldChar w:fldCharType="separate"/>
        </w:r>
        <w:r>
          <w:rPr>
            <w:noProof/>
            <w:webHidden/>
          </w:rPr>
          <w:t>24</w:t>
        </w:r>
        <w:r>
          <w:rPr>
            <w:noProof/>
            <w:webHidden/>
          </w:rPr>
          <w:fldChar w:fldCharType="end"/>
        </w:r>
      </w:hyperlink>
    </w:p>
    <w:p w:rsidR="009E0E49" w:rsidRDefault="009E0E49" w14:paraId="43D2EFCA" w14:textId="7E408F7A">
      <w:pPr>
        <w:pStyle w:val="TOC2"/>
        <w:tabs>
          <w:tab w:val="right" w:leader="dot" w:pos="9016"/>
        </w:tabs>
        <w:rPr>
          <w:noProof/>
          <w:kern w:val="2"/>
          <w:sz w:val="24"/>
          <w:szCs w:val="24"/>
          <w14:ligatures w14:val="standardContextual"/>
        </w:rPr>
      </w:pPr>
      <w:hyperlink w:history="1" w:anchor="_Toc229417824">
        <w:r w:rsidRPr="007B5631">
          <w:rPr>
            <w:rStyle w:val="Hyperlink"/>
            <w:noProof/>
          </w:rPr>
          <w:t>3.2 Distributor Events</w:t>
        </w:r>
        <w:r>
          <w:rPr>
            <w:noProof/>
            <w:webHidden/>
          </w:rPr>
          <w:tab/>
        </w:r>
        <w:r>
          <w:rPr>
            <w:noProof/>
            <w:webHidden/>
          </w:rPr>
          <w:fldChar w:fldCharType="begin"/>
        </w:r>
        <w:r>
          <w:rPr>
            <w:noProof/>
            <w:webHidden/>
          </w:rPr>
          <w:instrText xml:space="preserve"> PAGEREF _Toc229417824 \h </w:instrText>
        </w:r>
        <w:r>
          <w:rPr>
            <w:noProof/>
            <w:webHidden/>
          </w:rPr>
        </w:r>
        <w:r>
          <w:rPr>
            <w:noProof/>
            <w:webHidden/>
          </w:rPr>
          <w:fldChar w:fldCharType="separate"/>
        </w:r>
        <w:r>
          <w:rPr>
            <w:noProof/>
            <w:webHidden/>
          </w:rPr>
          <w:t>27</w:t>
        </w:r>
        <w:r>
          <w:rPr>
            <w:noProof/>
            <w:webHidden/>
          </w:rPr>
          <w:fldChar w:fldCharType="end"/>
        </w:r>
      </w:hyperlink>
    </w:p>
    <w:p w:rsidR="009E0E49" w:rsidRDefault="009E0E49" w14:paraId="0E45EEC7" w14:textId="1662CA91">
      <w:pPr>
        <w:pStyle w:val="TOC3"/>
        <w:tabs>
          <w:tab w:val="right" w:leader="dot" w:pos="9016"/>
        </w:tabs>
        <w:rPr>
          <w:noProof/>
          <w:kern w:val="2"/>
          <w:sz w:val="24"/>
          <w:szCs w:val="24"/>
          <w14:ligatures w14:val="standardContextual"/>
        </w:rPr>
      </w:pPr>
      <w:hyperlink w:history="1" w:anchor="_Toc229417825">
        <w:r w:rsidRPr="007B5631">
          <w:rPr>
            <w:rStyle w:val="Hyperlink"/>
            <w:noProof/>
          </w:rPr>
          <w:t>3.2.1 Receiving (ObjectEvent)</w:t>
        </w:r>
        <w:r>
          <w:rPr>
            <w:noProof/>
            <w:webHidden/>
          </w:rPr>
          <w:tab/>
        </w:r>
        <w:r>
          <w:rPr>
            <w:noProof/>
            <w:webHidden/>
          </w:rPr>
          <w:fldChar w:fldCharType="begin"/>
        </w:r>
        <w:r>
          <w:rPr>
            <w:noProof/>
            <w:webHidden/>
          </w:rPr>
          <w:instrText xml:space="preserve"> PAGEREF _Toc229417825 \h </w:instrText>
        </w:r>
        <w:r>
          <w:rPr>
            <w:noProof/>
            <w:webHidden/>
          </w:rPr>
        </w:r>
        <w:r>
          <w:rPr>
            <w:noProof/>
            <w:webHidden/>
          </w:rPr>
          <w:fldChar w:fldCharType="separate"/>
        </w:r>
        <w:r>
          <w:rPr>
            <w:noProof/>
            <w:webHidden/>
          </w:rPr>
          <w:t>27</w:t>
        </w:r>
        <w:r>
          <w:rPr>
            <w:noProof/>
            <w:webHidden/>
          </w:rPr>
          <w:fldChar w:fldCharType="end"/>
        </w:r>
      </w:hyperlink>
    </w:p>
    <w:p w:rsidR="009E0E49" w:rsidRDefault="009E0E49" w14:paraId="2BE60C54" w14:textId="4C72D024">
      <w:pPr>
        <w:pStyle w:val="TOC3"/>
        <w:tabs>
          <w:tab w:val="right" w:leader="dot" w:pos="9016"/>
        </w:tabs>
        <w:rPr>
          <w:noProof/>
          <w:kern w:val="2"/>
          <w:sz w:val="24"/>
          <w:szCs w:val="24"/>
          <w14:ligatures w14:val="standardContextual"/>
        </w:rPr>
      </w:pPr>
      <w:hyperlink w:history="1" w:anchor="_Toc229417826">
        <w:r w:rsidRPr="007B5631">
          <w:rPr>
            <w:rStyle w:val="Hyperlink"/>
            <w:noProof/>
          </w:rPr>
          <w:t>3.2.2 Unpack (AggregationEvent - DELETE)</w:t>
        </w:r>
        <w:r>
          <w:rPr>
            <w:noProof/>
            <w:webHidden/>
          </w:rPr>
          <w:tab/>
        </w:r>
        <w:r>
          <w:rPr>
            <w:noProof/>
            <w:webHidden/>
          </w:rPr>
          <w:fldChar w:fldCharType="begin"/>
        </w:r>
        <w:r>
          <w:rPr>
            <w:noProof/>
            <w:webHidden/>
          </w:rPr>
          <w:instrText xml:space="preserve"> PAGEREF _Toc229417826 \h </w:instrText>
        </w:r>
        <w:r>
          <w:rPr>
            <w:noProof/>
            <w:webHidden/>
          </w:rPr>
        </w:r>
        <w:r>
          <w:rPr>
            <w:noProof/>
            <w:webHidden/>
          </w:rPr>
          <w:fldChar w:fldCharType="separate"/>
        </w:r>
        <w:r>
          <w:rPr>
            <w:noProof/>
            <w:webHidden/>
          </w:rPr>
          <w:t>29</w:t>
        </w:r>
        <w:r>
          <w:rPr>
            <w:noProof/>
            <w:webHidden/>
          </w:rPr>
          <w:fldChar w:fldCharType="end"/>
        </w:r>
      </w:hyperlink>
    </w:p>
    <w:p w:rsidR="009E0E49" w:rsidRDefault="009E0E49" w14:paraId="3373C9A9" w14:textId="1F554392">
      <w:pPr>
        <w:pStyle w:val="TOC3"/>
        <w:tabs>
          <w:tab w:val="right" w:leader="dot" w:pos="9016"/>
        </w:tabs>
        <w:rPr>
          <w:noProof/>
          <w:kern w:val="2"/>
          <w:sz w:val="24"/>
          <w:szCs w:val="24"/>
          <w14:ligatures w14:val="standardContextual"/>
        </w:rPr>
      </w:pPr>
      <w:hyperlink w:history="1" w:anchor="_Toc229417827">
        <w:r w:rsidRPr="007B5631">
          <w:rPr>
            <w:rStyle w:val="Hyperlink"/>
            <w:noProof/>
          </w:rPr>
          <w:t>3.2.3 Packing (AggregationEvent - ADD)</w:t>
        </w:r>
        <w:r>
          <w:rPr>
            <w:noProof/>
            <w:webHidden/>
          </w:rPr>
          <w:tab/>
        </w:r>
        <w:r>
          <w:rPr>
            <w:noProof/>
            <w:webHidden/>
          </w:rPr>
          <w:fldChar w:fldCharType="begin"/>
        </w:r>
        <w:r>
          <w:rPr>
            <w:noProof/>
            <w:webHidden/>
          </w:rPr>
          <w:instrText xml:space="preserve"> PAGEREF _Toc229417827 \h </w:instrText>
        </w:r>
        <w:r>
          <w:rPr>
            <w:noProof/>
            <w:webHidden/>
          </w:rPr>
        </w:r>
        <w:r>
          <w:rPr>
            <w:noProof/>
            <w:webHidden/>
          </w:rPr>
          <w:fldChar w:fldCharType="separate"/>
        </w:r>
        <w:r>
          <w:rPr>
            <w:noProof/>
            <w:webHidden/>
          </w:rPr>
          <w:t>31</w:t>
        </w:r>
        <w:r>
          <w:rPr>
            <w:noProof/>
            <w:webHidden/>
          </w:rPr>
          <w:fldChar w:fldCharType="end"/>
        </w:r>
      </w:hyperlink>
    </w:p>
    <w:p w:rsidR="009E0E49" w:rsidRDefault="009E0E49" w14:paraId="7C0C1562" w14:textId="2660C6F7">
      <w:pPr>
        <w:pStyle w:val="TOC3"/>
        <w:tabs>
          <w:tab w:val="right" w:leader="dot" w:pos="9016"/>
        </w:tabs>
        <w:rPr>
          <w:noProof/>
          <w:kern w:val="2"/>
          <w:sz w:val="24"/>
          <w:szCs w:val="24"/>
          <w14:ligatures w14:val="standardContextual"/>
        </w:rPr>
      </w:pPr>
      <w:hyperlink w:history="1" w:anchor="_Toc229417828">
        <w:r w:rsidRPr="007B5631">
          <w:rPr>
            <w:rStyle w:val="Hyperlink"/>
            <w:noProof/>
          </w:rPr>
          <w:t>3.2.4 Shipping (ObjectEvent)</w:t>
        </w:r>
        <w:r>
          <w:rPr>
            <w:noProof/>
            <w:webHidden/>
          </w:rPr>
          <w:tab/>
        </w:r>
        <w:r>
          <w:rPr>
            <w:noProof/>
            <w:webHidden/>
          </w:rPr>
          <w:fldChar w:fldCharType="begin"/>
        </w:r>
        <w:r>
          <w:rPr>
            <w:noProof/>
            <w:webHidden/>
          </w:rPr>
          <w:instrText xml:space="preserve"> PAGEREF _Toc229417828 \h </w:instrText>
        </w:r>
        <w:r>
          <w:rPr>
            <w:noProof/>
            <w:webHidden/>
          </w:rPr>
        </w:r>
        <w:r>
          <w:rPr>
            <w:noProof/>
            <w:webHidden/>
          </w:rPr>
          <w:fldChar w:fldCharType="separate"/>
        </w:r>
        <w:r>
          <w:rPr>
            <w:noProof/>
            <w:webHidden/>
          </w:rPr>
          <w:t>32</w:t>
        </w:r>
        <w:r>
          <w:rPr>
            <w:noProof/>
            <w:webHidden/>
          </w:rPr>
          <w:fldChar w:fldCharType="end"/>
        </w:r>
      </w:hyperlink>
    </w:p>
    <w:p w:rsidR="009E0E49" w:rsidRDefault="009E0E49" w14:paraId="769D4B42" w14:textId="2FB6430B">
      <w:pPr>
        <w:pStyle w:val="TOC2"/>
        <w:tabs>
          <w:tab w:val="right" w:leader="dot" w:pos="9016"/>
        </w:tabs>
        <w:rPr>
          <w:noProof/>
          <w:kern w:val="2"/>
          <w:sz w:val="24"/>
          <w:szCs w:val="24"/>
          <w14:ligatures w14:val="standardContextual"/>
        </w:rPr>
      </w:pPr>
      <w:hyperlink w:history="1" w:anchor="_Toc229417829">
        <w:r w:rsidRPr="007B5631">
          <w:rPr>
            <w:rStyle w:val="Hyperlink"/>
            <w:noProof/>
          </w:rPr>
          <w:t>3.3 Facility/Hospital Events</w:t>
        </w:r>
        <w:r>
          <w:rPr>
            <w:noProof/>
            <w:webHidden/>
          </w:rPr>
          <w:tab/>
        </w:r>
        <w:r>
          <w:rPr>
            <w:noProof/>
            <w:webHidden/>
          </w:rPr>
          <w:fldChar w:fldCharType="begin"/>
        </w:r>
        <w:r>
          <w:rPr>
            <w:noProof/>
            <w:webHidden/>
          </w:rPr>
          <w:instrText xml:space="preserve"> PAGEREF _Toc229417829 \h </w:instrText>
        </w:r>
        <w:r>
          <w:rPr>
            <w:noProof/>
            <w:webHidden/>
          </w:rPr>
        </w:r>
        <w:r>
          <w:rPr>
            <w:noProof/>
            <w:webHidden/>
          </w:rPr>
          <w:fldChar w:fldCharType="separate"/>
        </w:r>
        <w:r>
          <w:rPr>
            <w:noProof/>
            <w:webHidden/>
          </w:rPr>
          <w:t>34</w:t>
        </w:r>
        <w:r>
          <w:rPr>
            <w:noProof/>
            <w:webHidden/>
          </w:rPr>
          <w:fldChar w:fldCharType="end"/>
        </w:r>
      </w:hyperlink>
    </w:p>
    <w:p w:rsidR="009E0E49" w:rsidRDefault="009E0E49" w14:paraId="0B5D0A28" w14:textId="15504A49">
      <w:pPr>
        <w:pStyle w:val="TOC3"/>
        <w:tabs>
          <w:tab w:val="right" w:leader="dot" w:pos="9016"/>
        </w:tabs>
        <w:rPr>
          <w:noProof/>
          <w:kern w:val="2"/>
          <w:sz w:val="24"/>
          <w:szCs w:val="24"/>
          <w14:ligatures w14:val="standardContextual"/>
        </w:rPr>
      </w:pPr>
      <w:hyperlink w:history="1" w:anchor="_Toc229417830">
        <w:r w:rsidRPr="007B5631">
          <w:rPr>
            <w:rStyle w:val="Hyperlink"/>
            <w:noProof/>
          </w:rPr>
          <w:t>3.3.1 Receiving (ObjectEvent)</w:t>
        </w:r>
        <w:r>
          <w:rPr>
            <w:noProof/>
            <w:webHidden/>
          </w:rPr>
          <w:tab/>
        </w:r>
        <w:r>
          <w:rPr>
            <w:noProof/>
            <w:webHidden/>
          </w:rPr>
          <w:fldChar w:fldCharType="begin"/>
        </w:r>
        <w:r>
          <w:rPr>
            <w:noProof/>
            <w:webHidden/>
          </w:rPr>
          <w:instrText xml:space="preserve"> PAGEREF _Toc229417830 \h </w:instrText>
        </w:r>
        <w:r>
          <w:rPr>
            <w:noProof/>
            <w:webHidden/>
          </w:rPr>
        </w:r>
        <w:r>
          <w:rPr>
            <w:noProof/>
            <w:webHidden/>
          </w:rPr>
          <w:fldChar w:fldCharType="separate"/>
        </w:r>
        <w:r>
          <w:rPr>
            <w:noProof/>
            <w:webHidden/>
          </w:rPr>
          <w:t>34</w:t>
        </w:r>
        <w:r>
          <w:rPr>
            <w:noProof/>
            <w:webHidden/>
          </w:rPr>
          <w:fldChar w:fldCharType="end"/>
        </w:r>
      </w:hyperlink>
    </w:p>
    <w:p w:rsidR="009E0E49" w:rsidRDefault="009E0E49" w14:paraId="0B5B58A8" w14:textId="2D4B5D73">
      <w:pPr>
        <w:pStyle w:val="TOC3"/>
        <w:tabs>
          <w:tab w:val="right" w:leader="dot" w:pos="9016"/>
        </w:tabs>
        <w:rPr>
          <w:noProof/>
          <w:kern w:val="2"/>
          <w:sz w:val="24"/>
          <w:szCs w:val="24"/>
          <w14:ligatures w14:val="standardContextual"/>
        </w:rPr>
      </w:pPr>
      <w:hyperlink w:history="1" w:anchor="_Toc229417831">
        <w:r w:rsidRPr="007B5631">
          <w:rPr>
            <w:rStyle w:val="Hyperlink"/>
            <w:noProof/>
          </w:rPr>
          <w:t>3.3.2 Unpack (AggregationEvent - DELETE)</w:t>
        </w:r>
        <w:r>
          <w:rPr>
            <w:noProof/>
            <w:webHidden/>
          </w:rPr>
          <w:tab/>
        </w:r>
        <w:r>
          <w:rPr>
            <w:noProof/>
            <w:webHidden/>
          </w:rPr>
          <w:fldChar w:fldCharType="begin"/>
        </w:r>
        <w:r>
          <w:rPr>
            <w:noProof/>
            <w:webHidden/>
          </w:rPr>
          <w:instrText xml:space="preserve"> PAGEREF _Toc229417831 \h </w:instrText>
        </w:r>
        <w:r>
          <w:rPr>
            <w:noProof/>
            <w:webHidden/>
          </w:rPr>
        </w:r>
        <w:r>
          <w:rPr>
            <w:noProof/>
            <w:webHidden/>
          </w:rPr>
          <w:fldChar w:fldCharType="separate"/>
        </w:r>
        <w:r>
          <w:rPr>
            <w:noProof/>
            <w:webHidden/>
          </w:rPr>
          <w:t>37</w:t>
        </w:r>
        <w:r>
          <w:rPr>
            <w:noProof/>
            <w:webHidden/>
          </w:rPr>
          <w:fldChar w:fldCharType="end"/>
        </w:r>
      </w:hyperlink>
    </w:p>
    <w:p w:rsidR="009E0E49" w:rsidRDefault="009E0E49" w14:paraId="4A64DA61" w14:textId="7FB80B17">
      <w:pPr>
        <w:pStyle w:val="TOC3"/>
        <w:tabs>
          <w:tab w:val="right" w:leader="dot" w:pos="9016"/>
        </w:tabs>
        <w:rPr>
          <w:noProof/>
          <w:kern w:val="2"/>
          <w:sz w:val="24"/>
          <w:szCs w:val="24"/>
          <w14:ligatures w14:val="standardContextual"/>
        </w:rPr>
      </w:pPr>
      <w:hyperlink w:history="1" w:anchor="_Toc229417832">
        <w:r w:rsidRPr="007B5631">
          <w:rPr>
            <w:rStyle w:val="Hyperlink"/>
            <w:noProof/>
          </w:rPr>
          <w:t>3.3.3 Dispensing (ObjectEvent)</w:t>
        </w:r>
        <w:r>
          <w:rPr>
            <w:noProof/>
            <w:webHidden/>
          </w:rPr>
          <w:tab/>
        </w:r>
        <w:r>
          <w:rPr>
            <w:noProof/>
            <w:webHidden/>
          </w:rPr>
          <w:fldChar w:fldCharType="begin"/>
        </w:r>
        <w:r>
          <w:rPr>
            <w:noProof/>
            <w:webHidden/>
          </w:rPr>
          <w:instrText xml:space="preserve"> PAGEREF _Toc229417832 \h </w:instrText>
        </w:r>
        <w:r>
          <w:rPr>
            <w:noProof/>
            <w:webHidden/>
          </w:rPr>
        </w:r>
        <w:r>
          <w:rPr>
            <w:noProof/>
            <w:webHidden/>
          </w:rPr>
          <w:fldChar w:fldCharType="separate"/>
        </w:r>
        <w:r>
          <w:rPr>
            <w:noProof/>
            <w:webHidden/>
          </w:rPr>
          <w:t>39</w:t>
        </w:r>
        <w:r>
          <w:rPr>
            <w:noProof/>
            <w:webHidden/>
          </w:rPr>
          <w:fldChar w:fldCharType="end"/>
        </w:r>
      </w:hyperlink>
    </w:p>
    <w:p w:rsidR="009E0E49" w:rsidRDefault="009E0E49" w14:paraId="1A1AA1AB" w14:textId="3B2EE926">
      <w:pPr>
        <w:pStyle w:val="TOC3"/>
        <w:tabs>
          <w:tab w:val="right" w:leader="dot" w:pos="9016"/>
        </w:tabs>
        <w:rPr>
          <w:noProof/>
          <w:kern w:val="2"/>
          <w:sz w:val="24"/>
          <w:szCs w:val="24"/>
          <w14:ligatures w14:val="standardContextual"/>
        </w:rPr>
      </w:pPr>
      <w:hyperlink w:history="1" w:anchor="_Toc229417833">
        <w:r w:rsidRPr="007B5631">
          <w:rPr>
            <w:rStyle w:val="Hyperlink"/>
            <w:noProof/>
          </w:rPr>
          <w:t>EPCIS 2.0 JSON-LD -</w:t>
        </w:r>
        <w:r>
          <w:rPr>
            <w:noProof/>
            <w:webHidden/>
          </w:rPr>
          <w:tab/>
        </w:r>
        <w:r>
          <w:rPr>
            <w:noProof/>
            <w:webHidden/>
          </w:rPr>
          <w:fldChar w:fldCharType="begin"/>
        </w:r>
        <w:r>
          <w:rPr>
            <w:noProof/>
            <w:webHidden/>
          </w:rPr>
          <w:instrText xml:space="preserve"> PAGEREF _Toc229417833 \h </w:instrText>
        </w:r>
        <w:r>
          <w:rPr>
            <w:noProof/>
            <w:webHidden/>
          </w:rPr>
        </w:r>
        <w:r>
          <w:rPr>
            <w:noProof/>
            <w:webHidden/>
          </w:rPr>
          <w:fldChar w:fldCharType="separate"/>
        </w:r>
        <w:r>
          <w:rPr>
            <w:noProof/>
            <w:webHidden/>
          </w:rPr>
          <w:t>41</w:t>
        </w:r>
        <w:r>
          <w:rPr>
            <w:noProof/>
            <w:webHidden/>
          </w:rPr>
          <w:fldChar w:fldCharType="end"/>
        </w:r>
      </w:hyperlink>
    </w:p>
    <w:p w:rsidR="009E0E49" w:rsidRDefault="009E0E49" w14:paraId="0AB8DC37" w14:textId="213BA8AD">
      <w:pPr>
        <w:pStyle w:val="TOC1"/>
        <w:tabs>
          <w:tab w:val="right" w:leader="dot" w:pos="9016"/>
        </w:tabs>
        <w:rPr>
          <w:noProof/>
          <w:kern w:val="2"/>
          <w:sz w:val="24"/>
          <w:szCs w:val="24"/>
          <w14:ligatures w14:val="standardContextual"/>
        </w:rPr>
      </w:pPr>
      <w:hyperlink w:history="1" w:anchor="_Toc229417834">
        <w:r w:rsidRPr="007B5631">
          <w:rPr>
            <w:rStyle w:val="Hyperlink"/>
            <w:noProof/>
          </w:rPr>
          <w:t>4. Special Event Types</w:t>
        </w:r>
        <w:r>
          <w:rPr>
            <w:noProof/>
            <w:webHidden/>
          </w:rPr>
          <w:tab/>
        </w:r>
        <w:r>
          <w:rPr>
            <w:noProof/>
            <w:webHidden/>
          </w:rPr>
          <w:fldChar w:fldCharType="begin"/>
        </w:r>
        <w:r>
          <w:rPr>
            <w:noProof/>
            <w:webHidden/>
          </w:rPr>
          <w:instrText xml:space="preserve"> PAGEREF _Toc229417834 \h </w:instrText>
        </w:r>
        <w:r>
          <w:rPr>
            <w:noProof/>
            <w:webHidden/>
          </w:rPr>
        </w:r>
        <w:r>
          <w:rPr>
            <w:noProof/>
            <w:webHidden/>
          </w:rPr>
          <w:fldChar w:fldCharType="separate"/>
        </w:r>
        <w:r>
          <w:rPr>
            <w:noProof/>
            <w:webHidden/>
          </w:rPr>
          <w:t>42</w:t>
        </w:r>
        <w:r>
          <w:rPr>
            <w:noProof/>
            <w:webHidden/>
          </w:rPr>
          <w:fldChar w:fldCharType="end"/>
        </w:r>
      </w:hyperlink>
    </w:p>
    <w:p w:rsidR="009E0E49" w:rsidRDefault="009E0E49" w14:paraId="70E4DB35" w14:textId="33917258">
      <w:pPr>
        <w:pStyle w:val="TOC2"/>
        <w:tabs>
          <w:tab w:val="right" w:leader="dot" w:pos="9016"/>
        </w:tabs>
        <w:rPr>
          <w:noProof/>
          <w:kern w:val="2"/>
          <w:sz w:val="24"/>
          <w:szCs w:val="24"/>
          <w14:ligatures w14:val="standardContextual"/>
        </w:rPr>
      </w:pPr>
      <w:hyperlink w:history="1" w:anchor="_Toc229417835">
        <w:r w:rsidRPr="007B5631">
          <w:rPr>
            <w:rStyle w:val="Hyperlink"/>
            <w:noProof/>
          </w:rPr>
          <w:t>4.1 Regulator Approval Event</w:t>
        </w:r>
        <w:r>
          <w:rPr>
            <w:noProof/>
            <w:webHidden/>
          </w:rPr>
          <w:tab/>
        </w:r>
        <w:r>
          <w:rPr>
            <w:noProof/>
            <w:webHidden/>
          </w:rPr>
          <w:fldChar w:fldCharType="begin"/>
        </w:r>
        <w:r>
          <w:rPr>
            <w:noProof/>
            <w:webHidden/>
          </w:rPr>
          <w:instrText xml:space="preserve"> PAGEREF _Toc229417835 \h </w:instrText>
        </w:r>
        <w:r>
          <w:rPr>
            <w:noProof/>
            <w:webHidden/>
          </w:rPr>
        </w:r>
        <w:r>
          <w:rPr>
            <w:noProof/>
            <w:webHidden/>
          </w:rPr>
          <w:fldChar w:fldCharType="separate"/>
        </w:r>
        <w:r>
          <w:rPr>
            <w:noProof/>
            <w:webHidden/>
          </w:rPr>
          <w:t>42</w:t>
        </w:r>
        <w:r>
          <w:rPr>
            <w:noProof/>
            <w:webHidden/>
          </w:rPr>
          <w:fldChar w:fldCharType="end"/>
        </w:r>
      </w:hyperlink>
    </w:p>
    <w:p w:rsidR="009E0E49" w:rsidRDefault="009E0E49" w14:paraId="16BA670F" w14:textId="3CC6C435">
      <w:pPr>
        <w:pStyle w:val="TOC2"/>
        <w:tabs>
          <w:tab w:val="right" w:leader="dot" w:pos="9016"/>
        </w:tabs>
        <w:rPr>
          <w:noProof/>
          <w:kern w:val="2"/>
          <w:sz w:val="24"/>
          <w:szCs w:val="24"/>
          <w14:ligatures w14:val="standardContextual"/>
        </w:rPr>
      </w:pPr>
      <w:hyperlink w:history="1" w:anchor="_Toc229417836">
        <w:r w:rsidRPr="007B5631">
          <w:rPr>
            <w:rStyle w:val="Hyperlink"/>
            <w:noProof/>
          </w:rPr>
          <w:t>4.2 Return Events</w:t>
        </w:r>
        <w:r>
          <w:rPr>
            <w:noProof/>
            <w:webHidden/>
          </w:rPr>
          <w:tab/>
        </w:r>
        <w:r>
          <w:rPr>
            <w:noProof/>
            <w:webHidden/>
          </w:rPr>
          <w:fldChar w:fldCharType="begin"/>
        </w:r>
        <w:r>
          <w:rPr>
            <w:noProof/>
            <w:webHidden/>
          </w:rPr>
          <w:instrText xml:space="preserve"> PAGEREF _Toc229417836 \h </w:instrText>
        </w:r>
        <w:r>
          <w:rPr>
            <w:noProof/>
            <w:webHidden/>
          </w:rPr>
        </w:r>
        <w:r>
          <w:rPr>
            <w:noProof/>
            <w:webHidden/>
          </w:rPr>
          <w:fldChar w:fldCharType="separate"/>
        </w:r>
        <w:r>
          <w:rPr>
            <w:noProof/>
            <w:webHidden/>
          </w:rPr>
          <w:t>44</w:t>
        </w:r>
        <w:r>
          <w:rPr>
            <w:noProof/>
            <w:webHidden/>
          </w:rPr>
          <w:fldChar w:fldCharType="end"/>
        </w:r>
      </w:hyperlink>
    </w:p>
    <w:p w:rsidR="009E0E49" w:rsidRDefault="009E0E49" w14:paraId="08106605" w14:textId="3BF9BC94">
      <w:pPr>
        <w:pStyle w:val="TOC3"/>
        <w:tabs>
          <w:tab w:val="right" w:leader="dot" w:pos="9016"/>
        </w:tabs>
        <w:rPr>
          <w:noProof/>
          <w:kern w:val="2"/>
          <w:sz w:val="24"/>
          <w:szCs w:val="24"/>
          <w14:ligatures w14:val="standardContextual"/>
        </w:rPr>
      </w:pPr>
      <w:hyperlink w:history="1" w:anchor="_Toc229417837">
        <w:r w:rsidRPr="007B5631">
          <w:rPr>
            <w:rStyle w:val="Hyperlink"/>
            <w:noProof/>
          </w:rPr>
          <w:t>4.2.1 Return Shipping</w:t>
        </w:r>
        <w:r>
          <w:rPr>
            <w:noProof/>
            <w:webHidden/>
          </w:rPr>
          <w:tab/>
        </w:r>
        <w:r>
          <w:rPr>
            <w:noProof/>
            <w:webHidden/>
          </w:rPr>
          <w:fldChar w:fldCharType="begin"/>
        </w:r>
        <w:r>
          <w:rPr>
            <w:noProof/>
            <w:webHidden/>
          </w:rPr>
          <w:instrText xml:space="preserve"> PAGEREF _Toc229417837 \h </w:instrText>
        </w:r>
        <w:r>
          <w:rPr>
            <w:noProof/>
            <w:webHidden/>
          </w:rPr>
        </w:r>
        <w:r>
          <w:rPr>
            <w:noProof/>
            <w:webHidden/>
          </w:rPr>
          <w:fldChar w:fldCharType="separate"/>
        </w:r>
        <w:r>
          <w:rPr>
            <w:noProof/>
            <w:webHidden/>
          </w:rPr>
          <w:t>44</w:t>
        </w:r>
        <w:r>
          <w:rPr>
            <w:noProof/>
            <w:webHidden/>
          </w:rPr>
          <w:fldChar w:fldCharType="end"/>
        </w:r>
      </w:hyperlink>
    </w:p>
    <w:p w:rsidR="009E0E49" w:rsidRDefault="009E0E49" w14:paraId="782690CD" w14:textId="64EAB16D">
      <w:pPr>
        <w:pStyle w:val="TOC3"/>
        <w:tabs>
          <w:tab w:val="right" w:leader="dot" w:pos="9016"/>
        </w:tabs>
        <w:rPr>
          <w:noProof/>
          <w:kern w:val="2"/>
          <w:sz w:val="24"/>
          <w:szCs w:val="24"/>
          <w14:ligatures w14:val="standardContextual"/>
        </w:rPr>
      </w:pPr>
      <w:hyperlink w:history="1" w:anchor="_Toc229417838">
        <w:r w:rsidRPr="007B5631">
          <w:rPr>
            <w:rStyle w:val="Hyperlink"/>
            <w:noProof/>
          </w:rPr>
          <w:t>4.2.2 Return Receiving</w:t>
        </w:r>
        <w:r>
          <w:rPr>
            <w:noProof/>
            <w:webHidden/>
          </w:rPr>
          <w:tab/>
        </w:r>
        <w:r>
          <w:rPr>
            <w:noProof/>
            <w:webHidden/>
          </w:rPr>
          <w:fldChar w:fldCharType="begin"/>
        </w:r>
        <w:r>
          <w:rPr>
            <w:noProof/>
            <w:webHidden/>
          </w:rPr>
          <w:instrText xml:space="preserve"> PAGEREF _Toc229417838 \h </w:instrText>
        </w:r>
        <w:r>
          <w:rPr>
            <w:noProof/>
            <w:webHidden/>
          </w:rPr>
        </w:r>
        <w:r>
          <w:rPr>
            <w:noProof/>
            <w:webHidden/>
          </w:rPr>
          <w:fldChar w:fldCharType="separate"/>
        </w:r>
        <w:r>
          <w:rPr>
            <w:noProof/>
            <w:webHidden/>
          </w:rPr>
          <w:t>46</w:t>
        </w:r>
        <w:r>
          <w:rPr>
            <w:noProof/>
            <w:webHidden/>
          </w:rPr>
          <w:fldChar w:fldCharType="end"/>
        </w:r>
      </w:hyperlink>
    </w:p>
    <w:p w:rsidR="009E0E49" w:rsidRDefault="009E0E49" w14:paraId="7A8DF125" w14:textId="5DAE77CD">
      <w:pPr>
        <w:pStyle w:val="TOC2"/>
        <w:tabs>
          <w:tab w:val="right" w:leader="dot" w:pos="9016"/>
        </w:tabs>
        <w:rPr>
          <w:noProof/>
          <w:kern w:val="2"/>
          <w:sz w:val="24"/>
          <w:szCs w:val="24"/>
          <w14:ligatures w14:val="standardContextual"/>
        </w:rPr>
      </w:pPr>
      <w:hyperlink w:history="1" w:anchor="_Toc229417839">
        <w:r w:rsidRPr="007B5631">
          <w:rPr>
            <w:rStyle w:val="Hyperlink"/>
            <w:noProof/>
          </w:rPr>
          <w:t>4.3 Recall and Destruction Events</w:t>
        </w:r>
        <w:r>
          <w:rPr>
            <w:noProof/>
            <w:webHidden/>
          </w:rPr>
          <w:tab/>
        </w:r>
        <w:r>
          <w:rPr>
            <w:noProof/>
            <w:webHidden/>
          </w:rPr>
          <w:fldChar w:fldCharType="begin"/>
        </w:r>
        <w:r>
          <w:rPr>
            <w:noProof/>
            <w:webHidden/>
          </w:rPr>
          <w:instrText xml:space="preserve"> PAGEREF _Toc229417839 \h </w:instrText>
        </w:r>
        <w:r>
          <w:rPr>
            <w:noProof/>
            <w:webHidden/>
          </w:rPr>
        </w:r>
        <w:r>
          <w:rPr>
            <w:noProof/>
            <w:webHidden/>
          </w:rPr>
          <w:fldChar w:fldCharType="separate"/>
        </w:r>
        <w:r>
          <w:rPr>
            <w:noProof/>
            <w:webHidden/>
          </w:rPr>
          <w:t>49</w:t>
        </w:r>
        <w:r>
          <w:rPr>
            <w:noProof/>
            <w:webHidden/>
          </w:rPr>
          <w:fldChar w:fldCharType="end"/>
        </w:r>
      </w:hyperlink>
    </w:p>
    <w:p w:rsidR="009E0E49" w:rsidRDefault="009E0E49" w14:paraId="32690F34" w14:textId="1840F2C9">
      <w:pPr>
        <w:pStyle w:val="TOC3"/>
        <w:tabs>
          <w:tab w:val="right" w:leader="dot" w:pos="9016"/>
        </w:tabs>
        <w:rPr>
          <w:noProof/>
          <w:kern w:val="2"/>
          <w:sz w:val="24"/>
          <w:szCs w:val="24"/>
          <w14:ligatures w14:val="standardContextual"/>
        </w:rPr>
      </w:pPr>
      <w:hyperlink w:history="1" w:anchor="_Toc229417840">
        <w:r w:rsidRPr="007B5631">
          <w:rPr>
            <w:rStyle w:val="Hyperlink"/>
            <w:noProof/>
          </w:rPr>
          <w:t>4.3.1 Recall Initiation</w:t>
        </w:r>
        <w:r>
          <w:rPr>
            <w:noProof/>
            <w:webHidden/>
          </w:rPr>
          <w:tab/>
        </w:r>
        <w:r>
          <w:rPr>
            <w:noProof/>
            <w:webHidden/>
          </w:rPr>
          <w:fldChar w:fldCharType="begin"/>
        </w:r>
        <w:r>
          <w:rPr>
            <w:noProof/>
            <w:webHidden/>
          </w:rPr>
          <w:instrText xml:space="preserve"> PAGEREF _Toc229417840 \h </w:instrText>
        </w:r>
        <w:r>
          <w:rPr>
            <w:noProof/>
            <w:webHidden/>
          </w:rPr>
        </w:r>
        <w:r>
          <w:rPr>
            <w:noProof/>
            <w:webHidden/>
          </w:rPr>
          <w:fldChar w:fldCharType="separate"/>
        </w:r>
        <w:r>
          <w:rPr>
            <w:noProof/>
            <w:webHidden/>
          </w:rPr>
          <w:t>49</w:t>
        </w:r>
        <w:r>
          <w:rPr>
            <w:noProof/>
            <w:webHidden/>
          </w:rPr>
          <w:fldChar w:fldCharType="end"/>
        </w:r>
      </w:hyperlink>
    </w:p>
    <w:p w:rsidR="009E0E49" w:rsidRDefault="009E0E49" w14:paraId="037913FD" w14:textId="63E07F02">
      <w:pPr>
        <w:pStyle w:val="TOC3"/>
        <w:tabs>
          <w:tab w:val="right" w:leader="dot" w:pos="9016"/>
        </w:tabs>
        <w:rPr>
          <w:noProof/>
          <w:kern w:val="2"/>
          <w:sz w:val="24"/>
          <w:szCs w:val="24"/>
          <w14:ligatures w14:val="standardContextual"/>
        </w:rPr>
      </w:pPr>
      <w:hyperlink w:history="1" w:anchor="_Toc229417841">
        <w:r w:rsidRPr="007B5631">
          <w:rPr>
            <w:rStyle w:val="Hyperlink"/>
            <w:noProof/>
          </w:rPr>
          <w:t>4.3.2 Destruction Completion</w:t>
        </w:r>
        <w:r>
          <w:rPr>
            <w:noProof/>
            <w:webHidden/>
          </w:rPr>
          <w:tab/>
        </w:r>
        <w:r>
          <w:rPr>
            <w:noProof/>
            <w:webHidden/>
          </w:rPr>
          <w:fldChar w:fldCharType="begin"/>
        </w:r>
        <w:r>
          <w:rPr>
            <w:noProof/>
            <w:webHidden/>
          </w:rPr>
          <w:instrText xml:space="preserve"> PAGEREF _Toc229417841 \h </w:instrText>
        </w:r>
        <w:r>
          <w:rPr>
            <w:noProof/>
            <w:webHidden/>
          </w:rPr>
        </w:r>
        <w:r>
          <w:rPr>
            <w:noProof/>
            <w:webHidden/>
          </w:rPr>
          <w:fldChar w:fldCharType="separate"/>
        </w:r>
        <w:r>
          <w:rPr>
            <w:noProof/>
            <w:webHidden/>
          </w:rPr>
          <w:t>51</w:t>
        </w:r>
        <w:r>
          <w:rPr>
            <w:noProof/>
            <w:webHidden/>
          </w:rPr>
          <w:fldChar w:fldCharType="end"/>
        </w:r>
      </w:hyperlink>
    </w:p>
    <w:p w:rsidR="009E0E49" w:rsidRDefault="009E0E49" w14:paraId="57007912" w14:textId="50F51EE9">
      <w:pPr>
        <w:pStyle w:val="TOC2"/>
        <w:tabs>
          <w:tab w:val="right" w:leader="dot" w:pos="9016"/>
        </w:tabs>
        <w:rPr>
          <w:noProof/>
          <w:kern w:val="2"/>
          <w:sz w:val="24"/>
          <w:szCs w:val="24"/>
          <w14:ligatures w14:val="standardContextual"/>
        </w:rPr>
      </w:pPr>
      <w:hyperlink w:history="1" w:anchor="_Toc229417842">
        <w:r w:rsidRPr="007B5631">
          <w:rPr>
            <w:rStyle w:val="Hyperlink"/>
            <w:noProof/>
          </w:rPr>
          <w:t>4.4 Product Status event</w:t>
        </w:r>
        <w:r>
          <w:rPr>
            <w:noProof/>
            <w:webHidden/>
          </w:rPr>
          <w:tab/>
        </w:r>
        <w:r>
          <w:rPr>
            <w:noProof/>
            <w:webHidden/>
          </w:rPr>
          <w:fldChar w:fldCharType="begin"/>
        </w:r>
        <w:r>
          <w:rPr>
            <w:noProof/>
            <w:webHidden/>
          </w:rPr>
          <w:instrText xml:space="preserve"> PAGEREF _Toc229417842 \h </w:instrText>
        </w:r>
        <w:r>
          <w:rPr>
            <w:noProof/>
            <w:webHidden/>
          </w:rPr>
        </w:r>
        <w:r>
          <w:rPr>
            <w:noProof/>
            <w:webHidden/>
          </w:rPr>
          <w:fldChar w:fldCharType="separate"/>
        </w:r>
        <w:r>
          <w:rPr>
            <w:noProof/>
            <w:webHidden/>
          </w:rPr>
          <w:t>54</w:t>
        </w:r>
        <w:r>
          <w:rPr>
            <w:noProof/>
            <w:webHidden/>
          </w:rPr>
          <w:fldChar w:fldCharType="end"/>
        </w:r>
      </w:hyperlink>
    </w:p>
    <w:p w:rsidR="009E0E49" w:rsidRDefault="009E0E49" w14:paraId="48318F2A" w14:textId="7CB62282">
      <w:pPr>
        <w:pStyle w:val="TOC3"/>
        <w:tabs>
          <w:tab w:val="right" w:leader="dot" w:pos="9016"/>
        </w:tabs>
        <w:rPr>
          <w:noProof/>
          <w:kern w:val="2"/>
          <w:sz w:val="24"/>
          <w:szCs w:val="24"/>
          <w14:ligatures w14:val="standardContextual"/>
        </w:rPr>
      </w:pPr>
      <w:hyperlink w:history="1" w:anchor="_Toc229417843">
        <w:r w:rsidRPr="007B5631">
          <w:rPr>
            <w:rStyle w:val="Hyperlink"/>
            <w:noProof/>
          </w:rPr>
          <w:t>4.4.1 Damaged</w:t>
        </w:r>
        <w:r>
          <w:rPr>
            <w:noProof/>
            <w:webHidden/>
          </w:rPr>
          <w:tab/>
        </w:r>
        <w:r>
          <w:rPr>
            <w:noProof/>
            <w:webHidden/>
          </w:rPr>
          <w:fldChar w:fldCharType="begin"/>
        </w:r>
        <w:r>
          <w:rPr>
            <w:noProof/>
            <w:webHidden/>
          </w:rPr>
          <w:instrText xml:space="preserve"> PAGEREF _Toc229417843 \h </w:instrText>
        </w:r>
        <w:r>
          <w:rPr>
            <w:noProof/>
            <w:webHidden/>
          </w:rPr>
        </w:r>
        <w:r>
          <w:rPr>
            <w:noProof/>
            <w:webHidden/>
          </w:rPr>
          <w:fldChar w:fldCharType="separate"/>
        </w:r>
        <w:r>
          <w:rPr>
            <w:noProof/>
            <w:webHidden/>
          </w:rPr>
          <w:t>54</w:t>
        </w:r>
        <w:r>
          <w:rPr>
            <w:noProof/>
            <w:webHidden/>
          </w:rPr>
          <w:fldChar w:fldCharType="end"/>
        </w:r>
      </w:hyperlink>
    </w:p>
    <w:p w:rsidR="009E0E49" w:rsidRDefault="009E0E49" w14:paraId="304E201E" w14:textId="074F79D5">
      <w:pPr>
        <w:pStyle w:val="TOC3"/>
        <w:tabs>
          <w:tab w:val="right" w:leader="dot" w:pos="9016"/>
        </w:tabs>
        <w:rPr>
          <w:noProof/>
          <w:kern w:val="2"/>
          <w:sz w:val="24"/>
          <w:szCs w:val="24"/>
          <w14:ligatures w14:val="standardContextual"/>
        </w:rPr>
      </w:pPr>
      <w:hyperlink w:history="1" w:anchor="_Toc229417844">
        <w:r w:rsidRPr="007B5631">
          <w:rPr>
            <w:rStyle w:val="Hyperlink"/>
            <w:noProof/>
          </w:rPr>
          <w:t>4.4.2 Stolen &amp; Lost Events</w:t>
        </w:r>
        <w:r>
          <w:rPr>
            <w:noProof/>
            <w:webHidden/>
          </w:rPr>
          <w:tab/>
        </w:r>
        <w:r>
          <w:rPr>
            <w:noProof/>
            <w:webHidden/>
          </w:rPr>
          <w:fldChar w:fldCharType="begin"/>
        </w:r>
        <w:r>
          <w:rPr>
            <w:noProof/>
            <w:webHidden/>
          </w:rPr>
          <w:instrText xml:space="preserve"> PAGEREF _Toc229417844 \h </w:instrText>
        </w:r>
        <w:r>
          <w:rPr>
            <w:noProof/>
            <w:webHidden/>
          </w:rPr>
        </w:r>
        <w:r>
          <w:rPr>
            <w:noProof/>
            <w:webHidden/>
          </w:rPr>
          <w:fldChar w:fldCharType="separate"/>
        </w:r>
        <w:r>
          <w:rPr>
            <w:noProof/>
            <w:webHidden/>
          </w:rPr>
          <w:t>56</w:t>
        </w:r>
        <w:r>
          <w:rPr>
            <w:noProof/>
            <w:webHidden/>
          </w:rPr>
          <w:fldChar w:fldCharType="end"/>
        </w:r>
      </w:hyperlink>
    </w:p>
    <w:p w:rsidR="009E0E49" w:rsidRDefault="009E0E49" w14:paraId="4032DAEB" w14:textId="4CEDAF12">
      <w:pPr>
        <w:pStyle w:val="TOC3"/>
        <w:tabs>
          <w:tab w:val="right" w:leader="dot" w:pos="9016"/>
        </w:tabs>
        <w:rPr>
          <w:noProof/>
          <w:kern w:val="2"/>
          <w:sz w:val="24"/>
          <w:szCs w:val="24"/>
          <w14:ligatures w14:val="standardContextual"/>
        </w:rPr>
      </w:pPr>
      <w:hyperlink w:history="1" w:anchor="_Toc229417845">
        <w:r w:rsidRPr="007B5631">
          <w:rPr>
            <w:rStyle w:val="Hyperlink"/>
            <w:noProof/>
          </w:rPr>
          <w:t>4.4.3 Expired</w:t>
        </w:r>
        <w:r>
          <w:rPr>
            <w:noProof/>
            <w:webHidden/>
          </w:rPr>
          <w:tab/>
        </w:r>
        <w:r>
          <w:rPr>
            <w:noProof/>
            <w:webHidden/>
          </w:rPr>
          <w:fldChar w:fldCharType="begin"/>
        </w:r>
        <w:r>
          <w:rPr>
            <w:noProof/>
            <w:webHidden/>
          </w:rPr>
          <w:instrText xml:space="preserve"> PAGEREF _Toc229417845 \h </w:instrText>
        </w:r>
        <w:r>
          <w:rPr>
            <w:noProof/>
            <w:webHidden/>
          </w:rPr>
        </w:r>
        <w:r>
          <w:rPr>
            <w:noProof/>
            <w:webHidden/>
          </w:rPr>
          <w:fldChar w:fldCharType="separate"/>
        </w:r>
        <w:r>
          <w:rPr>
            <w:noProof/>
            <w:webHidden/>
          </w:rPr>
          <w:t>59</w:t>
        </w:r>
        <w:r>
          <w:rPr>
            <w:noProof/>
            <w:webHidden/>
          </w:rPr>
          <w:fldChar w:fldCharType="end"/>
        </w:r>
      </w:hyperlink>
    </w:p>
    <w:p w:rsidR="009E0E49" w:rsidRDefault="009E0E49" w14:paraId="7A052FCD" w14:textId="32D30176">
      <w:pPr>
        <w:pStyle w:val="TOC3"/>
        <w:tabs>
          <w:tab w:val="right" w:leader="dot" w:pos="9016"/>
        </w:tabs>
        <w:rPr>
          <w:noProof/>
          <w:kern w:val="2"/>
          <w:sz w:val="24"/>
          <w:szCs w:val="24"/>
          <w14:ligatures w14:val="standardContextual"/>
        </w:rPr>
      </w:pPr>
      <w:hyperlink w:history="1" w:anchor="_Toc229417846">
        <w:r w:rsidRPr="007B5631">
          <w:rPr>
            <w:rStyle w:val="Hyperlink"/>
            <w:noProof/>
          </w:rPr>
          <w:t>4.4.4 Export</w:t>
        </w:r>
        <w:r>
          <w:rPr>
            <w:noProof/>
            <w:webHidden/>
          </w:rPr>
          <w:tab/>
        </w:r>
        <w:r>
          <w:rPr>
            <w:noProof/>
            <w:webHidden/>
          </w:rPr>
          <w:fldChar w:fldCharType="begin"/>
        </w:r>
        <w:r>
          <w:rPr>
            <w:noProof/>
            <w:webHidden/>
          </w:rPr>
          <w:instrText xml:space="preserve"> PAGEREF _Toc229417846 \h </w:instrText>
        </w:r>
        <w:r>
          <w:rPr>
            <w:noProof/>
            <w:webHidden/>
          </w:rPr>
        </w:r>
        <w:r>
          <w:rPr>
            <w:noProof/>
            <w:webHidden/>
          </w:rPr>
          <w:fldChar w:fldCharType="separate"/>
        </w:r>
        <w:r>
          <w:rPr>
            <w:noProof/>
            <w:webHidden/>
          </w:rPr>
          <w:t>61</w:t>
        </w:r>
        <w:r>
          <w:rPr>
            <w:noProof/>
            <w:webHidden/>
          </w:rPr>
          <w:fldChar w:fldCharType="end"/>
        </w:r>
      </w:hyperlink>
    </w:p>
    <w:p w:rsidR="009E0E49" w:rsidRDefault="009E0E49" w14:paraId="3407C1C9" w14:textId="68238D1A">
      <w:pPr>
        <w:pStyle w:val="TOC2"/>
        <w:tabs>
          <w:tab w:val="right" w:leader="dot" w:pos="9016"/>
        </w:tabs>
        <w:rPr>
          <w:noProof/>
          <w:kern w:val="2"/>
          <w:sz w:val="24"/>
          <w:szCs w:val="24"/>
          <w14:ligatures w14:val="standardContextual"/>
        </w:rPr>
      </w:pPr>
      <w:hyperlink w:history="1" w:anchor="_Toc229417847">
        <w:r w:rsidRPr="007B5631">
          <w:rPr>
            <w:rStyle w:val="Hyperlink"/>
            <w:noProof/>
          </w:rPr>
          <w:t>4.5 Inventory and Stock Adjustment (ObjectEvent)</w:t>
        </w:r>
        <w:r>
          <w:rPr>
            <w:noProof/>
            <w:webHidden/>
          </w:rPr>
          <w:tab/>
        </w:r>
        <w:r>
          <w:rPr>
            <w:noProof/>
            <w:webHidden/>
          </w:rPr>
          <w:fldChar w:fldCharType="begin"/>
        </w:r>
        <w:r>
          <w:rPr>
            <w:noProof/>
            <w:webHidden/>
          </w:rPr>
          <w:instrText xml:space="preserve"> PAGEREF _Toc229417847 \h </w:instrText>
        </w:r>
        <w:r>
          <w:rPr>
            <w:noProof/>
            <w:webHidden/>
          </w:rPr>
        </w:r>
        <w:r>
          <w:rPr>
            <w:noProof/>
            <w:webHidden/>
          </w:rPr>
          <w:fldChar w:fldCharType="separate"/>
        </w:r>
        <w:r>
          <w:rPr>
            <w:noProof/>
            <w:webHidden/>
          </w:rPr>
          <w:t>63</w:t>
        </w:r>
        <w:r>
          <w:rPr>
            <w:noProof/>
            <w:webHidden/>
          </w:rPr>
          <w:fldChar w:fldCharType="end"/>
        </w:r>
      </w:hyperlink>
    </w:p>
    <w:p w:rsidR="009E0E49" w:rsidRDefault="009E0E49" w14:paraId="28A20EAB" w14:textId="250DBD39">
      <w:pPr>
        <w:pStyle w:val="TOC1"/>
        <w:tabs>
          <w:tab w:val="right" w:leader="dot" w:pos="9016"/>
        </w:tabs>
        <w:rPr>
          <w:noProof/>
          <w:kern w:val="2"/>
          <w:sz w:val="24"/>
          <w:szCs w:val="24"/>
          <w14:ligatures w14:val="standardContextual"/>
        </w:rPr>
      </w:pPr>
      <w:hyperlink w:history="1" w:anchor="_Toc229417848">
        <w:r w:rsidRPr="007B5631">
          <w:rPr>
            <w:rStyle w:val="Hyperlink"/>
            <w:noProof/>
          </w:rPr>
          <w:t>5 Constraints</w:t>
        </w:r>
        <w:r>
          <w:rPr>
            <w:noProof/>
            <w:webHidden/>
          </w:rPr>
          <w:tab/>
        </w:r>
        <w:r>
          <w:rPr>
            <w:noProof/>
            <w:webHidden/>
          </w:rPr>
          <w:fldChar w:fldCharType="begin"/>
        </w:r>
        <w:r>
          <w:rPr>
            <w:noProof/>
            <w:webHidden/>
          </w:rPr>
          <w:instrText xml:space="preserve"> PAGEREF _Toc229417848 \h </w:instrText>
        </w:r>
        <w:r>
          <w:rPr>
            <w:noProof/>
            <w:webHidden/>
          </w:rPr>
        </w:r>
        <w:r>
          <w:rPr>
            <w:noProof/>
            <w:webHidden/>
          </w:rPr>
          <w:fldChar w:fldCharType="separate"/>
        </w:r>
        <w:r>
          <w:rPr>
            <w:noProof/>
            <w:webHidden/>
          </w:rPr>
          <w:t>64</w:t>
        </w:r>
        <w:r>
          <w:rPr>
            <w:noProof/>
            <w:webHidden/>
          </w:rPr>
          <w:fldChar w:fldCharType="end"/>
        </w:r>
      </w:hyperlink>
    </w:p>
    <w:p w:rsidR="009E0E49" w:rsidRDefault="009E0E49" w14:paraId="6C197702" w14:textId="5DA44A72">
      <w:pPr>
        <w:pStyle w:val="TOC1"/>
        <w:tabs>
          <w:tab w:val="right" w:leader="dot" w:pos="9016"/>
        </w:tabs>
        <w:rPr>
          <w:noProof/>
          <w:kern w:val="2"/>
          <w:sz w:val="24"/>
          <w:szCs w:val="24"/>
          <w14:ligatures w14:val="standardContextual"/>
        </w:rPr>
      </w:pPr>
      <w:hyperlink w:history="1" w:anchor="_Toc229417849">
        <w:r w:rsidRPr="007B5631">
          <w:rPr>
            <w:rStyle w:val="Hyperlink"/>
            <w:noProof/>
          </w:rPr>
          <w:t>6. Validation and Error Handling</w:t>
        </w:r>
        <w:r>
          <w:rPr>
            <w:noProof/>
            <w:webHidden/>
          </w:rPr>
          <w:tab/>
        </w:r>
        <w:r>
          <w:rPr>
            <w:noProof/>
            <w:webHidden/>
          </w:rPr>
          <w:fldChar w:fldCharType="begin"/>
        </w:r>
        <w:r>
          <w:rPr>
            <w:noProof/>
            <w:webHidden/>
          </w:rPr>
          <w:instrText xml:space="preserve"> PAGEREF _Toc229417849 \h </w:instrText>
        </w:r>
        <w:r>
          <w:rPr>
            <w:noProof/>
            <w:webHidden/>
          </w:rPr>
        </w:r>
        <w:r>
          <w:rPr>
            <w:noProof/>
            <w:webHidden/>
          </w:rPr>
          <w:fldChar w:fldCharType="separate"/>
        </w:r>
        <w:r>
          <w:rPr>
            <w:noProof/>
            <w:webHidden/>
          </w:rPr>
          <w:t>65</w:t>
        </w:r>
        <w:r>
          <w:rPr>
            <w:noProof/>
            <w:webHidden/>
          </w:rPr>
          <w:fldChar w:fldCharType="end"/>
        </w:r>
      </w:hyperlink>
    </w:p>
    <w:p w:rsidR="009E0E49" w:rsidRDefault="009E0E49" w14:paraId="27F76D1B" w14:textId="6D77F7A0">
      <w:pPr>
        <w:pStyle w:val="TOC2"/>
        <w:tabs>
          <w:tab w:val="right" w:leader="dot" w:pos="9016"/>
        </w:tabs>
        <w:rPr>
          <w:noProof/>
          <w:kern w:val="2"/>
          <w:sz w:val="24"/>
          <w:szCs w:val="24"/>
          <w14:ligatures w14:val="standardContextual"/>
        </w:rPr>
      </w:pPr>
      <w:hyperlink w:history="1" w:anchor="_Toc229417850">
        <w:r w:rsidRPr="007B5631">
          <w:rPr>
            <w:rStyle w:val="Hyperlink"/>
            <w:noProof/>
          </w:rPr>
          <w:t>6.1 Error Categories</w:t>
        </w:r>
        <w:r>
          <w:rPr>
            <w:noProof/>
            <w:webHidden/>
          </w:rPr>
          <w:tab/>
        </w:r>
        <w:r>
          <w:rPr>
            <w:noProof/>
            <w:webHidden/>
          </w:rPr>
          <w:fldChar w:fldCharType="begin"/>
        </w:r>
        <w:r>
          <w:rPr>
            <w:noProof/>
            <w:webHidden/>
          </w:rPr>
          <w:instrText xml:space="preserve"> PAGEREF _Toc229417850 \h </w:instrText>
        </w:r>
        <w:r>
          <w:rPr>
            <w:noProof/>
            <w:webHidden/>
          </w:rPr>
        </w:r>
        <w:r>
          <w:rPr>
            <w:noProof/>
            <w:webHidden/>
          </w:rPr>
          <w:fldChar w:fldCharType="separate"/>
        </w:r>
        <w:r>
          <w:rPr>
            <w:noProof/>
            <w:webHidden/>
          </w:rPr>
          <w:t>65</w:t>
        </w:r>
        <w:r>
          <w:rPr>
            <w:noProof/>
            <w:webHidden/>
          </w:rPr>
          <w:fldChar w:fldCharType="end"/>
        </w:r>
      </w:hyperlink>
    </w:p>
    <w:p w:rsidR="009E0E49" w:rsidRDefault="009E0E49" w14:paraId="5A217581" w14:textId="42E2782C">
      <w:pPr>
        <w:pStyle w:val="TOC3"/>
        <w:tabs>
          <w:tab w:val="right" w:leader="dot" w:pos="9016"/>
        </w:tabs>
        <w:rPr>
          <w:noProof/>
          <w:kern w:val="2"/>
          <w:sz w:val="24"/>
          <w:szCs w:val="24"/>
          <w14:ligatures w14:val="standardContextual"/>
        </w:rPr>
      </w:pPr>
      <w:hyperlink w:history="1" w:anchor="_Toc229417851">
        <w:r w:rsidRPr="007B5631">
          <w:rPr>
            <w:rStyle w:val="Hyperlink"/>
            <w:noProof/>
          </w:rPr>
          <w:t>6.1.1 Hard Reject codes</w:t>
        </w:r>
        <w:r>
          <w:rPr>
            <w:noProof/>
            <w:webHidden/>
          </w:rPr>
          <w:tab/>
        </w:r>
        <w:r>
          <w:rPr>
            <w:noProof/>
            <w:webHidden/>
          </w:rPr>
          <w:fldChar w:fldCharType="begin"/>
        </w:r>
        <w:r>
          <w:rPr>
            <w:noProof/>
            <w:webHidden/>
          </w:rPr>
          <w:instrText xml:space="preserve"> PAGEREF _Toc229417851 \h </w:instrText>
        </w:r>
        <w:r>
          <w:rPr>
            <w:noProof/>
            <w:webHidden/>
          </w:rPr>
        </w:r>
        <w:r>
          <w:rPr>
            <w:noProof/>
            <w:webHidden/>
          </w:rPr>
          <w:fldChar w:fldCharType="separate"/>
        </w:r>
        <w:r>
          <w:rPr>
            <w:noProof/>
            <w:webHidden/>
          </w:rPr>
          <w:t>65</w:t>
        </w:r>
        <w:r>
          <w:rPr>
            <w:noProof/>
            <w:webHidden/>
          </w:rPr>
          <w:fldChar w:fldCharType="end"/>
        </w:r>
      </w:hyperlink>
    </w:p>
    <w:p w:rsidR="009E0E49" w:rsidRDefault="009E0E49" w14:paraId="50A5C7C1" w14:textId="12F1CF40">
      <w:pPr>
        <w:pStyle w:val="TOC3"/>
        <w:tabs>
          <w:tab w:val="right" w:leader="dot" w:pos="9016"/>
        </w:tabs>
        <w:rPr>
          <w:noProof/>
          <w:kern w:val="2"/>
          <w:sz w:val="24"/>
          <w:szCs w:val="24"/>
          <w14:ligatures w14:val="standardContextual"/>
        </w:rPr>
      </w:pPr>
      <w:hyperlink w:history="1" w:anchor="_Toc229417852">
        <w:r w:rsidRPr="007B5631">
          <w:rPr>
            <w:rStyle w:val="Hyperlink"/>
            <w:noProof/>
          </w:rPr>
          <w:t>6.1.2 Flag Codes</w:t>
        </w:r>
        <w:r>
          <w:rPr>
            <w:noProof/>
            <w:webHidden/>
          </w:rPr>
          <w:tab/>
        </w:r>
        <w:r>
          <w:rPr>
            <w:noProof/>
            <w:webHidden/>
          </w:rPr>
          <w:fldChar w:fldCharType="begin"/>
        </w:r>
        <w:r>
          <w:rPr>
            <w:noProof/>
            <w:webHidden/>
          </w:rPr>
          <w:instrText xml:space="preserve"> PAGEREF _Toc229417852 \h </w:instrText>
        </w:r>
        <w:r>
          <w:rPr>
            <w:noProof/>
            <w:webHidden/>
          </w:rPr>
        </w:r>
        <w:r>
          <w:rPr>
            <w:noProof/>
            <w:webHidden/>
          </w:rPr>
          <w:fldChar w:fldCharType="separate"/>
        </w:r>
        <w:r>
          <w:rPr>
            <w:noProof/>
            <w:webHidden/>
          </w:rPr>
          <w:t>66</w:t>
        </w:r>
        <w:r>
          <w:rPr>
            <w:noProof/>
            <w:webHidden/>
          </w:rPr>
          <w:fldChar w:fldCharType="end"/>
        </w:r>
      </w:hyperlink>
    </w:p>
    <w:p w:rsidR="009E0E49" w:rsidRDefault="009E0E49" w14:paraId="02ED148E" w14:textId="1792FE41">
      <w:pPr>
        <w:pStyle w:val="TOC3"/>
        <w:tabs>
          <w:tab w:val="right" w:leader="dot" w:pos="9016"/>
        </w:tabs>
        <w:rPr>
          <w:noProof/>
          <w:kern w:val="2"/>
          <w:sz w:val="24"/>
          <w:szCs w:val="24"/>
          <w14:ligatures w14:val="standardContextual"/>
        </w:rPr>
      </w:pPr>
      <w:hyperlink w:history="1" w:anchor="_Toc229417853">
        <w:r w:rsidRPr="007B5631">
          <w:rPr>
            <w:rStyle w:val="Hyperlink"/>
            <w:noProof/>
          </w:rPr>
          <w:t>6.1.3 Out-of-Order Submission Policy</w:t>
        </w:r>
        <w:r>
          <w:rPr>
            <w:noProof/>
            <w:webHidden/>
          </w:rPr>
          <w:tab/>
        </w:r>
        <w:r>
          <w:rPr>
            <w:noProof/>
            <w:webHidden/>
          </w:rPr>
          <w:fldChar w:fldCharType="begin"/>
        </w:r>
        <w:r>
          <w:rPr>
            <w:noProof/>
            <w:webHidden/>
          </w:rPr>
          <w:instrText xml:space="preserve"> PAGEREF _Toc229417853 \h </w:instrText>
        </w:r>
        <w:r>
          <w:rPr>
            <w:noProof/>
            <w:webHidden/>
          </w:rPr>
        </w:r>
        <w:r>
          <w:rPr>
            <w:noProof/>
            <w:webHidden/>
          </w:rPr>
          <w:fldChar w:fldCharType="separate"/>
        </w:r>
        <w:r>
          <w:rPr>
            <w:noProof/>
            <w:webHidden/>
          </w:rPr>
          <w:t>68</w:t>
        </w:r>
        <w:r>
          <w:rPr>
            <w:noProof/>
            <w:webHidden/>
          </w:rPr>
          <w:fldChar w:fldCharType="end"/>
        </w:r>
      </w:hyperlink>
    </w:p>
    <w:p w:rsidR="009E0E49" w:rsidRDefault="009E0E49" w14:paraId="5C3A2C1A" w14:textId="52C149F2">
      <w:pPr>
        <w:pStyle w:val="TOC2"/>
        <w:tabs>
          <w:tab w:val="right" w:leader="dot" w:pos="9016"/>
        </w:tabs>
        <w:rPr>
          <w:noProof/>
          <w:kern w:val="2"/>
          <w:sz w:val="24"/>
          <w:szCs w:val="24"/>
          <w14:ligatures w14:val="standardContextual"/>
        </w:rPr>
      </w:pPr>
      <w:hyperlink w:history="1" w:anchor="_Toc229417854">
        <w:r w:rsidRPr="007B5631">
          <w:rPr>
            <w:rStyle w:val="Hyperlink"/>
            <w:noProof/>
          </w:rPr>
          <w:t>6.2 Status Messages</w:t>
        </w:r>
        <w:r>
          <w:rPr>
            <w:noProof/>
            <w:webHidden/>
          </w:rPr>
          <w:tab/>
        </w:r>
        <w:r>
          <w:rPr>
            <w:noProof/>
            <w:webHidden/>
          </w:rPr>
          <w:fldChar w:fldCharType="begin"/>
        </w:r>
        <w:r>
          <w:rPr>
            <w:noProof/>
            <w:webHidden/>
          </w:rPr>
          <w:instrText xml:space="preserve"> PAGEREF _Toc229417854 \h </w:instrText>
        </w:r>
        <w:r>
          <w:rPr>
            <w:noProof/>
            <w:webHidden/>
          </w:rPr>
        </w:r>
        <w:r>
          <w:rPr>
            <w:noProof/>
            <w:webHidden/>
          </w:rPr>
          <w:fldChar w:fldCharType="separate"/>
        </w:r>
        <w:r>
          <w:rPr>
            <w:noProof/>
            <w:webHidden/>
          </w:rPr>
          <w:t>68</w:t>
        </w:r>
        <w:r>
          <w:rPr>
            <w:noProof/>
            <w:webHidden/>
          </w:rPr>
          <w:fldChar w:fldCharType="end"/>
        </w:r>
      </w:hyperlink>
    </w:p>
    <w:p w:rsidR="009E0E49" w:rsidRDefault="009E0E49" w14:paraId="3EBADB35" w14:textId="6CB9B7F8">
      <w:pPr>
        <w:pStyle w:val="TOC2"/>
        <w:tabs>
          <w:tab w:val="right" w:leader="dot" w:pos="9016"/>
        </w:tabs>
        <w:rPr>
          <w:noProof/>
          <w:kern w:val="2"/>
          <w:sz w:val="24"/>
          <w:szCs w:val="24"/>
          <w14:ligatures w14:val="standardContextual"/>
        </w:rPr>
      </w:pPr>
      <w:hyperlink w:history="1" w:anchor="_Toc229417855">
        <w:r w:rsidRPr="007B5631">
          <w:rPr>
            <w:rStyle w:val="Hyperlink"/>
            <w:noProof/>
          </w:rPr>
          <w:t>6.3 Idempotency and Event Logging</w:t>
        </w:r>
        <w:r>
          <w:rPr>
            <w:noProof/>
            <w:webHidden/>
          </w:rPr>
          <w:tab/>
        </w:r>
        <w:r>
          <w:rPr>
            <w:noProof/>
            <w:webHidden/>
          </w:rPr>
          <w:fldChar w:fldCharType="begin"/>
        </w:r>
        <w:r>
          <w:rPr>
            <w:noProof/>
            <w:webHidden/>
          </w:rPr>
          <w:instrText xml:space="preserve"> PAGEREF _Toc229417855 \h </w:instrText>
        </w:r>
        <w:r>
          <w:rPr>
            <w:noProof/>
            <w:webHidden/>
          </w:rPr>
        </w:r>
        <w:r>
          <w:rPr>
            <w:noProof/>
            <w:webHidden/>
          </w:rPr>
          <w:fldChar w:fldCharType="separate"/>
        </w:r>
        <w:r>
          <w:rPr>
            <w:noProof/>
            <w:webHidden/>
          </w:rPr>
          <w:t>68</w:t>
        </w:r>
        <w:r>
          <w:rPr>
            <w:noProof/>
            <w:webHidden/>
          </w:rPr>
          <w:fldChar w:fldCharType="end"/>
        </w:r>
      </w:hyperlink>
    </w:p>
    <w:p w:rsidR="009E0E49" w:rsidRDefault="009E0E49" w14:paraId="2178511B" w14:textId="6EF54353">
      <w:pPr>
        <w:pStyle w:val="TOC1"/>
        <w:tabs>
          <w:tab w:val="right" w:leader="dot" w:pos="9016"/>
        </w:tabs>
        <w:rPr>
          <w:noProof/>
          <w:kern w:val="2"/>
          <w:sz w:val="24"/>
          <w:szCs w:val="24"/>
          <w14:ligatures w14:val="standardContextual"/>
        </w:rPr>
      </w:pPr>
      <w:hyperlink w:history="1" w:anchor="_Toc229417856">
        <w:r w:rsidRPr="007B5631">
          <w:rPr>
            <w:rStyle w:val="Hyperlink"/>
            <w:noProof/>
          </w:rPr>
          <w:t>Appendix A: Glossary</w:t>
        </w:r>
        <w:r>
          <w:rPr>
            <w:noProof/>
            <w:webHidden/>
          </w:rPr>
          <w:tab/>
        </w:r>
        <w:r>
          <w:rPr>
            <w:noProof/>
            <w:webHidden/>
          </w:rPr>
          <w:fldChar w:fldCharType="begin"/>
        </w:r>
        <w:r>
          <w:rPr>
            <w:noProof/>
            <w:webHidden/>
          </w:rPr>
          <w:instrText xml:space="preserve"> PAGEREF _Toc229417856 \h </w:instrText>
        </w:r>
        <w:r>
          <w:rPr>
            <w:noProof/>
            <w:webHidden/>
          </w:rPr>
        </w:r>
        <w:r>
          <w:rPr>
            <w:noProof/>
            <w:webHidden/>
          </w:rPr>
          <w:fldChar w:fldCharType="separate"/>
        </w:r>
        <w:r>
          <w:rPr>
            <w:noProof/>
            <w:webHidden/>
          </w:rPr>
          <w:t>70</w:t>
        </w:r>
        <w:r>
          <w:rPr>
            <w:noProof/>
            <w:webHidden/>
          </w:rPr>
          <w:fldChar w:fldCharType="end"/>
        </w:r>
      </w:hyperlink>
    </w:p>
    <w:p w:rsidR="009E0E49" w:rsidRDefault="009E0E49" w14:paraId="1FCC2BE9" w14:textId="639712B4">
      <w:pPr>
        <w:pStyle w:val="TOC1"/>
        <w:tabs>
          <w:tab w:val="right" w:leader="dot" w:pos="9016"/>
        </w:tabs>
        <w:rPr>
          <w:noProof/>
          <w:kern w:val="2"/>
          <w:sz w:val="24"/>
          <w:szCs w:val="24"/>
          <w14:ligatures w14:val="standardContextual"/>
        </w:rPr>
      </w:pPr>
      <w:hyperlink w:history="1" w:anchor="_Toc229417857">
        <w:r w:rsidRPr="007B5631">
          <w:rPr>
            <w:rStyle w:val="Hyperlink"/>
            <w:noProof/>
          </w:rPr>
          <w:t>Appendix B: State Transition Matrix</w:t>
        </w:r>
        <w:r>
          <w:rPr>
            <w:noProof/>
            <w:webHidden/>
          </w:rPr>
          <w:tab/>
        </w:r>
        <w:r>
          <w:rPr>
            <w:noProof/>
            <w:webHidden/>
          </w:rPr>
          <w:fldChar w:fldCharType="begin"/>
        </w:r>
        <w:r>
          <w:rPr>
            <w:noProof/>
            <w:webHidden/>
          </w:rPr>
          <w:instrText xml:space="preserve"> PAGEREF _Toc229417857 \h </w:instrText>
        </w:r>
        <w:r>
          <w:rPr>
            <w:noProof/>
            <w:webHidden/>
          </w:rPr>
        </w:r>
        <w:r>
          <w:rPr>
            <w:noProof/>
            <w:webHidden/>
          </w:rPr>
          <w:fldChar w:fldCharType="separate"/>
        </w:r>
        <w:r>
          <w:rPr>
            <w:noProof/>
            <w:webHidden/>
          </w:rPr>
          <w:t>71</w:t>
        </w:r>
        <w:r>
          <w:rPr>
            <w:noProof/>
            <w:webHidden/>
          </w:rPr>
          <w:fldChar w:fldCharType="end"/>
        </w:r>
      </w:hyperlink>
    </w:p>
    <w:p w:rsidR="009E0E49" w:rsidRDefault="009E0E49" w14:paraId="76BD5ED6" w14:textId="0D0AEC7A">
      <w:pPr>
        <w:pStyle w:val="TOC1"/>
        <w:tabs>
          <w:tab w:val="right" w:leader="dot" w:pos="9016"/>
        </w:tabs>
        <w:rPr>
          <w:noProof/>
          <w:kern w:val="2"/>
          <w:sz w:val="24"/>
          <w:szCs w:val="24"/>
          <w14:ligatures w14:val="standardContextual"/>
        </w:rPr>
      </w:pPr>
      <w:hyperlink w:history="1" w:anchor="_Toc229417858">
        <w:r w:rsidRPr="007B5631">
          <w:rPr>
            <w:rStyle w:val="Hyperlink"/>
            <w:noProof/>
          </w:rPr>
          <w:t>Appendix</w:t>
        </w:r>
        <w:r>
          <w:rPr>
            <w:noProof/>
            <w:webHidden/>
          </w:rPr>
          <w:tab/>
        </w:r>
        <w:r>
          <w:rPr>
            <w:noProof/>
            <w:webHidden/>
          </w:rPr>
          <w:fldChar w:fldCharType="begin"/>
        </w:r>
        <w:r>
          <w:rPr>
            <w:noProof/>
            <w:webHidden/>
          </w:rPr>
          <w:instrText xml:space="preserve"> PAGEREF _Toc229417858 \h </w:instrText>
        </w:r>
        <w:r>
          <w:rPr>
            <w:noProof/>
            <w:webHidden/>
          </w:rPr>
        </w:r>
        <w:r>
          <w:rPr>
            <w:noProof/>
            <w:webHidden/>
          </w:rPr>
          <w:fldChar w:fldCharType="separate"/>
        </w:r>
        <w:r>
          <w:rPr>
            <w:noProof/>
            <w:webHidden/>
          </w:rPr>
          <w:t>73</w:t>
        </w:r>
        <w:r>
          <w:rPr>
            <w:noProof/>
            <w:webHidden/>
          </w:rPr>
          <w:fldChar w:fldCharType="end"/>
        </w:r>
      </w:hyperlink>
    </w:p>
    <w:p w:rsidR="00BE6FAB" w:rsidP="00BE6FAB" w:rsidRDefault="00BE6FAB" w14:paraId="7D200886" w14:textId="59EC25BC">
      <w:pPr>
        <w:pStyle w:val="TOC1"/>
        <w:tabs>
          <w:tab w:val="right" w:leader="dot" w:pos="9015"/>
        </w:tabs>
        <w:rPr>
          <w:noProof/>
          <w:kern w:val="2"/>
          <w:sz w:val="24"/>
          <w:szCs w:val="24"/>
          <w14:ligatures w14:val="standardContextual"/>
        </w:rPr>
      </w:pPr>
      <w:r>
        <w:fldChar w:fldCharType="end"/>
      </w:r>
    </w:p>
    <w:p w:rsidR="00BE6FAB" w:rsidP="00BE6FAB" w:rsidRDefault="00BE6FAB" w14:paraId="50F3F3BD" w14:textId="77777777">
      <w:pPr>
        <w:pStyle w:val="TOC1"/>
        <w:tabs>
          <w:tab w:val="right" w:leader="dot" w:pos="9345"/>
        </w:tabs>
      </w:pPr>
    </w:p>
    <w:p w:rsidR="00BE6FAB" w:rsidP="00BE6FAB" w:rsidRDefault="00BE6FAB" w14:paraId="39DA8BA0" w14:textId="77777777"/>
    <w:p w:rsidR="00BE6FAB" w:rsidP="00BE6FAB" w:rsidRDefault="00BE6FAB" w14:paraId="102B5D88" w14:textId="77777777">
      <w:pPr>
        <w:sectPr w:rsidR="00BE6FAB" w:rsidSect="00BE6FAB">
          <w:headerReference w:type="default" r:id="rId14"/>
          <w:footerReference w:type="default" r:id="rId15"/>
          <w:pgSz w:w="11906" w:h="16838" w:orient="portrait"/>
          <w:pgMar w:top="1440" w:right="1440" w:bottom="1440" w:left="1440" w:header="720" w:footer="720" w:gutter="0"/>
          <w:cols w:space="720"/>
        </w:sectPr>
      </w:pPr>
    </w:p>
    <w:p w:rsidR="00BE6FAB" w:rsidP="00BE6FAB" w:rsidRDefault="00BE6FAB" w14:paraId="6AAFED2A" w14:textId="77777777">
      <w:pPr>
        <w:pStyle w:val="Heading1"/>
      </w:pPr>
      <w:bookmarkStart w:name="_Toc229417796" w:id="1"/>
      <w:r>
        <w:t>1. Introduction</w:t>
      </w:r>
      <w:bookmarkEnd w:id="1"/>
    </w:p>
    <w:p w:rsidR="00BE6FAB" w:rsidP="00BE6FAB" w:rsidRDefault="00BE6FAB" w14:paraId="7A2A5E63" w14:textId="77777777">
      <w:r>
        <w:t>The Kenya National Track &amp; Trace Hub implements a GS1-aligned national serialization and track-and-trace framework for pharmaceutical products. This system safeguards patient safety, combats counterfeit medicines, and ensures end-to-end regulatory visibility from manufacturing through dispensing.</w:t>
      </w:r>
    </w:p>
    <w:p w:rsidR="00BE6FAB" w:rsidP="00BE6FAB" w:rsidRDefault="00BE6FAB" w14:paraId="4673FF04" w14:textId="77777777">
      <w:r>
        <w:t>This document defines the technical onboarding and EPCIS event reporting requirements for all supply-chain participants, including:</w:t>
      </w:r>
    </w:p>
    <w:p w:rsidR="00BE6FAB" w:rsidP="00BE6FAB" w:rsidRDefault="00BE6FAB" w14:paraId="6B0B0A74" w14:textId="77777777">
      <w:pPr>
        <w:numPr>
          <w:ilvl w:val="0"/>
          <w:numId w:val="11"/>
        </w:numPr>
        <w:spacing w:after="160"/>
      </w:pPr>
      <w:r>
        <w:t>Manufacturers / Marketing Authorization Holders (MAH) - Domestic &amp; Foreign</w:t>
      </w:r>
    </w:p>
    <w:p w:rsidR="00BE6FAB" w:rsidP="00BE6FAB" w:rsidRDefault="00BE6FAB" w14:paraId="219CE15B" w14:textId="77777777">
      <w:pPr>
        <w:numPr>
          <w:ilvl w:val="0"/>
          <w:numId w:val="11"/>
        </w:numPr>
        <w:spacing w:after="160"/>
      </w:pPr>
      <w:r>
        <w:t>Distributors / Wholesalers / 3PLs</w:t>
      </w:r>
    </w:p>
    <w:p w:rsidR="00BE6FAB" w:rsidP="00BE6FAB" w:rsidRDefault="00BE6FAB" w14:paraId="1A7E120A" w14:textId="77777777">
      <w:pPr>
        <w:numPr>
          <w:ilvl w:val="0"/>
          <w:numId w:val="11"/>
        </w:numPr>
        <w:spacing w:after="160"/>
      </w:pPr>
      <w:r>
        <w:t>Dispensers (Pharmacies, Hospitals, Healthcare Facilities)</w:t>
      </w:r>
    </w:p>
    <w:p w:rsidR="00BE6FAB" w:rsidP="00BE6FAB" w:rsidRDefault="00BE6FAB" w14:paraId="7186C306" w14:textId="77777777">
      <w:pPr>
        <w:spacing w:before="200"/>
      </w:pPr>
      <w:r>
        <w:rPr>
          <w:b/>
        </w:rPr>
        <w:t>Key Principles:</w:t>
      </w:r>
    </w:p>
    <w:p w:rsidR="00BE6FAB" w:rsidP="00BE6FAB" w:rsidRDefault="3CF670FA" w14:paraId="59F4C2A0" w14:textId="05AADF34">
      <w:pPr>
        <w:pStyle w:val="ListParagraph"/>
        <w:numPr>
          <w:ilvl w:val="0"/>
          <w:numId w:val="13"/>
        </w:numPr>
        <w:spacing w:after="160"/>
      </w:pPr>
      <w:r>
        <w:t>All events submitted to the Natio</w:t>
      </w:r>
      <w:r w:rsidR="323B99E1">
        <w:t>x</w:t>
      </w:r>
      <w:r>
        <w:t>nal Track &amp; Trace Hub Platform must be GS1-compliant.</w:t>
      </w:r>
    </w:p>
    <w:p w:rsidR="00BE6FAB" w:rsidP="00BE6FAB" w:rsidRDefault="00BE6FAB" w14:paraId="1DDB614C" w14:textId="77777777">
      <w:pPr>
        <w:pStyle w:val="ListParagraph"/>
        <w:numPr>
          <w:ilvl w:val="0"/>
          <w:numId w:val="13"/>
        </w:numPr>
        <w:spacing w:after="160"/>
      </w:pPr>
      <w:r>
        <w:t>The platform does not correct, infer, or transform partner data.</w:t>
      </w:r>
    </w:p>
    <w:p w:rsidR="00BE6FAB" w:rsidP="00BE6FAB" w:rsidRDefault="00BE6FAB" w14:paraId="04306D0A" w14:textId="77777777">
      <w:pPr>
        <w:pStyle w:val="ListParagraph"/>
        <w:numPr>
          <w:ilvl w:val="0"/>
          <w:numId w:val="13"/>
        </w:numPr>
        <w:spacing w:after="160"/>
      </w:pPr>
      <w:r>
        <w:t>Events non-adherent to the EPCIS standard prescribed in this document, will be rejected/flagged with error codes.</w:t>
      </w:r>
    </w:p>
    <w:p w:rsidR="00BE6FAB" w:rsidP="00BE6FAB" w:rsidRDefault="00BE6FAB" w14:paraId="50D3D699" w14:textId="77777777">
      <w:pPr>
        <w:pStyle w:val="ListParagraph"/>
        <w:numPr>
          <w:ilvl w:val="0"/>
          <w:numId w:val="13"/>
        </w:numPr>
        <w:spacing w:after="160"/>
      </w:pPr>
      <w:r w:rsidRPr="0E680CB1">
        <w:t>Events are immutable once accepted - no modifications or deletions are permitted.</w:t>
      </w:r>
    </w:p>
    <w:p w:rsidR="00BE6FAB" w:rsidP="00BE6FAB" w:rsidRDefault="00BE6FAB" w14:paraId="69DC8DBC" w14:textId="77777777">
      <w:pPr>
        <w:pStyle w:val="Heading2"/>
      </w:pPr>
      <w:bookmarkStart w:name="_Toc229417797" w:id="2"/>
      <w:r>
        <w:t>1.1 Scope of This Document</w:t>
      </w:r>
      <w:bookmarkEnd w:id="2"/>
    </w:p>
    <w:p w:rsidR="00BE6FAB" w:rsidP="00BE6FAB" w:rsidRDefault="00BE6FAB" w14:paraId="4D36638D" w14:textId="77777777">
      <w:r>
        <w:rPr>
          <w:b/>
        </w:rPr>
        <w:t xml:space="preserve">In Scope: </w:t>
      </w:r>
      <w:r>
        <w:t>EPCIS event specifications, accepted event types per stakeholder, mandatory GS1 identifiers, sample payloads for both EPCIS 1.2 (XML) and EPCIS 2.0 (JSON-LD), rejection rules, and error handling.</w:t>
      </w:r>
    </w:p>
    <w:p w:rsidR="00BE6FAB" w:rsidP="00BE6FAB" w:rsidRDefault="00BE6FAB" w14:paraId="3A95F489" w14:textId="77777777">
      <w:r>
        <w:rPr>
          <w:noProof/>
        </w:rPr>
        <w:drawing>
          <wp:inline distT="0" distB="0" distL="0" distR="0" wp14:anchorId="72B2DA4B" wp14:editId="526D6C4D">
            <wp:extent cx="5724525" cy="2013539"/>
            <wp:effectExtent l="0" t="0" r="0" b="0"/>
            <wp:docPr id="456158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8424" name="Picture 456158424"/>
                    <pic:cNvPicPr/>
                  </pic:nvPicPr>
                  <pic:blipFill>
                    <a:blip r:embed="rId16">
                      <a:extLst>
                        <a:ext uri="{28A0092B-C50C-407E-A947-70E740481C1C}">
                          <a14:useLocalDpi xmlns:a14="http://schemas.microsoft.com/office/drawing/2010/main"/>
                        </a:ext>
                      </a:extLst>
                    </a:blip>
                    <a:srcRect t="14260" b="33023"/>
                    <a:stretch>
                      <a:fillRect/>
                    </a:stretch>
                  </pic:blipFill>
                  <pic:spPr>
                    <a:xfrm>
                      <a:off x="0" y="0"/>
                      <a:ext cx="5724525" cy="2013539"/>
                    </a:xfrm>
                    <a:prstGeom prst="rect">
                      <a:avLst/>
                    </a:prstGeom>
                  </pic:spPr>
                </pic:pic>
              </a:graphicData>
            </a:graphic>
          </wp:inline>
        </w:drawing>
      </w:r>
    </w:p>
    <w:p w:rsidRPr="00573780" w:rsidR="00BE6FAB" w:rsidP="00BE6FAB" w:rsidRDefault="00BE6FAB" w14:paraId="25D2FD38" w14:textId="77777777">
      <w:pPr>
        <w:pStyle w:val="Heading2"/>
      </w:pPr>
      <w:bookmarkStart w:name="_Toc229417798" w:id="3"/>
      <w:r>
        <w:t xml:space="preserve">1.2 Rules </w:t>
      </w:r>
      <w:r w:rsidRPr="00573780">
        <w:t>for</w:t>
      </w:r>
      <w:r>
        <w:t xml:space="preserve"> </w:t>
      </w:r>
      <w:r w:rsidRPr="00573780">
        <w:t>Communicating</w:t>
      </w:r>
      <w:r>
        <w:t xml:space="preserve"> with TnT Hub</w:t>
      </w:r>
      <w:bookmarkEnd w:id="3"/>
    </w:p>
    <w:p w:rsidR="00BE6FAB" w:rsidP="00BE6FAB" w:rsidRDefault="00BE6FAB" w14:paraId="2A4911D4" w14:textId="77777777">
      <w:r w:rsidRPr="2E7D5E53">
        <w:t xml:space="preserve">Serial </w:t>
      </w:r>
      <w:r>
        <w:t>number data</w:t>
      </w:r>
      <w:r w:rsidRPr="2E7D5E53">
        <w:t xml:space="preserve"> must be reported to </w:t>
      </w:r>
      <w:r w:rsidRPr="3C545CAF">
        <w:t>TnT</w:t>
      </w:r>
      <w:r w:rsidRPr="2E7D5E53">
        <w:t xml:space="preserve"> Hub in the following manner. </w:t>
      </w:r>
      <w:r>
        <w:br/>
      </w:r>
      <w:r>
        <w:br/>
      </w:r>
      <w:r w:rsidRPr="2E7D5E53">
        <w:t xml:space="preserve">a. All serial numbers contained in shipments imported to </w:t>
      </w:r>
      <w:r w:rsidRPr="3C545CAF">
        <w:t>Kenya</w:t>
      </w:r>
      <w:r w:rsidRPr="2E7D5E53">
        <w:t xml:space="preserve"> are to be reported as EPCIS 1.2 </w:t>
      </w:r>
      <w:r w:rsidRPr="09D3C3F3">
        <w:t xml:space="preserve">or 2.0 </w:t>
      </w:r>
      <w:r w:rsidRPr="2E7D5E53">
        <w:t xml:space="preserve">events. </w:t>
      </w:r>
      <w:r>
        <w:br/>
      </w:r>
      <w:r>
        <w:br/>
      </w:r>
      <w:r w:rsidRPr="2E7D5E53">
        <w:t xml:space="preserve">b. All serial numbers must be reported to the </w:t>
      </w:r>
      <w:r w:rsidRPr="360701E6">
        <w:t>Kenya Track &amp; Trace</w:t>
      </w:r>
      <w:r w:rsidRPr="2E7D5E53">
        <w:t xml:space="preserve"> Hub as the Agents/Distributors receive the shipments. </w:t>
      </w:r>
      <w:r>
        <w:br/>
      </w:r>
      <w:r>
        <w:br/>
      </w:r>
      <w:r w:rsidRPr="2E7D5E53">
        <w:t xml:space="preserve">c. All serial numbers that are packed and sent to dispensers must be reported to the </w:t>
      </w:r>
      <w:r w:rsidRPr="360701E6">
        <w:t>Kenya Track &amp; Trace</w:t>
      </w:r>
      <w:r w:rsidRPr="2E7D5E53">
        <w:t xml:space="preserve"> Hub when the Agents/Distributors send the shipments to the dispensers. All EPCIS events within a message file (envelope) must be sorted in chronological order; with the oldest event appearing first. (Inbound Receive of the medicines must occur prior to any packing and shipping events related to shipments going to Dispensers). Agents/Distributors sending the EPCIS events, must ensure that all messages are sent in the correct chronological order with the oldest first Do not send intermediate OBSERVE events such as movement of serialized products within a warehouse for stocking purposes. Any messages that must be sent again, should be sent in their entirety. Fragmented or partial messages will be rejected</w:t>
      </w:r>
      <w:r>
        <w:br/>
      </w:r>
    </w:p>
    <w:p w:rsidR="00BE6FAB" w:rsidP="00BE6FAB" w:rsidRDefault="00BE6FAB" w14:paraId="503DCC9A" w14:textId="77777777">
      <w:pPr>
        <w:pStyle w:val="Heading2"/>
      </w:pPr>
      <w:bookmarkStart w:name="_Toc229417799" w:id="4"/>
      <w:r>
        <w:t>1.3. Target Participants and Responsibilities</w:t>
      </w:r>
      <w:bookmarkEnd w:id="4"/>
    </w:p>
    <w:tbl>
      <w:tblPr>
        <w:tblW w:w="5000" w:type="pct"/>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2200"/>
        <w:gridCol w:w="7066"/>
      </w:tblGrid>
      <w:tr w:rsidR="00EC3B5C" w14:paraId="192170FC" w14:textId="77777777">
        <w:trPr>
          <w:trHeight w:val="400"/>
          <w:tblHeader/>
        </w:trPr>
        <w:tc>
          <w:tcPr>
            <w:tcW w:w="0" w:type="auto"/>
            <w:shd w:val="clear" w:color="auto" w:fill="E3F2FD"/>
            <w:vAlign w:val="center"/>
          </w:tcPr>
          <w:p w:rsidR="00BE6FAB" w:rsidRDefault="00BE6FAB" w14:paraId="6DDF20EF" w14:textId="77777777">
            <w:pPr>
              <w:spacing w:after="0"/>
            </w:pPr>
            <w:r>
              <w:rPr>
                <w:b/>
                <w:color w:val="263238"/>
                <w:sz w:val="20"/>
              </w:rPr>
              <w:t>Participant</w:t>
            </w:r>
          </w:p>
        </w:tc>
        <w:tc>
          <w:tcPr>
            <w:tcW w:w="0" w:type="auto"/>
            <w:shd w:val="clear" w:color="auto" w:fill="E3F2FD"/>
            <w:vAlign w:val="center"/>
          </w:tcPr>
          <w:p w:rsidR="00BE6FAB" w:rsidRDefault="00BE6FAB" w14:paraId="23FF6DBB" w14:textId="77777777">
            <w:pPr>
              <w:spacing w:after="0"/>
            </w:pPr>
            <w:r>
              <w:rPr>
                <w:b/>
                <w:color w:val="263238"/>
                <w:sz w:val="20"/>
              </w:rPr>
              <w:t>Reporting Responsibility</w:t>
            </w:r>
          </w:p>
        </w:tc>
      </w:tr>
      <w:tr w:rsidR="00EC3B5C" w14:paraId="7660B260" w14:textId="77777777">
        <w:trPr>
          <w:trHeight w:val="360"/>
        </w:trPr>
        <w:tc>
          <w:tcPr>
            <w:tcW w:w="0" w:type="auto"/>
            <w:vAlign w:val="center"/>
          </w:tcPr>
          <w:p w:rsidR="00BE6FAB" w:rsidRDefault="00BE6FAB" w14:paraId="32F8230D" w14:textId="77777777">
            <w:pPr>
              <w:spacing w:after="0"/>
            </w:pPr>
            <w:r>
              <w:rPr>
                <w:color w:val="263238"/>
                <w:sz w:val="20"/>
              </w:rPr>
              <w:t>Manufacturer / MAH</w:t>
            </w:r>
          </w:p>
        </w:tc>
        <w:tc>
          <w:tcPr>
            <w:tcW w:w="0" w:type="auto"/>
            <w:vAlign w:val="center"/>
          </w:tcPr>
          <w:p w:rsidR="00BE6FAB" w:rsidRDefault="00BE6FAB" w14:paraId="746589B4" w14:textId="77777777">
            <w:pPr>
              <w:spacing w:after="0"/>
              <w:rPr>
                <w:color w:val="263238"/>
                <w:sz w:val="20"/>
                <w:szCs w:val="20"/>
              </w:rPr>
            </w:pPr>
            <w:r w:rsidRPr="74B80B11">
              <w:rPr>
                <w:color w:val="263238"/>
                <w:sz w:val="20"/>
                <w:szCs w:val="20"/>
              </w:rPr>
              <w:t>Commission, Pack, Ship, Return Receive, Product Status Updates, Recall -Destruction</w:t>
            </w:r>
          </w:p>
        </w:tc>
      </w:tr>
      <w:tr w:rsidR="00EC3B5C" w14:paraId="58AB8376" w14:textId="77777777">
        <w:trPr>
          <w:trHeight w:val="360"/>
        </w:trPr>
        <w:tc>
          <w:tcPr>
            <w:tcW w:w="0" w:type="auto"/>
            <w:vAlign w:val="center"/>
          </w:tcPr>
          <w:p w:rsidR="00BE6FAB" w:rsidRDefault="00BE6FAB" w14:paraId="76A813F8" w14:textId="77777777">
            <w:pPr>
              <w:spacing w:after="0"/>
            </w:pPr>
            <w:r>
              <w:rPr>
                <w:color w:val="263238"/>
                <w:sz w:val="20"/>
              </w:rPr>
              <w:t>Distributor / 3PL</w:t>
            </w:r>
          </w:p>
        </w:tc>
        <w:tc>
          <w:tcPr>
            <w:tcW w:w="0" w:type="auto"/>
            <w:vAlign w:val="center"/>
          </w:tcPr>
          <w:p w:rsidR="00BE6FAB" w:rsidRDefault="00BE6FAB" w14:paraId="2912FE1E" w14:textId="77777777">
            <w:pPr>
              <w:spacing w:after="0"/>
              <w:rPr>
                <w:color w:val="263238"/>
                <w:sz w:val="20"/>
                <w:szCs w:val="20"/>
              </w:rPr>
            </w:pPr>
            <w:r w:rsidRPr="74B80B11">
              <w:rPr>
                <w:color w:val="263238"/>
                <w:sz w:val="20"/>
                <w:szCs w:val="20"/>
              </w:rPr>
              <w:t>Receive, Pack, Unpack, Ship, Return Ship/Receive, Status Updates, Inventory and Stock Adjustment, Recall -Destruction</w:t>
            </w:r>
          </w:p>
        </w:tc>
      </w:tr>
      <w:tr w:rsidR="00EC3B5C" w14:paraId="26CFF37D" w14:textId="77777777">
        <w:trPr>
          <w:trHeight w:val="360"/>
        </w:trPr>
        <w:tc>
          <w:tcPr>
            <w:tcW w:w="0" w:type="auto"/>
            <w:vAlign w:val="center"/>
          </w:tcPr>
          <w:p w:rsidR="00BE6FAB" w:rsidRDefault="00BE6FAB" w14:paraId="46DF3968" w14:textId="77777777">
            <w:pPr>
              <w:spacing w:after="0"/>
            </w:pPr>
            <w:r>
              <w:rPr>
                <w:color w:val="263238"/>
                <w:sz w:val="20"/>
              </w:rPr>
              <w:t>Facility / Hospital / Dispenser</w:t>
            </w:r>
          </w:p>
        </w:tc>
        <w:tc>
          <w:tcPr>
            <w:tcW w:w="0" w:type="auto"/>
            <w:vAlign w:val="center"/>
          </w:tcPr>
          <w:p w:rsidRPr="007C63A7" w:rsidR="00BE6FAB" w:rsidRDefault="00BE6FAB" w14:paraId="7CAA2810" w14:textId="77777777">
            <w:pPr>
              <w:spacing w:after="0"/>
              <w:rPr>
                <w:color w:val="263238"/>
                <w:sz w:val="20"/>
              </w:rPr>
            </w:pPr>
            <w:r>
              <w:rPr>
                <w:color w:val="263238"/>
                <w:sz w:val="20"/>
              </w:rPr>
              <w:t>Receive, Dispense, Return Ship, Status Updates</w:t>
            </w:r>
          </w:p>
        </w:tc>
      </w:tr>
    </w:tbl>
    <w:p w:rsidR="00BE6FAB" w:rsidP="00BE6FAB" w:rsidRDefault="00BE6FAB" w14:paraId="12BCB7B0" w14:textId="77777777">
      <w:pPr>
        <w:pStyle w:val="Heading1"/>
      </w:pPr>
      <w:bookmarkStart w:name="_Toc229417800" w:id="5"/>
      <w:r>
        <w:t>2. Technical Overview</w:t>
      </w:r>
      <w:bookmarkEnd w:id="5"/>
    </w:p>
    <w:p w:rsidR="00BE6FAB" w:rsidP="00BE6FAB" w:rsidRDefault="00BE6FAB" w14:paraId="6CDF9408" w14:textId="77777777">
      <w:pPr>
        <w:pStyle w:val="Heading2"/>
      </w:pPr>
      <w:bookmarkStart w:name="_Toc229417801" w:id="6"/>
      <w:r>
        <w:t>2.1 GS1 Standards Baseline</w:t>
      </w:r>
      <w:bookmarkEnd w:id="6"/>
    </w:p>
    <w:p w:rsidR="00BE6FAB" w:rsidP="00BE6FAB" w:rsidRDefault="00BE6FAB" w14:paraId="583EE07B" w14:textId="77777777">
      <w:r>
        <w:t>The Kenya National Track &amp; Trace Hub Platform enforces the following GS1 standards:</w:t>
      </w:r>
    </w:p>
    <w:tbl>
      <w:tblPr>
        <w:tblW w:w="5000" w:type="pct"/>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3175"/>
        <w:gridCol w:w="6091"/>
      </w:tblGrid>
      <w:tr w:rsidR="00EC3B5C" w14:paraId="46C9BBCD" w14:textId="77777777">
        <w:trPr>
          <w:trHeight w:val="400"/>
          <w:tblHeader/>
        </w:trPr>
        <w:tc>
          <w:tcPr>
            <w:tcW w:w="0" w:type="auto"/>
            <w:shd w:val="clear" w:color="auto" w:fill="E3F2FD"/>
            <w:vAlign w:val="center"/>
          </w:tcPr>
          <w:p w:rsidR="00BE6FAB" w:rsidRDefault="00BE6FAB" w14:paraId="7F36A5F9" w14:textId="77777777">
            <w:pPr>
              <w:spacing w:after="0"/>
            </w:pPr>
            <w:r>
              <w:rPr>
                <w:b/>
                <w:color w:val="263238"/>
                <w:sz w:val="20"/>
              </w:rPr>
              <w:t>Standard</w:t>
            </w:r>
          </w:p>
        </w:tc>
        <w:tc>
          <w:tcPr>
            <w:tcW w:w="0" w:type="auto"/>
            <w:shd w:val="clear" w:color="auto" w:fill="E3F2FD"/>
            <w:vAlign w:val="center"/>
          </w:tcPr>
          <w:p w:rsidR="00BE6FAB" w:rsidRDefault="00BE6FAB" w14:paraId="6E8A32BF" w14:textId="77777777">
            <w:pPr>
              <w:spacing w:after="0"/>
            </w:pPr>
            <w:r>
              <w:rPr>
                <w:b/>
                <w:color w:val="263238"/>
                <w:sz w:val="20"/>
              </w:rPr>
              <w:t>Version / Specification</w:t>
            </w:r>
          </w:p>
        </w:tc>
      </w:tr>
      <w:tr w:rsidR="00EC3B5C" w14:paraId="287DE822" w14:textId="77777777">
        <w:trPr>
          <w:trHeight w:val="360"/>
        </w:trPr>
        <w:tc>
          <w:tcPr>
            <w:tcW w:w="0" w:type="auto"/>
            <w:vAlign w:val="center"/>
          </w:tcPr>
          <w:p w:rsidR="00BE6FAB" w:rsidRDefault="00BE6FAB" w14:paraId="44368F66" w14:textId="77777777">
            <w:pPr>
              <w:spacing w:after="0"/>
            </w:pPr>
            <w:r>
              <w:rPr>
                <w:color w:val="263238"/>
                <w:sz w:val="20"/>
              </w:rPr>
              <w:t>EPCIS</w:t>
            </w:r>
          </w:p>
        </w:tc>
        <w:tc>
          <w:tcPr>
            <w:tcW w:w="0" w:type="auto"/>
            <w:vAlign w:val="center"/>
          </w:tcPr>
          <w:p w:rsidR="00BE6FAB" w:rsidRDefault="00BE6FAB" w14:paraId="7C28136B" w14:textId="77777777">
            <w:pPr>
              <w:spacing w:after="0"/>
              <w:rPr>
                <w:color w:val="263238"/>
                <w:sz w:val="20"/>
                <w:szCs w:val="20"/>
              </w:rPr>
            </w:pPr>
            <w:r w:rsidRPr="30604EAC">
              <w:rPr>
                <w:color w:val="263238"/>
                <w:sz w:val="20"/>
                <w:szCs w:val="20"/>
              </w:rPr>
              <w:t xml:space="preserve">1.2 (XML) and 2.0 (JSON-LD </w:t>
            </w:r>
            <w:r w:rsidRPr="30604EAC">
              <w:rPr>
                <w:b/>
                <w:bCs/>
                <w:color w:val="263238"/>
                <w:sz w:val="20"/>
                <w:szCs w:val="20"/>
              </w:rPr>
              <w:t>Recommended</w:t>
            </w:r>
            <w:r w:rsidRPr="3641296F">
              <w:rPr>
                <w:b/>
                <w:bCs/>
                <w:color w:val="263238"/>
                <w:sz w:val="20"/>
                <w:szCs w:val="20"/>
              </w:rPr>
              <w:t xml:space="preserve"> </w:t>
            </w:r>
            <w:r w:rsidRPr="7FD2C3DA">
              <w:rPr>
                <w:b/>
                <w:bCs/>
                <w:color w:val="263238"/>
                <w:sz w:val="20"/>
                <w:szCs w:val="20"/>
              </w:rPr>
              <w:t>Standard)</w:t>
            </w:r>
          </w:p>
        </w:tc>
      </w:tr>
      <w:tr w:rsidR="00EC3B5C" w14:paraId="5887F85E" w14:textId="77777777">
        <w:trPr>
          <w:trHeight w:val="360"/>
        </w:trPr>
        <w:tc>
          <w:tcPr>
            <w:tcW w:w="0" w:type="auto"/>
            <w:vAlign w:val="center"/>
          </w:tcPr>
          <w:p w:rsidR="00BE6FAB" w:rsidRDefault="00BE6FAB" w14:paraId="013F285D" w14:textId="77777777">
            <w:pPr>
              <w:spacing w:after="0"/>
            </w:pPr>
            <w:r>
              <w:rPr>
                <w:color w:val="263238"/>
                <w:sz w:val="20"/>
              </w:rPr>
              <w:t>CBV</w:t>
            </w:r>
          </w:p>
        </w:tc>
        <w:tc>
          <w:tcPr>
            <w:tcW w:w="0" w:type="auto"/>
            <w:vAlign w:val="center"/>
          </w:tcPr>
          <w:p w:rsidR="00BE6FAB" w:rsidRDefault="00BE6FAB" w14:paraId="6EFC1A40" w14:textId="77777777">
            <w:pPr>
              <w:spacing w:after="0"/>
            </w:pPr>
            <w:r>
              <w:rPr>
                <w:color w:val="263238"/>
                <w:sz w:val="20"/>
              </w:rPr>
              <w:t>GS1 Core Business Vocabulary 1.2</w:t>
            </w:r>
          </w:p>
        </w:tc>
      </w:tr>
      <w:tr w:rsidR="00EC3B5C" w14:paraId="677EB9B0" w14:textId="77777777">
        <w:trPr>
          <w:trHeight w:val="360"/>
        </w:trPr>
        <w:tc>
          <w:tcPr>
            <w:tcW w:w="0" w:type="auto"/>
            <w:vAlign w:val="center"/>
          </w:tcPr>
          <w:p w:rsidR="00BE6FAB" w:rsidRDefault="00BE6FAB" w14:paraId="735021E9" w14:textId="77777777">
            <w:pPr>
              <w:spacing w:after="0"/>
            </w:pPr>
            <w:r>
              <w:rPr>
                <w:color w:val="263238"/>
                <w:sz w:val="20"/>
              </w:rPr>
              <w:t>SBDH</w:t>
            </w:r>
          </w:p>
        </w:tc>
        <w:tc>
          <w:tcPr>
            <w:tcW w:w="0" w:type="auto"/>
            <w:vAlign w:val="center"/>
          </w:tcPr>
          <w:p w:rsidR="00BE6FAB" w:rsidRDefault="00BE6FAB" w14:paraId="6431D9D5" w14:textId="77777777">
            <w:pPr>
              <w:spacing w:after="0"/>
            </w:pPr>
            <w:r>
              <w:rPr>
                <w:color w:val="263238"/>
                <w:sz w:val="20"/>
              </w:rPr>
              <w:t>1.3 (for EPCIS 1.2 XML only)</w:t>
            </w:r>
          </w:p>
        </w:tc>
      </w:tr>
      <w:tr w:rsidR="00EC3B5C" w14:paraId="697D93DB" w14:textId="77777777">
        <w:trPr>
          <w:trHeight w:val="360"/>
        </w:trPr>
        <w:tc>
          <w:tcPr>
            <w:tcW w:w="0" w:type="auto"/>
            <w:vAlign w:val="center"/>
          </w:tcPr>
          <w:p w:rsidR="00BE6FAB" w:rsidRDefault="00BE6FAB" w14:paraId="03A671B4" w14:textId="77777777">
            <w:pPr>
              <w:spacing w:after="0"/>
            </w:pPr>
            <w:r>
              <w:rPr>
                <w:color w:val="263238"/>
                <w:sz w:val="20"/>
              </w:rPr>
              <w:t>GS1 General Specifications</w:t>
            </w:r>
          </w:p>
        </w:tc>
        <w:tc>
          <w:tcPr>
            <w:tcW w:w="0" w:type="auto"/>
            <w:vAlign w:val="center"/>
          </w:tcPr>
          <w:p w:rsidR="00BE6FAB" w:rsidRDefault="00BE6FAB" w14:paraId="2364B4EC" w14:textId="77777777">
            <w:pPr>
              <w:spacing w:after="0"/>
              <w:rPr>
                <w:color w:val="263238"/>
                <w:sz w:val="20"/>
                <w:szCs w:val="20"/>
              </w:rPr>
            </w:pPr>
            <w:r w:rsidRPr="7FD2C3DA">
              <w:rPr>
                <w:color w:val="263238"/>
                <w:sz w:val="20"/>
                <w:szCs w:val="20"/>
              </w:rPr>
              <w:t>Latest version</w:t>
            </w:r>
          </w:p>
        </w:tc>
      </w:tr>
    </w:tbl>
    <w:p w:rsidR="00BE6FAB" w:rsidP="00BE6FAB" w:rsidRDefault="00BE6FAB" w14:paraId="119E1566" w14:textId="77777777">
      <w:pPr>
        <w:pStyle w:val="Heading2"/>
      </w:pPr>
      <w:bookmarkStart w:name="_Toc229417802" w:id="7"/>
      <w:r>
        <w:t>2.2 Accepted Identifiers</w:t>
      </w:r>
      <w:bookmarkEnd w:id="7"/>
    </w:p>
    <w:p w:rsidR="00BE6FAB" w:rsidP="00BE6FAB" w:rsidRDefault="00BE6FAB" w14:paraId="78A79F8D" w14:textId="77777777">
      <w:r>
        <w:t>Only the following GS1 identifiers are accepted by the platform:</w:t>
      </w:r>
    </w:p>
    <w:tbl>
      <w:tblPr>
        <w:tblW w:w="9266" w:type="dxa"/>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1339"/>
        <w:gridCol w:w="3675"/>
        <w:gridCol w:w="4252"/>
      </w:tblGrid>
      <w:tr w:rsidR="00F66AD9" w14:paraId="67CAC395" w14:textId="77777777">
        <w:trPr>
          <w:trHeight w:val="400"/>
          <w:tblHeader/>
        </w:trPr>
        <w:tc>
          <w:tcPr>
            <w:tcW w:w="1339" w:type="dxa"/>
            <w:shd w:val="clear" w:color="auto" w:fill="E3F2FD"/>
            <w:vAlign w:val="center"/>
          </w:tcPr>
          <w:p w:rsidR="00BE6FAB" w:rsidRDefault="00BE6FAB" w14:paraId="51A0D896" w14:textId="77777777">
            <w:pPr>
              <w:spacing w:after="0"/>
            </w:pPr>
            <w:r>
              <w:rPr>
                <w:b/>
                <w:color w:val="263238"/>
                <w:sz w:val="20"/>
              </w:rPr>
              <w:t>Identifier</w:t>
            </w:r>
          </w:p>
        </w:tc>
        <w:tc>
          <w:tcPr>
            <w:tcW w:w="3675" w:type="dxa"/>
            <w:shd w:val="clear" w:color="auto" w:fill="E3F2FD"/>
            <w:vAlign w:val="center"/>
          </w:tcPr>
          <w:p w:rsidR="00BE6FAB" w:rsidRDefault="00BE6FAB" w14:paraId="22A1CFC8" w14:textId="77777777">
            <w:pPr>
              <w:spacing w:after="0"/>
            </w:pPr>
            <w:r>
              <w:rPr>
                <w:b/>
                <w:color w:val="263238"/>
                <w:sz w:val="20"/>
              </w:rPr>
              <w:t>Usage</w:t>
            </w:r>
          </w:p>
        </w:tc>
        <w:tc>
          <w:tcPr>
            <w:tcW w:w="4252" w:type="dxa"/>
            <w:shd w:val="clear" w:color="auto" w:fill="E3F2FD"/>
            <w:vAlign w:val="center"/>
          </w:tcPr>
          <w:p w:rsidR="00BE6FAB" w:rsidRDefault="00BE6FAB" w14:paraId="34ACE49A" w14:textId="77777777">
            <w:pPr>
              <w:spacing w:after="0"/>
            </w:pPr>
            <w:r>
              <w:rPr>
                <w:b/>
                <w:color w:val="263238"/>
                <w:sz w:val="20"/>
              </w:rPr>
              <w:t>Format Example</w:t>
            </w:r>
          </w:p>
        </w:tc>
      </w:tr>
      <w:tr w:rsidR="00F66AD9" w14:paraId="058893A8" w14:textId="77777777">
        <w:trPr>
          <w:trHeight w:val="360"/>
        </w:trPr>
        <w:tc>
          <w:tcPr>
            <w:tcW w:w="1339" w:type="dxa"/>
            <w:vAlign w:val="center"/>
          </w:tcPr>
          <w:p w:rsidR="00BE6FAB" w:rsidRDefault="00BE6FAB" w14:paraId="68BE0A96" w14:textId="77777777">
            <w:pPr>
              <w:spacing w:after="0"/>
            </w:pPr>
            <w:r w:rsidRPr="14951939">
              <w:rPr>
                <w:color w:val="263238"/>
                <w:sz w:val="20"/>
                <w:szCs w:val="20"/>
              </w:rPr>
              <w:t>LGTIN</w:t>
            </w:r>
          </w:p>
        </w:tc>
        <w:tc>
          <w:tcPr>
            <w:tcW w:w="3675" w:type="dxa"/>
            <w:vAlign w:val="center"/>
          </w:tcPr>
          <w:p w:rsidR="00BE6FAB" w:rsidRDefault="00BE6FAB" w14:paraId="5DA90611" w14:textId="77777777">
            <w:pPr>
              <w:spacing w:after="0"/>
              <w:rPr>
                <w:color w:val="263238"/>
                <w:sz w:val="20"/>
                <w:szCs w:val="20"/>
              </w:rPr>
            </w:pPr>
            <w:r w:rsidRPr="72043B07">
              <w:rPr>
                <w:color w:val="263238"/>
                <w:sz w:val="20"/>
                <w:szCs w:val="20"/>
              </w:rPr>
              <w:t>Product identification (</w:t>
            </w:r>
            <w:r w:rsidRPr="484C4BDC">
              <w:rPr>
                <w:color w:val="263238"/>
                <w:sz w:val="20"/>
                <w:szCs w:val="20"/>
              </w:rPr>
              <w:t>lot</w:t>
            </w:r>
            <w:r w:rsidRPr="72043B07">
              <w:rPr>
                <w:color w:val="263238"/>
                <w:sz w:val="20"/>
                <w:szCs w:val="20"/>
              </w:rPr>
              <w:t xml:space="preserve"> level)</w:t>
            </w:r>
          </w:p>
        </w:tc>
        <w:tc>
          <w:tcPr>
            <w:tcW w:w="4252" w:type="dxa"/>
            <w:vAlign w:val="center"/>
          </w:tcPr>
          <w:p w:rsidR="00BE6FAB" w:rsidRDefault="00BE6FAB" w14:paraId="385A9165" w14:textId="77777777">
            <w:pPr>
              <w:spacing w:after="0"/>
            </w:pPr>
            <w:r w:rsidRPr="0886C70B">
              <w:rPr>
                <w:rFonts w:ascii="Aptos" w:hAnsi="Aptos" w:eastAsia="Aptos" w:cs="Aptos"/>
                <w:sz w:val="20"/>
                <w:szCs w:val="20"/>
              </w:rPr>
              <w:t>urn:epc:class:lgtin:0614141.000111.LOT123</w:t>
            </w:r>
          </w:p>
        </w:tc>
      </w:tr>
      <w:tr w:rsidR="00F66AD9" w14:paraId="46A6C6FB" w14:textId="77777777">
        <w:trPr>
          <w:trHeight w:val="360"/>
        </w:trPr>
        <w:tc>
          <w:tcPr>
            <w:tcW w:w="1339" w:type="dxa"/>
            <w:vAlign w:val="center"/>
          </w:tcPr>
          <w:p w:rsidR="00BE6FAB" w:rsidRDefault="00BE6FAB" w14:paraId="63953DD7" w14:textId="77777777">
            <w:pPr>
              <w:spacing w:after="0"/>
            </w:pPr>
            <w:r>
              <w:rPr>
                <w:color w:val="263238"/>
                <w:sz w:val="20"/>
              </w:rPr>
              <w:t>SGTIN</w:t>
            </w:r>
          </w:p>
        </w:tc>
        <w:tc>
          <w:tcPr>
            <w:tcW w:w="3675" w:type="dxa"/>
            <w:vAlign w:val="center"/>
          </w:tcPr>
          <w:p w:rsidR="00BE6FAB" w:rsidRDefault="00BE6FAB" w14:paraId="6F724894" w14:textId="77777777">
            <w:pPr>
              <w:spacing w:after="0"/>
            </w:pPr>
            <w:r>
              <w:rPr>
                <w:color w:val="263238"/>
                <w:sz w:val="20"/>
              </w:rPr>
              <w:t>Serialized saleable units (mandatory)</w:t>
            </w:r>
          </w:p>
        </w:tc>
        <w:tc>
          <w:tcPr>
            <w:tcW w:w="4252" w:type="dxa"/>
            <w:vAlign w:val="center"/>
          </w:tcPr>
          <w:p w:rsidR="00BE6FAB" w:rsidRDefault="00BE6FAB" w14:paraId="0E57500D" w14:textId="77777777">
            <w:pPr>
              <w:spacing w:after="0"/>
            </w:pPr>
            <w:r w:rsidRPr="0E680CB1">
              <w:rPr>
                <w:color w:val="263238"/>
                <w:sz w:val="20"/>
                <w:szCs w:val="20"/>
              </w:rPr>
              <w:t>urn:epc:id:sgtin:0614141.000111.0000001</w:t>
            </w:r>
          </w:p>
        </w:tc>
      </w:tr>
      <w:tr w:rsidR="00F66AD9" w14:paraId="565A05FD" w14:textId="77777777">
        <w:trPr>
          <w:trHeight w:val="360"/>
        </w:trPr>
        <w:tc>
          <w:tcPr>
            <w:tcW w:w="1339" w:type="dxa"/>
            <w:vAlign w:val="center"/>
          </w:tcPr>
          <w:p w:rsidR="00BE6FAB" w:rsidRDefault="00BE6FAB" w14:paraId="072C773C" w14:textId="77777777">
            <w:pPr>
              <w:spacing w:after="0"/>
            </w:pPr>
            <w:r>
              <w:rPr>
                <w:color w:val="263238"/>
                <w:sz w:val="20"/>
              </w:rPr>
              <w:t>SSCC</w:t>
            </w:r>
          </w:p>
        </w:tc>
        <w:tc>
          <w:tcPr>
            <w:tcW w:w="3675" w:type="dxa"/>
            <w:vAlign w:val="center"/>
          </w:tcPr>
          <w:p w:rsidR="00BE6FAB" w:rsidRDefault="00BE6FAB" w14:paraId="4FE6E96D" w14:textId="77777777">
            <w:pPr>
              <w:spacing w:after="0"/>
            </w:pPr>
            <w:r w:rsidRPr="0E680CB1">
              <w:rPr>
                <w:color w:val="263238"/>
                <w:sz w:val="20"/>
                <w:szCs w:val="20"/>
              </w:rPr>
              <w:t>Logistics units (pallets, cases)</w:t>
            </w:r>
          </w:p>
        </w:tc>
        <w:tc>
          <w:tcPr>
            <w:tcW w:w="4252" w:type="dxa"/>
            <w:vAlign w:val="center"/>
          </w:tcPr>
          <w:p w:rsidR="00BE6FAB" w:rsidRDefault="00BE6FAB" w14:paraId="6895D004" w14:textId="77777777">
            <w:pPr>
              <w:spacing w:after="0"/>
            </w:pPr>
            <w:r w:rsidRPr="0E680CB1">
              <w:rPr>
                <w:color w:val="263238"/>
                <w:sz w:val="20"/>
                <w:szCs w:val="20"/>
              </w:rPr>
              <w:t>urn:epc:id:sscc:0614141.000000001</w:t>
            </w:r>
          </w:p>
        </w:tc>
      </w:tr>
      <w:tr w:rsidR="00F66AD9" w14:paraId="5CA27536" w14:textId="77777777">
        <w:trPr>
          <w:trHeight w:val="360"/>
        </w:trPr>
        <w:tc>
          <w:tcPr>
            <w:tcW w:w="1339" w:type="dxa"/>
            <w:vAlign w:val="center"/>
          </w:tcPr>
          <w:p w:rsidR="00BE6FAB" w:rsidRDefault="00BE6FAB" w14:paraId="56A4A143" w14:textId="77777777">
            <w:pPr>
              <w:spacing w:after="0"/>
            </w:pPr>
            <w:r>
              <w:rPr>
                <w:color w:val="263238"/>
                <w:sz w:val="20"/>
              </w:rPr>
              <w:t>GLN / SGLN</w:t>
            </w:r>
          </w:p>
        </w:tc>
        <w:tc>
          <w:tcPr>
            <w:tcW w:w="3675" w:type="dxa"/>
            <w:vAlign w:val="center"/>
          </w:tcPr>
          <w:p w:rsidR="00BE6FAB" w:rsidRDefault="00BE6FAB" w14:paraId="04CB65D4" w14:textId="77777777">
            <w:pPr>
              <w:spacing w:after="0"/>
            </w:pPr>
            <w:r>
              <w:rPr>
                <w:color w:val="263238"/>
                <w:sz w:val="20"/>
              </w:rPr>
              <w:t>Legal entities and physical locations</w:t>
            </w:r>
          </w:p>
        </w:tc>
        <w:tc>
          <w:tcPr>
            <w:tcW w:w="4252" w:type="dxa"/>
            <w:vAlign w:val="center"/>
          </w:tcPr>
          <w:p w:rsidR="00BE6FAB" w:rsidRDefault="00BE6FAB" w14:paraId="0A0E2B5E" w14:textId="77777777">
            <w:pPr>
              <w:spacing w:after="0"/>
            </w:pPr>
            <w:r w:rsidRPr="0E680CB1">
              <w:rPr>
                <w:color w:val="263238"/>
                <w:sz w:val="20"/>
                <w:szCs w:val="20"/>
              </w:rPr>
              <w:t>urn:epc:id:sgln:0614141.00001.0</w:t>
            </w:r>
          </w:p>
        </w:tc>
      </w:tr>
    </w:tbl>
    <w:p w:rsidR="00BE6FAB" w:rsidP="00BE6FAB" w:rsidRDefault="00BE6FAB" w14:paraId="5F777E12" w14:textId="77777777">
      <w:pPr>
        <w:pStyle w:val="Heading2"/>
      </w:pPr>
      <w:bookmarkStart w:name="_Toc229417803" w:id="8"/>
      <w:r>
        <w:t>2.3 SBDH Requirements (EPCIS 1.2 Only)</w:t>
      </w:r>
      <w:bookmarkEnd w:id="8"/>
    </w:p>
    <w:p w:rsidR="00BE6FAB" w:rsidP="00BE6FAB" w:rsidRDefault="00BE6FAB" w14:paraId="062C5022" w14:textId="77777777">
      <w:r w:rsidRPr="0E680CB1">
        <w:t xml:space="preserve">Standard Business Document Header (SBDH) version 1.3 is required only for EPCIS 1.2 XML file-based submissions. </w:t>
      </w:r>
    </w:p>
    <w:p w:rsidR="00BE6FAB" w:rsidP="00BE6FAB" w:rsidRDefault="00BE6FAB" w14:paraId="6D0AE8CA" w14:textId="77777777">
      <w:r w:rsidRPr="0E680CB1">
        <w:t>EPCIS 2.0 JSON-LD submissions must NOT use SBDH - authentication and routing are handled via API headers.</w:t>
      </w:r>
    </w:p>
    <w:p w:rsidR="00BE6FAB" w:rsidP="00BE6FAB" w:rsidRDefault="00BE6FAB" w14:paraId="56916F50" w14:textId="77777777">
      <w:r>
        <w:rPr>
          <w:b/>
        </w:rPr>
        <w:t>SBDH Validation Rules:</w:t>
      </w:r>
    </w:p>
    <w:tbl>
      <w:tblPr>
        <w:tblW w:w="5000" w:type="pct"/>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3084"/>
        <w:gridCol w:w="2843"/>
        <w:gridCol w:w="3339"/>
      </w:tblGrid>
      <w:tr w:rsidR="00F66AD9" w14:paraId="7858AF49" w14:textId="77777777">
        <w:trPr>
          <w:trHeight w:val="400"/>
          <w:tblHeader/>
        </w:trPr>
        <w:tc>
          <w:tcPr>
            <w:tcW w:w="0" w:type="auto"/>
            <w:shd w:val="clear" w:color="auto" w:fill="E3F2FD"/>
            <w:vAlign w:val="center"/>
          </w:tcPr>
          <w:p w:rsidR="00BE6FAB" w:rsidRDefault="00BE6FAB" w14:paraId="2468397D" w14:textId="77777777">
            <w:pPr>
              <w:spacing w:after="0"/>
            </w:pPr>
            <w:r>
              <w:rPr>
                <w:b/>
                <w:color w:val="263238"/>
                <w:sz w:val="20"/>
              </w:rPr>
              <w:t>Field</w:t>
            </w:r>
          </w:p>
        </w:tc>
        <w:tc>
          <w:tcPr>
            <w:tcW w:w="0" w:type="auto"/>
            <w:shd w:val="clear" w:color="auto" w:fill="E3F2FD"/>
            <w:vAlign w:val="center"/>
          </w:tcPr>
          <w:p w:rsidR="00BE6FAB" w:rsidRDefault="00BE6FAB" w14:paraId="4D7239B1" w14:textId="77777777">
            <w:pPr>
              <w:spacing w:after="0"/>
            </w:pPr>
            <w:r>
              <w:rPr>
                <w:b/>
                <w:color w:val="263238"/>
                <w:sz w:val="20"/>
              </w:rPr>
              <w:t>Must Match</w:t>
            </w:r>
          </w:p>
        </w:tc>
        <w:tc>
          <w:tcPr>
            <w:tcW w:w="0" w:type="auto"/>
            <w:shd w:val="clear" w:color="auto" w:fill="E3F2FD"/>
            <w:vAlign w:val="center"/>
          </w:tcPr>
          <w:p w:rsidR="00BE6FAB" w:rsidRDefault="00BE6FAB" w14:paraId="321C0781" w14:textId="77777777">
            <w:pPr>
              <w:spacing w:after="0"/>
            </w:pPr>
            <w:r>
              <w:rPr>
                <w:b/>
                <w:color w:val="263238"/>
                <w:sz w:val="20"/>
              </w:rPr>
              <w:t>Reject If</w:t>
            </w:r>
          </w:p>
        </w:tc>
      </w:tr>
      <w:tr w:rsidR="00F66AD9" w14:paraId="58EFB01F" w14:textId="77777777">
        <w:trPr>
          <w:trHeight w:val="360"/>
        </w:trPr>
        <w:tc>
          <w:tcPr>
            <w:tcW w:w="0" w:type="auto"/>
            <w:vAlign w:val="center"/>
          </w:tcPr>
          <w:p w:rsidR="00BE6FAB" w:rsidRDefault="00BE6FAB" w14:paraId="7D497209" w14:textId="77777777">
            <w:pPr>
              <w:spacing w:after="0"/>
              <w:rPr>
                <w:sz w:val="20"/>
                <w:szCs w:val="20"/>
              </w:rPr>
            </w:pPr>
            <w:r w:rsidRPr="0E680CB1">
              <w:rPr>
                <w:color w:val="263238"/>
                <w:sz w:val="20"/>
                <w:szCs w:val="20"/>
              </w:rPr>
              <w:t>HeaderVersion</w:t>
            </w:r>
          </w:p>
        </w:tc>
        <w:tc>
          <w:tcPr>
            <w:tcW w:w="0" w:type="auto"/>
            <w:vAlign w:val="center"/>
          </w:tcPr>
          <w:p w:rsidR="00BE6FAB" w:rsidRDefault="00BE6FAB" w14:paraId="05A8C07B" w14:textId="77777777">
            <w:pPr>
              <w:spacing w:after="0"/>
            </w:pPr>
            <w:r>
              <w:rPr>
                <w:color w:val="263238"/>
                <w:sz w:val="20"/>
              </w:rPr>
              <w:t>1.3</w:t>
            </w:r>
          </w:p>
        </w:tc>
        <w:tc>
          <w:tcPr>
            <w:tcW w:w="0" w:type="auto"/>
            <w:vAlign w:val="center"/>
          </w:tcPr>
          <w:p w:rsidR="00BE6FAB" w:rsidRDefault="00BE6FAB" w14:paraId="35ECCFE1" w14:textId="77777777">
            <w:pPr>
              <w:spacing w:after="0"/>
            </w:pPr>
            <w:r>
              <w:rPr>
                <w:color w:val="263238"/>
                <w:sz w:val="20"/>
              </w:rPr>
              <w:t>Any other value</w:t>
            </w:r>
          </w:p>
        </w:tc>
      </w:tr>
      <w:tr w:rsidR="00F66AD9" w14:paraId="5F25ABCA" w14:textId="77777777">
        <w:trPr>
          <w:trHeight w:val="360"/>
        </w:trPr>
        <w:tc>
          <w:tcPr>
            <w:tcW w:w="0" w:type="auto"/>
            <w:vAlign w:val="center"/>
          </w:tcPr>
          <w:p w:rsidR="00BE6FAB" w:rsidRDefault="00BE6FAB" w14:paraId="7E4476BD" w14:textId="77777777">
            <w:pPr>
              <w:spacing w:after="0"/>
            </w:pPr>
            <w:r>
              <w:rPr>
                <w:color w:val="263238"/>
                <w:sz w:val="20"/>
              </w:rPr>
              <w:t>Standard</w:t>
            </w:r>
          </w:p>
        </w:tc>
        <w:tc>
          <w:tcPr>
            <w:tcW w:w="0" w:type="auto"/>
            <w:vAlign w:val="center"/>
          </w:tcPr>
          <w:p w:rsidR="00BE6FAB" w:rsidRDefault="00BE6FAB" w14:paraId="238C3CEE" w14:textId="77777777">
            <w:pPr>
              <w:spacing w:after="0"/>
              <w:rPr>
                <w:sz w:val="20"/>
                <w:szCs w:val="20"/>
              </w:rPr>
            </w:pPr>
            <w:r w:rsidRPr="0E680CB1">
              <w:rPr>
                <w:color w:val="263238"/>
                <w:sz w:val="20"/>
                <w:szCs w:val="20"/>
              </w:rPr>
              <w:t>EPCglobal</w:t>
            </w:r>
          </w:p>
        </w:tc>
        <w:tc>
          <w:tcPr>
            <w:tcW w:w="0" w:type="auto"/>
            <w:vAlign w:val="center"/>
          </w:tcPr>
          <w:p w:rsidR="00BE6FAB" w:rsidRDefault="00BE6FAB" w14:paraId="560A2B22" w14:textId="77777777">
            <w:pPr>
              <w:spacing w:after="0"/>
            </w:pPr>
            <w:r>
              <w:rPr>
                <w:color w:val="263238"/>
                <w:sz w:val="20"/>
              </w:rPr>
              <w:t>Different spelling/casing</w:t>
            </w:r>
          </w:p>
        </w:tc>
      </w:tr>
      <w:tr w:rsidR="00F66AD9" w14:paraId="731536C4" w14:textId="77777777">
        <w:trPr>
          <w:trHeight w:val="360"/>
        </w:trPr>
        <w:tc>
          <w:tcPr>
            <w:tcW w:w="0" w:type="auto"/>
            <w:vAlign w:val="center"/>
          </w:tcPr>
          <w:p w:rsidR="00BE6FAB" w:rsidRDefault="00BE6FAB" w14:paraId="433C4890" w14:textId="77777777">
            <w:pPr>
              <w:spacing w:after="0"/>
              <w:rPr>
                <w:sz w:val="20"/>
                <w:szCs w:val="20"/>
              </w:rPr>
            </w:pPr>
            <w:r w:rsidRPr="0E680CB1">
              <w:rPr>
                <w:color w:val="263238"/>
                <w:sz w:val="20"/>
                <w:szCs w:val="20"/>
              </w:rPr>
              <w:t>InstanceIdentifier</w:t>
            </w:r>
          </w:p>
        </w:tc>
        <w:tc>
          <w:tcPr>
            <w:tcW w:w="0" w:type="auto"/>
            <w:vAlign w:val="center"/>
          </w:tcPr>
          <w:p w:rsidR="00BE6FAB" w:rsidRDefault="00BE6FAB" w14:paraId="7AB89087" w14:textId="77777777">
            <w:pPr>
              <w:spacing w:after="0"/>
            </w:pPr>
            <w:r>
              <w:rPr>
                <w:color w:val="263238"/>
                <w:sz w:val="20"/>
              </w:rPr>
              <w:t>&lt;= 40 characters</w:t>
            </w:r>
          </w:p>
        </w:tc>
        <w:tc>
          <w:tcPr>
            <w:tcW w:w="0" w:type="auto"/>
            <w:vAlign w:val="center"/>
          </w:tcPr>
          <w:p w:rsidR="00BE6FAB" w:rsidRDefault="00BE6FAB" w14:paraId="158D918B" w14:textId="77777777">
            <w:pPr>
              <w:spacing w:after="0"/>
            </w:pPr>
            <w:r>
              <w:rPr>
                <w:color w:val="263238"/>
                <w:sz w:val="20"/>
              </w:rPr>
              <w:t>&gt; 40 characters</w:t>
            </w:r>
          </w:p>
        </w:tc>
      </w:tr>
      <w:tr w:rsidR="00F66AD9" w14:paraId="0C35C1A0" w14:textId="77777777">
        <w:trPr>
          <w:trHeight w:val="360"/>
        </w:trPr>
        <w:tc>
          <w:tcPr>
            <w:tcW w:w="0" w:type="auto"/>
            <w:vAlign w:val="center"/>
          </w:tcPr>
          <w:p w:rsidR="00BE6FAB" w:rsidRDefault="00BE6FAB" w14:paraId="0FE30307" w14:textId="77777777">
            <w:pPr>
              <w:spacing w:after="0"/>
              <w:rPr>
                <w:sz w:val="20"/>
                <w:szCs w:val="20"/>
              </w:rPr>
            </w:pPr>
            <w:r w:rsidRPr="0E680CB1">
              <w:rPr>
                <w:color w:val="263238"/>
                <w:sz w:val="20"/>
                <w:szCs w:val="20"/>
              </w:rPr>
              <w:t>CreationDateAndTime</w:t>
            </w:r>
          </w:p>
        </w:tc>
        <w:tc>
          <w:tcPr>
            <w:tcW w:w="0" w:type="auto"/>
            <w:vAlign w:val="center"/>
          </w:tcPr>
          <w:p w:rsidR="00BE6FAB" w:rsidRDefault="00BE6FAB" w14:paraId="12F7E6E8" w14:textId="77777777">
            <w:pPr>
              <w:spacing w:after="0"/>
            </w:pPr>
            <w:r>
              <w:rPr>
                <w:color w:val="263238"/>
                <w:sz w:val="20"/>
              </w:rPr>
              <w:t>ISO 8601 UTC with Z</w:t>
            </w:r>
          </w:p>
        </w:tc>
        <w:tc>
          <w:tcPr>
            <w:tcW w:w="0" w:type="auto"/>
            <w:vAlign w:val="center"/>
          </w:tcPr>
          <w:p w:rsidR="00BE6FAB" w:rsidRDefault="00BE6FAB" w14:paraId="4B621112" w14:textId="77777777">
            <w:pPr>
              <w:spacing w:after="0"/>
            </w:pPr>
            <w:r>
              <w:rPr>
                <w:color w:val="263238"/>
                <w:sz w:val="20"/>
              </w:rPr>
              <w:t>Offset provided (use Z)</w:t>
            </w:r>
          </w:p>
        </w:tc>
      </w:tr>
    </w:tbl>
    <w:p w:rsidR="00BE6FAB" w:rsidP="00BE6FAB" w:rsidRDefault="00BE6FAB" w14:paraId="0551C1B0" w14:textId="77777777">
      <w:pPr>
        <w:spacing w:before="200"/>
      </w:pPr>
      <w:r>
        <w:rPr>
          <w:b/>
        </w:rPr>
        <w:t>Complete EPCIS 1.2 XML with SBDH Example:</w:t>
      </w:r>
    </w:p>
    <w:p w:rsidR="00BE6FAB" w:rsidP="00BE6FAB" w:rsidRDefault="00BE6FAB" w14:paraId="2C803702" w14:textId="77777777">
      <w:pPr>
        <w:pBdr>
          <w:top w:val="single" w:color="BBDEFB" w:sz="4" w:space="0"/>
        </w:pBdr>
        <w:shd w:val="clear" w:color="auto" w:fill="F5F5F5"/>
        <w:spacing w:before="120" w:after="0"/>
      </w:pPr>
    </w:p>
    <w:p w:rsidR="00BE6FAB" w:rsidP="00BE6FAB" w:rsidRDefault="00BE6FAB" w14:paraId="4DCB18CC" w14:textId="77777777">
      <w:pPr>
        <w:pStyle w:val="Code0"/>
        <w:spacing w:before="0" w:after="0"/>
      </w:pPr>
      <w:r>
        <w:t>&lt;?xml version="1.0" encoding="UTF-8"?&gt;</w:t>
      </w:r>
    </w:p>
    <w:p w:rsidR="00BE6FAB" w:rsidP="00BE6FAB" w:rsidRDefault="00BE6FAB" w14:paraId="0383387C" w14:textId="77777777">
      <w:pPr>
        <w:pStyle w:val="Code0"/>
        <w:spacing w:before="0" w:after="0"/>
        <w:rPr>
          <w:szCs w:val="18"/>
        </w:rPr>
      </w:pPr>
      <w:r w:rsidRPr="0E680CB1">
        <w:rPr>
          <w:szCs w:val="18"/>
        </w:rPr>
        <w:t>&lt;StandardBusinessDocument</w:t>
      </w:r>
    </w:p>
    <w:p w:rsidR="00BE6FAB" w:rsidP="00BE6FAB" w:rsidRDefault="00BE6FAB" w14:paraId="5C1A8F83" w14:textId="77777777">
      <w:pPr>
        <w:pStyle w:val="Code0"/>
        <w:spacing w:before="0" w:after="0"/>
      </w:pPr>
      <w:r w:rsidRPr="0E680CB1">
        <w:rPr>
          <w:szCs w:val="18"/>
        </w:rPr>
        <w:t xml:space="preserve">    xmlns="http://www.unece.org/cefact/namespaces/StandardBusinessDocumentHeader"&gt;</w:t>
      </w:r>
    </w:p>
    <w:p w:rsidR="00BE6FAB" w:rsidP="00BE6FAB" w:rsidRDefault="00BE6FAB" w14:paraId="020083B6" w14:textId="77777777">
      <w:pPr>
        <w:pStyle w:val="Code0"/>
        <w:spacing w:before="0" w:after="0"/>
      </w:pPr>
      <w:r w:rsidRPr="0E680CB1">
        <w:rPr>
          <w:szCs w:val="18"/>
        </w:rPr>
        <w:t xml:space="preserve">  &lt;StandardBusinessDocumentHeader&gt;</w:t>
      </w:r>
    </w:p>
    <w:p w:rsidR="00BE6FAB" w:rsidP="00BE6FAB" w:rsidRDefault="00BE6FAB" w14:paraId="68C99EE7" w14:textId="77777777">
      <w:pPr>
        <w:pStyle w:val="Code0"/>
        <w:spacing w:before="0" w:after="0"/>
      </w:pPr>
      <w:r w:rsidRPr="0E680CB1">
        <w:rPr>
          <w:szCs w:val="18"/>
        </w:rPr>
        <w:t xml:space="preserve">    &lt;HeaderVersion&gt;1.3&lt;/HeaderVersion&gt;</w:t>
      </w:r>
    </w:p>
    <w:p w:rsidR="00BE6FAB" w:rsidP="00BE6FAB" w:rsidRDefault="00BE6FAB" w14:paraId="19E1F032" w14:textId="77777777">
      <w:pPr>
        <w:pStyle w:val="Code0"/>
        <w:spacing w:before="0" w:after="0"/>
      </w:pPr>
      <w:r>
        <w:t xml:space="preserve">    &lt;Sender&gt;</w:t>
      </w:r>
    </w:p>
    <w:p w:rsidR="00BE6FAB" w:rsidP="00BE6FAB" w:rsidRDefault="00BE6FAB" w14:paraId="0BC86457" w14:textId="77777777">
      <w:pPr>
        <w:pStyle w:val="Code0"/>
        <w:spacing w:before="0" w:after="0"/>
      </w:pPr>
      <w:r>
        <w:t xml:space="preserve">      &lt;Identifier Authority="GS1"&gt;0614141000010&lt;/Identifier&gt;</w:t>
      </w:r>
    </w:p>
    <w:p w:rsidR="00BE6FAB" w:rsidP="00BE6FAB" w:rsidRDefault="00BE6FAB" w14:paraId="21BE1D99" w14:textId="77777777">
      <w:pPr>
        <w:pStyle w:val="Code0"/>
        <w:spacing w:before="0" w:after="0"/>
      </w:pPr>
      <w:r>
        <w:t xml:space="preserve">    &lt;/Sender&gt;</w:t>
      </w:r>
    </w:p>
    <w:p w:rsidR="00BE6FAB" w:rsidP="00BE6FAB" w:rsidRDefault="00BE6FAB" w14:paraId="15822EB5" w14:textId="77777777">
      <w:pPr>
        <w:pStyle w:val="Code0"/>
        <w:spacing w:before="0" w:after="0"/>
      </w:pPr>
      <w:r>
        <w:t xml:space="preserve">    &lt;Receiver&gt;</w:t>
      </w:r>
    </w:p>
    <w:p w:rsidR="00BE6FAB" w:rsidP="00BE6FAB" w:rsidRDefault="00BE6FAB" w14:paraId="3E468B1A" w14:textId="77777777">
      <w:pPr>
        <w:pStyle w:val="Code0"/>
        <w:spacing w:before="0" w:after="0"/>
      </w:pPr>
      <w:r>
        <w:t xml:space="preserve">      &lt;Identifier Authority="GS1"&gt;0619999000020&lt;/Identifier&gt;</w:t>
      </w:r>
    </w:p>
    <w:p w:rsidR="00BE6FAB" w:rsidP="00BE6FAB" w:rsidRDefault="00BE6FAB" w14:paraId="33534AE0" w14:textId="77777777">
      <w:pPr>
        <w:pStyle w:val="Code0"/>
        <w:spacing w:before="0" w:after="0"/>
      </w:pPr>
      <w:r>
        <w:t xml:space="preserve">    &lt;/Receiver&gt;</w:t>
      </w:r>
    </w:p>
    <w:p w:rsidR="00BE6FAB" w:rsidP="00BE6FAB" w:rsidRDefault="00BE6FAB" w14:paraId="1D6C3278" w14:textId="77777777">
      <w:pPr>
        <w:pStyle w:val="Code0"/>
        <w:spacing w:before="0" w:after="0"/>
      </w:pPr>
      <w:r w:rsidRPr="0E680CB1">
        <w:rPr>
          <w:szCs w:val="18"/>
        </w:rPr>
        <w:t xml:space="preserve">    &lt;DocumentIdentification&gt;</w:t>
      </w:r>
    </w:p>
    <w:p w:rsidR="00BE6FAB" w:rsidP="00BE6FAB" w:rsidRDefault="00BE6FAB" w14:paraId="5AD8D6D2" w14:textId="77777777">
      <w:pPr>
        <w:pStyle w:val="Code0"/>
        <w:spacing w:before="0" w:after="0"/>
      </w:pPr>
      <w:r w:rsidRPr="0E680CB1">
        <w:rPr>
          <w:szCs w:val="18"/>
        </w:rPr>
        <w:t xml:space="preserve">      &lt;Standard&gt;EPCglobal&lt;/Standard&gt;</w:t>
      </w:r>
    </w:p>
    <w:p w:rsidR="00BE6FAB" w:rsidP="00BE6FAB" w:rsidRDefault="00BE6FAB" w14:paraId="4BB61D17" w14:textId="77777777">
      <w:pPr>
        <w:pStyle w:val="Code0"/>
        <w:spacing w:before="0" w:after="0"/>
      </w:pPr>
      <w:r w:rsidRPr="0E680CB1">
        <w:rPr>
          <w:szCs w:val="18"/>
        </w:rPr>
        <w:t xml:space="preserve">      &lt;TypeVersion&gt;1.2&lt;/TypeVersion&gt;</w:t>
      </w:r>
    </w:p>
    <w:p w:rsidR="00BE6FAB" w:rsidP="00BE6FAB" w:rsidRDefault="00BE6FAB" w14:paraId="2486DD4A" w14:textId="77777777">
      <w:pPr>
        <w:pStyle w:val="Code0"/>
        <w:spacing w:before="0" w:after="0"/>
      </w:pPr>
      <w:r w:rsidRPr="0E680CB1">
        <w:rPr>
          <w:szCs w:val="18"/>
        </w:rPr>
        <w:t xml:space="preserve">      &lt;InstanceIdentifier&gt;EPCIS-DOC-001&lt;/InstanceIdentifier&gt;</w:t>
      </w:r>
    </w:p>
    <w:p w:rsidR="00BE6FAB" w:rsidP="00BE6FAB" w:rsidRDefault="00BE6FAB" w14:paraId="64E422DE" w14:textId="77777777">
      <w:pPr>
        <w:pStyle w:val="Code0"/>
        <w:spacing w:before="0" w:after="0"/>
      </w:pPr>
      <w:r w:rsidRPr="0E680CB1">
        <w:rPr>
          <w:szCs w:val="18"/>
        </w:rPr>
        <w:t xml:space="preserve">      &lt;Type&gt;EPCISDocument&lt;/Type&gt;</w:t>
      </w:r>
    </w:p>
    <w:p w:rsidR="00BE6FAB" w:rsidP="00BE6FAB" w:rsidRDefault="00BE6FAB" w14:paraId="1F1A8753" w14:textId="77777777">
      <w:pPr>
        <w:pStyle w:val="Code0"/>
        <w:spacing w:before="0" w:after="0"/>
      </w:pPr>
      <w:r w:rsidRPr="0E680CB1">
        <w:rPr>
          <w:szCs w:val="18"/>
        </w:rPr>
        <w:t xml:space="preserve">      &lt;CreationDateAndTime&gt;2026-01-22T10:15:00Z&lt;/CreationDateAndTime&gt;</w:t>
      </w:r>
    </w:p>
    <w:p w:rsidR="00BE6FAB" w:rsidP="00BE6FAB" w:rsidRDefault="00BE6FAB" w14:paraId="57C64B79" w14:textId="77777777">
      <w:pPr>
        <w:pStyle w:val="Code0"/>
        <w:spacing w:before="0" w:after="0"/>
      </w:pPr>
      <w:r w:rsidRPr="0E680CB1">
        <w:rPr>
          <w:szCs w:val="18"/>
        </w:rPr>
        <w:t xml:space="preserve">    &lt;/DocumentIdentification&gt;</w:t>
      </w:r>
    </w:p>
    <w:p w:rsidR="00BE6FAB" w:rsidP="00BE6FAB" w:rsidRDefault="00BE6FAB" w14:paraId="6D4A565E" w14:textId="77777777">
      <w:pPr>
        <w:pStyle w:val="Code0"/>
        <w:spacing w:before="0" w:after="0"/>
      </w:pPr>
      <w:r w:rsidRPr="0E680CB1">
        <w:rPr>
          <w:szCs w:val="18"/>
        </w:rPr>
        <w:t xml:space="preserve">  &lt;/StandardBusinessDocumentHeader&gt;</w:t>
      </w:r>
    </w:p>
    <w:p w:rsidR="00BE6FAB" w:rsidP="00BE6FAB" w:rsidRDefault="00BE6FAB" w14:paraId="57E04630" w14:textId="77777777">
      <w:pPr>
        <w:pStyle w:val="Code0"/>
        <w:spacing w:before="0" w:after="0"/>
        <w:rPr>
          <w:szCs w:val="18"/>
        </w:rPr>
      </w:pPr>
      <w:r w:rsidRPr="0E680CB1">
        <w:rPr>
          <w:szCs w:val="18"/>
        </w:rPr>
        <w:t xml:space="preserve">  &lt;epcis:EPCISDocument</w:t>
      </w:r>
    </w:p>
    <w:p w:rsidR="00BE6FAB" w:rsidP="00BE6FAB" w:rsidRDefault="00BE6FAB" w14:paraId="51F18AF5" w14:textId="77777777">
      <w:pPr>
        <w:pStyle w:val="Code0"/>
        <w:spacing w:before="0" w:after="0"/>
      </w:pPr>
      <w:r>
        <w:t xml:space="preserve">      xmlns:epcis="urn:epcglobal:epcis:xsd:1"</w:t>
      </w:r>
    </w:p>
    <w:p w:rsidR="00BE6FAB" w:rsidP="00BE6FAB" w:rsidRDefault="00BE6FAB" w14:paraId="3A6CCBF2" w14:textId="77777777">
      <w:pPr>
        <w:pStyle w:val="Code0"/>
        <w:spacing w:before="0" w:after="0"/>
      </w:pPr>
      <w:r>
        <w:t xml:space="preserve">      xmlns:cbvmda="urn:epcglobal:cbv:mda"</w:t>
      </w:r>
    </w:p>
    <w:p w:rsidR="00BE6FAB" w:rsidP="00BE6FAB" w:rsidRDefault="00BE6FAB" w14:paraId="7AD8CED0" w14:textId="77777777">
      <w:pPr>
        <w:pStyle w:val="Code0"/>
        <w:spacing w:before="0" w:after="0"/>
      </w:pPr>
      <w:r w:rsidRPr="0E680CB1">
        <w:rPr>
          <w:szCs w:val="18"/>
        </w:rPr>
        <w:t xml:space="preserve">      schemaVersion="1.2"</w:t>
      </w:r>
    </w:p>
    <w:p w:rsidR="00BE6FAB" w:rsidP="00BE6FAB" w:rsidRDefault="00BE6FAB" w14:paraId="6A8301D6" w14:textId="77777777">
      <w:pPr>
        <w:pStyle w:val="Code0"/>
        <w:spacing w:before="0" w:after="0"/>
      </w:pPr>
      <w:r w:rsidRPr="0E680CB1">
        <w:rPr>
          <w:szCs w:val="18"/>
        </w:rPr>
        <w:t xml:space="preserve">      creationDate="2026-01-22T10:15:00.000Z"&gt;</w:t>
      </w:r>
    </w:p>
    <w:p w:rsidR="00BE6FAB" w:rsidP="00BE6FAB" w:rsidRDefault="00BE6FAB" w14:paraId="3EEA6DBF" w14:textId="77777777">
      <w:pPr>
        <w:pStyle w:val="Code0"/>
        <w:spacing w:before="0" w:after="0"/>
      </w:pPr>
      <w:r w:rsidRPr="0E680CB1">
        <w:rPr>
          <w:szCs w:val="18"/>
        </w:rPr>
        <w:t xml:space="preserve">    &lt;EPCISBody&gt;</w:t>
      </w:r>
    </w:p>
    <w:p w:rsidR="00BE6FAB" w:rsidP="00BE6FAB" w:rsidRDefault="00BE6FAB" w14:paraId="42810DA8" w14:textId="77777777">
      <w:pPr>
        <w:pStyle w:val="Code0"/>
        <w:spacing w:before="0" w:after="0"/>
      </w:pPr>
      <w:r w:rsidRPr="0E680CB1">
        <w:rPr>
          <w:szCs w:val="18"/>
        </w:rPr>
        <w:t xml:space="preserve">      &lt;EventList&gt;</w:t>
      </w:r>
    </w:p>
    <w:p w:rsidR="00BE6FAB" w:rsidP="00BE6FAB" w:rsidRDefault="00BE6FAB" w14:paraId="6BF5B4A1" w14:textId="77777777">
      <w:pPr>
        <w:pStyle w:val="Code0"/>
        <w:spacing w:before="0" w:after="0"/>
        <w:rPr>
          <w:szCs w:val="18"/>
        </w:rPr>
      </w:pPr>
      <w:r w:rsidRPr="0E680CB1">
        <w:rPr>
          <w:szCs w:val="18"/>
        </w:rPr>
        <w:t xml:space="preserve">        &lt;ObjectEvent&gt;</w:t>
      </w:r>
    </w:p>
    <w:p w:rsidR="00BE6FAB" w:rsidP="00BE6FAB" w:rsidRDefault="00BE6FAB" w14:paraId="4C1F7315" w14:textId="77777777">
      <w:pPr>
        <w:pStyle w:val="Code0"/>
        <w:spacing w:before="0" w:after="0"/>
        <w:ind w:firstLine="720"/>
      </w:pPr>
      <w:r w:rsidRPr="00261437">
        <w:t>&lt;eventID&gt;urn:uuid:12345678-1234-1234-1234-123456789abc&lt;/eventID&gt;</w:t>
      </w:r>
    </w:p>
    <w:p w:rsidR="00BE6FAB" w:rsidP="00BE6FAB" w:rsidRDefault="00BE6FAB" w14:paraId="6D8ECA5D" w14:textId="77777777">
      <w:pPr>
        <w:pStyle w:val="Code0"/>
        <w:spacing w:before="0" w:after="0"/>
      </w:pPr>
      <w:r w:rsidRPr="0E680CB1">
        <w:rPr>
          <w:szCs w:val="18"/>
        </w:rPr>
        <w:t xml:space="preserve">          &lt;eventTime&gt;2026-01-22T10:15:00.000Z&lt;/eventTime&gt;</w:t>
      </w:r>
    </w:p>
    <w:p w:rsidR="00BE6FAB" w:rsidP="00BE6FAB" w:rsidRDefault="00BE6FAB" w14:paraId="19F6348B" w14:textId="77777777">
      <w:pPr>
        <w:pStyle w:val="Code0"/>
        <w:spacing w:before="0" w:after="0"/>
      </w:pPr>
      <w:r w:rsidRPr="0E680CB1">
        <w:rPr>
          <w:szCs w:val="18"/>
        </w:rPr>
        <w:t xml:space="preserve">          &lt;eventTimeZoneOffset&gt;+03:00&lt;/eventTimeZoneOffset&gt;</w:t>
      </w:r>
    </w:p>
    <w:p w:rsidR="00BE6FAB" w:rsidP="00BE6FAB" w:rsidRDefault="00BE6FAB" w14:paraId="154A7B8F" w14:textId="77777777">
      <w:pPr>
        <w:pStyle w:val="Code0"/>
        <w:spacing w:before="0" w:after="0"/>
      </w:pPr>
      <w:r w:rsidRPr="0E680CB1">
        <w:rPr>
          <w:szCs w:val="18"/>
        </w:rPr>
        <w:t xml:space="preserve">          &lt;epcList&gt;</w:t>
      </w:r>
    </w:p>
    <w:p w:rsidR="00BE6FAB" w:rsidP="00BE6FAB" w:rsidRDefault="00BE6FAB" w14:paraId="6572E63A" w14:textId="77777777">
      <w:pPr>
        <w:pStyle w:val="Code0"/>
        <w:spacing w:before="0" w:after="0"/>
      </w:pPr>
      <w:r w:rsidRPr="0E680CB1">
        <w:rPr>
          <w:szCs w:val="18"/>
        </w:rPr>
        <w:t xml:space="preserve">            &lt;epc&gt;urn:epc:id:sgtin:0123456.305512.000000001&lt;/epc&gt;</w:t>
      </w:r>
    </w:p>
    <w:p w:rsidR="00BE6FAB" w:rsidP="00BE6FAB" w:rsidRDefault="00BE6FAB" w14:paraId="03F731A4" w14:textId="77777777">
      <w:pPr>
        <w:pStyle w:val="Code0"/>
        <w:spacing w:before="0" w:after="0"/>
      </w:pPr>
      <w:r w:rsidRPr="0E680CB1">
        <w:rPr>
          <w:szCs w:val="18"/>
        </w:rPr>
        <w:t xml:space="preserve">          &lt;/epcList&gt;</w:t>
      </w:r>
    </w:p>
    <w:p w:rsidR="00BE6FAB" w:rsidP="00BE6FAB" w:rsidRDefault="00BE6FAB" w14:paraId="3D3809A4" w14:textId="77777777">
      <w:pPr>
        <w:pStyle w:val="Code0"/>
        <w:spacing w:before="0" w:after="0"/>
      </w:pPr>
      <w:r>
        <w:t xml:space="preserve">          &lt;action&gt;ADD&lt;/action&gt;</w:t>
      </w:r>
    </w:p>
    <w:p w:rsidR="00BE6FAB" w:rsidP="00BE6FAB" w:rsidRDefault="00BE6FAB" w14:paraId="29D6A0BC" w14:textId="77777777">
      <w:pPr>
        <w:pStyle w:val="Code0"/>
        <w:spacing w:before="0" w:after="0"/>
      </w:pPr>
      <w:r w:rsidRPr="0E680CB1">
        <w:rPr>
          <w:szCs w:val="18"/>
        </w:rPr>
        <w:t xml:space="preserve">          &lt;bizStep&gt;urn:epcglobal:cbv:bizstep:commissioning&lt;/bizStep&gt;</w:t>
      </w:r>
    </w:p>
    <w:p w:rsidR="00BE6FAB" w:rsidP="00BE6FAB" w:rsidRDefault="00BE6FAB" w14:paraId="29E12311" w14:textId="77777777">
      <w:pPr>
        <w:pStyle w:val="Code0"/>
        <w:spacing w:before="0" w:after="0"/>
      </w:pPr>
      <w:r w:rsidRPr="0E680CB1">
        <w:rPr>
          <w:szCs w:val="18"/>
        </w:rPr>
        <w:t xml:space="preserve">          &lt;disposition&gt;urn:epcglobal:cbv:disp:active&lt;/disposition&gt;</w:t>
      </w:r>
    </w:p>
    <w:p w:rsidR="00BE6FAB" w:rsidP="00BE6FAB" w:rsidRDefault="00BE6FAB" w14:paraId="3D0B03B1" w14:textId="77777777">
      <w:pPr>
        <w:pStyle w:val="Code0"/>
        <w:spacing w:before="0" w:after="0"/>
      </w:pPr>
      <w:r w:rsidRPr="0E680CB1">
        <w:rPr>
          <w:szCs w:val="18"/>
        </w:rPr>
        <w:t xml:space="preserve">          &lt;readPoint&gt;</w:t>
      </w:r>
    </w:p>
    <w:p w:rsidR="00BE6FAB" w:rsidP="00BE6FAB" w:rsidRDefault="00BE6FAB" w14:paraId="6A995FD6" w14:textId="77777777">
      <w:pPr>
        <w:pStyle w:val="Code0"/>
        <w:spacing w:before="0" w:after="0"/>
      </w:pPr>
      <w:r w:rsidRPr="0E680CB1">
        <w:rPr>
          <w:szCs w:val="18"/>
        </w:rPr>
        <w:t xml:space="preserve">            &lt;id&gt;urn:epc:id:sgln:0123456.11111.0&lt;/id&gt;</w:t>
      </w:r>
    </w:p>
    <w:p w:rsidR="00BE6FAB" w:rsidP="00BE6FAB" w:rsidRDefault="00BE6FAB" w14:paraId="18FE79F9" w14:textId="77777777">
      <w:pPr>
        <w:pStyle w:val="Code0"/>
        <w:spacing w:before="0" w:after="0"/>
      </w:pPr>
      <w:r w:rsidRPr="0E680CB1">
        <w:rPr>
          <w:szCs w:val="18"/>
        </w:rPr>
        <w:t xml:space="preserve">          &lt;/readPoint&gt;</w:t>
      </w:r>
    </w:p>
    <w:p w:rsidR="00BE6FAB" w:rsidP="00BE6FAB" w:rsidRDefault="00BE6FAB" w14:paraId="759A0824" w14:textId="77777777">
      <w:pPr>
        <w:pStyle w:val="Code0"/>
        <w:spacing w:before="0" w:after="0"/>
      </w:pPr>
      <w:r w:rsidRPr="0E680CB1">
        <w:rPr>
          <w:szCs w:val="18"/>
        </w:rPr>
        <w:t xml:space="preserve">          &lt;bizLocation&gt;</w:t>
      </w:r>
    </w:p>
    <w:p w:rsidR="00BE6FAB" w:rsidP="00BE6FAB" w:rsidRDefault="00BE6FAB" w14:paraId="3137403F" w14:textId="77777777">
      <w:pPr>
        <w:pStyle w:val="Code0"/>
        <w:spacing w:before="0" w:after="0"/>
      </w:pPr>
      <w:r w:rsidRPr="0E680CB1">
        <w:rPr>
          <w:szCs w:val="18"/>
        </w:rPr>
        <w:t xml:space="preserve">            &lt;id&gt;urn:epc:id:sgln:0123456.11111.0&lt;/id&gt;</w:t>
      </w:r>
    </w:p>
    <w:p w:rsidR="00BE6FAB" w:rsidP="00BE6FAB" w:rsidRDefault="00BE6FAB" w14:paraId="2FA86B68" w14:textId="77777777">
      <w:pPr>
        <w:pStyle w:val="Code0"/>
        <w:spacing w:before="0" w:after="0"/>
      </w:pPr>
      <w:r w:rsidRPr="0E680CB1">
        <w:rPr>
          <w:szCs w:val="18"/>
        </w:rPr>
        <w:t xml:space="preserve">          &lt;/bizLocation&gt;</w:t>
      </w:r>
    </w:p>
    <w:p w:rsidR="00BE6FAB" w:rsidP="00BE6FAB" w:rsidRDefault="00BE6FAB" w14:paraId="6B2D494C" w14:textId="77777777">
      <w:pPr>
        <w:pStyle w:val="Code0"/>
        <w:spacing w:before="0" w:after="0"/>
      </w:pPr>
      <w:r>
        <w:t xml:space="preserve">          &lt;extension&gt;</w:t>
      </w:r>
    </w:p>
    <w:p w:rsidR="00BE6FAB" w:rsidP="00BE6FAB" w:rsidRDefault="00BE6FAB" w14:paraId="4361E49E" w14:textId="77777777">
      <w:pPr>
        <w:pStyle w:val="Code0"/>
        <w:spacing w:before="0" w:after="0"/>
      </w:pPr>
      <w:r w:rsidRPr="0E680CB1">
        <w:rPr>
          <w:szCs w:val="18"/>
        </w:rPr>
        <w:t xml:space="preserve">            &lt;ilmd&gt;</w:t>
      </w:r>
    </w:p>
    <w:p w:rsidR="00BE6FAB" w:rsidP="00BE6FAB" w:rsidRDefault="00BE6FAB" w14:paraId="1D8C4C8E" w14:textId="77777777">
      <w:pPr>
        <w:pStyle w:val="Code0"/>
        <w:spacing w:before="0" w:after="0"/>
      </w:pPr>
      <w:r w:rsidRPr="0E680CB1">
        <w:rPr>
          <w:szCs w:val="18"/>
        </w:rPr>
        <w:t xml:space="preserve">              &lt;cbvmda:lotNumber&gt;LOT2026A&lt;/cbvmda:lotNumber&gt;</w:t>
      </w:r>
    </w:p>
    <w:p w:rsidR="00BE6FAB" w:rsidP="00BE6FAB" w:rsidRDefault="00BE6FAB" w14:paraId="2A619E2E" w14:textId="77777777">
      <w:pPr>
        <w:pStyle w:val="Code0"/>
        <w:spacing w:before="0" w:after="0"/>
      </w:pPr>
      <w:r w:rsidRPr="0E680CB1">
        <w:rPr>
          <w:szCs w:val="18"/>
        </w:rPr>
        <w:t xml:space="preserve">              &lt;cbvmda:itemExpirationDate&gt;2028-12-31&lt;/cbvmda:itemExpirationDate&gt;</w:t>
      </w:r>
    </w:p>
    <w:p w:rsidR="00BE6FAB" w:rsidP="00BE6FAB" w:rsidRDefault="00BE6FAB" w14:paraId="7DFE2632" w14:textId="77777777">
      <w:pPr>
        <w:pStyle w:val="Code0"/>
        <w:spacing w:before="0" w:after="0"/>
      </w:pPr>
      <w:r w:rsidRPr="0E680CB1">
        <w:rPr>
          <w:szCs w:val="18"/>
        </w:rPr>
        <w:t xml:space="preserve">            &lt;/ilmd&gt;</w:t>
      </w:r>
    </w:p>
    <w:p w:rsidR="00BE6FAB" w:rsidP="00BE6FAB" w:rsidRDefault="00BE6FAB" w14:paraId="1A0C440D" w14:textId="77777777">
      <w:pPr>
        <w:pStyle w:val="Code0"/>
        <w:spacing w:before="0" w:after="0"/>
      </w:pPr>
      <w:r>
        <w:t xml:space="preserve">          &lt;/extension&gt;</w:t>
      </w:r>
    </w:p>
    <w:p w:rsidR="00BE6FAB" w:rsidP="00BE6FAB" w:rsidRDefault="00BE6FAB" w14:paraId="639B722C" w14:textId="77777777">
      <w:pPr>
        <w:pStyle w:val="Code0"/>
        <w:spacing w:before="0" w:after="0"/>
      </w:pPr>
      <w:r w:rsidRPr="0E680CB1">
        <w:rPr>
          <w:szCs w:val="18"/>
        </w:rPr>
        <w:t xml:space="preserve">        &lt;/ObjectEvent&gt;</w:t>
      </w:r>
    </w:p>
    <w:p w:rsidR="00BE6FAB" w:rsidP="00BE6FAB" w:rsidRDefault="00BE6FAB" w14:paraId="5D77FED0" w14:textId="77777777">
      <w:pPr>
        <w:pStyle w:val="Code0"/>
        <w:spacing w:before="0" w:after="0"/>
      </w:pPr>
      <w:r w:rsidRPr="0E680CB1">
        <w:rPr>
          <w:szCs w:val="18"/>
        </w:rPr>
        <w:t xml:space="preserve">      &lt;/EventList&gt;</w:t>
      </w:r>
    </w:p>
    <w:p w:rsidR="00BE6FAB" w:rsidP="00BE6FAB" w:rsidRDefault="00BE6FAB" w14:paraId="5F7762ED" w14:textId="77777777">
      <w:pPr>
        <w:pStyle w:val="Code0"/>
        <w:spacing w:before="0" w:after="0"/>
      </w:pPr>
      <w:r w:rsidRPr="0E680CB1">
        <w:rPr>
          <w:szCs w:val="18"/>
        </w:rPr>
        <w:t xml:space="preserve">    &lt;/EPCISBody&gt;</w:t>
      </w:r>
    </w:p>
    <w:p w:rsidR="00BE6FAB" w:rsidP="00BE6FAB" w:rsidRDefault="00BE6FAB" w14:paraId="021B177C" w14:textId="77777777">
      <w:pPr>
        <w:pStyle w:val="Code0"/>
        <w:spacing w:before="0" w:after="0"/>
      </w:pPr>
      <w:r w:rsidRPr="0E680CB1">
        <w:rPr>
          <w:szCs w:val="18"/>
        </w:rPr>
        <w:t xml:space="preserve">  &lt;/epcis:EPCISDocument&gt;</w:t>
      </w:r>
    </w:p>
    <w:p w:rsidR="00BE6FAB" w:rsidP="00BE6FAB" w:rsidRDefault="00BE6FAB" w14:paraId="6460AD69" w14:textId="77777777">
      <w:pPr>
        <w:pStyle w:val="Code0"/>
        <w:spacing w:before="0" w:after="0"/>
      </w:pPr>
      <w:r w:rsidRPr="0E680CB1">
        <w:rPr>
          <w:szCs w:val="18"/>
        </w:rPr>
        <w:t>&lt;/StandardBusinessDocument&gt;</w:t>
      </w:r>
    </w:p>
    <w:p w:rsidR="00BE6FAB" w:rsidP="00BE6FAB" w:rsidRDefault="00BE6FAB" w14:paraId="6BE98C48" w14:textId="77777777">
      <w:pPr>
        <w:pBdr>
          <w:bottom w:val="single" w:color="BBDEFB" w:sz="4" w:space="0"/>
        </w:pBdr>
        <w:shd w:val="clear" w:color="auto" w:fill="F5F5F5"/>
      </w:pPr>
    </w:p>
    <w:p w:rsidR="00BE6FAB" w:rsidP="00BE6FAB" w:rsidRDefault="00BE6FAB" w14:paraId="79B78FA7" w14:textId="77777777">
      <w:pPr>
        <w:spacing w:before="200"/>
      </w:pPr>
      <w:r>
        <w:rPr>
          <w:b/>
        </w:rPr>
        <w:t>EPCIS 2.0 JSON-LD Equivalent (No SBDH):</w:t>
      </w:r>
    </w:p>
    <w:p w:rsidR="00BE6FAB" w:rsidP="00BE6FAB" w:rsidRDefault="00BE6FAB" w14:paraId="120EF048" w14:textId="77777777">
      <w:r>
        <w:t>For EPCIS 2.0 JSON-LD, authentication is handled via HTTP headers. The event structure is equivalent but uses JSON-LD format:</w:t>
      </w:r>
    </w:p>
    <w:p w:rsidR="00BE6FAB" w:rsidP="00BE6FAB" w:rsidRDefault="00BE6FAB" w14:paraId="6224C24F" w14:textId="77777777">
      <w:pPr>
        <w:pStyle w:val="Code0"/>
        <w:pBdr>
          <w:top w:val="single" w:color="BBDEFB" w:sz="4" w:space="0"/>
        </w:pBdr>
        <w:spacing w:before="120" w:after="0"/>
      </w:pPr>
    </w:p>
    <w:p w:rsidR="00BE6FAB" w:rsidP="00BE6FAB" w:rsidRDefault="00BE6FAB" w14:paraId="373F4DD5" w14:textId="77777777">
      <w:pPr>
        <w:pStyle w:val="Code0"/>
        <w:spacing w:before="0" w:after="0"/>
      </w:pPr>
      <w:r>
        <w:t>{</w:t>
      </w:r>
    </w:p>
    <w:p w:rsidR="00BE6FAB" w:rsidP="00BE6FAB" w:rsidRDefault="00BE6FAB" w14:paraId="1299A4E5" w14:textId="77777777">
      <w:pPr>
        <w:pStyle w:val="Code0"/>
        <w:spacing w:before="0" w:after="0"/>
      </w:pPr>
      <w:r>
        <w:t xml:space="preserve">  "@context": [</w:t>
      </w:r>
    </w:p>
    <w:p w:rsidR="00BE6FAB" w:rsidP="00BE6FAB" w:rsidRDefault="00BE6FAB" w14:paraId="2B57A7BB" w14:textId="77777777">
      <w:pPr>
        <w:pStyle w:val="Code0"/>
        <w:spacing w:before="0" w:after="0"/>
      </w:pPr>
      <w:r>
        <w:t xml:space="preserve">    "https://ref.gs1.org/standards/epcis/epcis-context.jsonld",</w:t>
      </w:r>
    </w:p>
    <w:p w:rsidR="00BE6FAB" w:rsidP="00BE6FAB" w:rsidRDefault="00BE6FAB" w14:paraId="5CCA6FCC" w14:textId="77777777">
      <w:pPr>
        <w:pStyle w:val="Code0"/>
        <w:spacing w:before="0" w:after="0"/>
      </w:pPr>
      <w:r>
        <w:t xml:space="preserve">    {</w:t>
      </w:r>
    </w:p>
    <w:p w:rsidR="00BE6FAB" w:rsidP="00BE6FAB" w:rsidRDefault="00BE6FAB" w14:paraId="5D2FCE28" w14:textId="77777777">
      <w:pPr>
        <w:pStyle w:val="Code0"/>
        <w:spacing w:before="0" w:after="0"/>
      </w:pPr>
      <w:r>
        <w:t xml:space="preserve">      "cbvmda": "urn:epcglobal:cbv:mda:"</w:t>
      </w:r>
    </w:p>
    <w:p w:rsidR="00BE6FAB" w:rsidP="00BE6FAB" w:rsidRDefault="00BE6FAB" w14:paraId="0E04C7B3" w14:textId="77777777">
      <w:pPr>
        <w:pStyle w:val="Code0"/>
        <w:spacing w:before="0" w:after="0"/>
      </w:pPr>
      <w:r>
        <w:t xml:space="preserve">    }</w:t>
      </w:r>
    </w:p>
    <w:p w:rsidR="00BE6FAB" w:rsidP="00BE6FAB" w:rsidRDefault="00BE6FAB" w14:paraId="686DD878" w14:textId="77777777">
      <w:pPr>
        <w:pStyle w:val="Code0"/>
        <w:spacing w:before="0" w:after="0"/>
      </w:pPr>
      <w:r>
        <w:t xml:space="preserve">  ],</w:t>
      </w:r>
    </w:p>
    <w:p w:rsidR="00BE6FAB" w:rsidP="00BE6FAB" w:rsidRDefault="00BE6FAB" w14:paraId="59166782" w14:textId="77777777">
      <w:pPr>
        <w:pStyle w:val="Code0"/>
        <w:spacing w:before="0" w:after="0"/>
      </w:pPr>
      <w:r>
        <w:t xml:space="preserve">  "type": "EPCISDocument",</w:t>
      </w:r>
    </w:p>
    <w:p w:rsidR="00BE6FAB" w:rsidP="00BE6FAB" w:rsidRDefault="00BE6FAB" w14:paraId="4B8DBFFE" w14:textId="77777777">
      <w:pPr>
        <w:pStyle w:val="Code0"/>
        <w:spacing w:before="0" w:after="0"/>
      </w:pPr>
      <w:r>
        <w:t xml:space="preserve">  "schemaVersion": "2.0",</w:t>
      </w:r>
    </w:p>
    <w:p w:rsidR="00BE6FAB" w:rsidP="00BE6FAB" w:rsidRDefault="00BE6FAB" w14:paraId="180B3DFB" w14:textId="77777777">
      <w:pPr>
        <w:pStyle w:val="Code0"/>
        <w:spacing w:before="0" w:after="0"/>
      </w:pPr>
      <w:r>
        <w:t xml:space="preserve">  "creationDate": "2026-01-22T07:15:00.000Z",</w:t>
      </w:r>
    </w:p>
    <w:p w:rsidR="00BE6FAB" w:rsidP="00BE6FAB" w:rsidRDefault="00BE6FAB" w14:paraId="02557D56" w14:textId="77777777">
      <w:pPr>
        <w:pStyle w:val="Code0"/>
        <w:spacing w:before="0" w:after="0"/>
      </w:pPr>
      <w:r>
        <w:t xml:space="preserve">  "epcisBody": {</w:t>
      </w:r>
    </w:p>
    <w:p w:rsidR="00BE6FAB" w:rsidP="00BE6FAB" w:rsidRDefault="00BE6FAB" w14:paraId="24B5F3BB" w14:textId="77777777">
      <w:pPr>
        <w:pStyle w:val="Code0"/>
        <w:spacing w:before="0" w:after="0"/>
      </w:pPr>
      <w:r>
        <w:t xml:space="preserve">    "eventList": [</w:t>
      </w:r>
    </w:p>
    <w:p w:rsidR="00BE6FAB" w:rsidP="00BE6FAB" w:rsidRDefault="00BE6FAB" w14:paraId="73541C35" w14:textId="77777777">
      <w:pPr>
        <w:pStyle w:val="Code0"/>
        <w:spacing w:before="0" w:after="0"/>
      </w:pPr>
      <w:r>
        <w:t xml:space="preserve">      {</w:t>
      </w:r>
    </w:p>
    <w:p w:rsidR="00BE6FAB" w:rsidP="00BE6FAB" w:rsidRDefault="00BE6FAB" w14:paraId="7CCB14D6" w14:textId="77777777">
      <w:pPr>
        <w:pStyle w:val="Code0"/>
        <w:spacing w:before="0" w:after="0"/>
      </w:pPr>
      <w:r>
        <w:t xml:space="preserve">        "type": "ObjectEvent",</w:t>
      </w:r>
    </w:p>
    <w:p w:rsidR="00BE6FAB" w:rsidP="00BE6FAB" w:rsidRDefault="00BE6FAB" w14:paraId="15EB520D" w14:textId="77777777">
      <w:pPr>
        <w:pStyle w:val="Code0"/>
        <w:spacing w:before="0" w:after="0"/>
      </w:pPr>
      <w:r>
        <w:t xml:space="preserve">        "eventTime": "2026-01-22T07:15:00.000Z",</w:t>
      </w:r>
    </w:p>
    <w:p w:rsidR="00BE6FAB" w:rsidP="00BE6FAB" w:rsidRDefault="00BE6FAB" w14:paraId="7FB77D62" w14:textId="77777777">
      <w:pPr>
        <w:pStyle w:val="Code0"/>
        <w:spacing w:before="0" w:after="0"/>
      </w:pPr>
      <w:r>
        <w:t xml:space="preserve">        "eventTimeZoneOffset": "+03:00",</w:t>
      </w:r>
    </w:p>
    <w:p w:rsidR="00BE6FAB" w:rsidP="00BE6FAB" w:rsidRDefault="00BE6FAB" w14:paraId="3D520F70" w14:textId="77777777">
      <w:pPr>
        <w:pStyle w:val="Code0"/>
        <w:spacing w:before="0" w:after="0"/>
      </w:pPr>
      <w:r>
        <w:t xml:space="preserve">        "epcList": [</w:t>
      </w:r>
    </w:p>
    <w:p w:rsidR="00BE6FAB" w:rsidP="00BE6FAB" w:rsidRDefault="00BE6FAB" w14:paraId="102718D4" w14:textId="77777777">
      <w:pPr>
        <w:pStyle w:val="Code0"/>
        <w:spacing w:before="0" w:after="0"/>
      </w:pPr>
      <w:r>
        <w:t xml:space="preserve">          "urn:epc:id:sgtin:0123456.305512.000000001"</w:t>
      </w:r>
    </w:p>
    <w:p w:rsidR="00BE6FAB" w:rsidP="00BE6FAB" w:rsidRDefault="00BE6FAB" w14:paraId="46F02806" w14:textId="77777777">
      <w:pPr>
        <w:pStyle w:val="Code0"/>
        <w:spacing w:before="0" w:after="0"/>
      </w:pPr>
      <w:r>
        <w:t xml:space="preserve">        ],</w:t>
      </w:r>
    </w:p>
    <w:p w:rsidR="00BE6FAB" w:rsidP="00BE6FAB" w:rsidRDefault="00BE6FAB" w14:paraId="063C5210" w14:textId="77777777">
      <w:pPr>
        <w:pStyle w:val="Code0"/>
        <w:spacing w:before="0" w:after="0"/>
      </w:pPr>
      <w:r>
        <w:t xml:space="preserve">        "action": "ADD",</w:t>
      </w:r>
    </w:p>
    <w:p w:rsidR="00BE6FAB" w:rsidP="00BE6FAB" w:rsidRDefault="00BE6FAB" w14:paraId="5324E828" w14:textId="77777777">
      <w:pPr>
        <w:pStyle w:val="Code0"/>
        <w:spacing w:before="0" w:after="0"/>
      </w:pPr>
      <w:r>
        <w:t xml:space="preserve">        "bizStep": "commissioning",</w:t>
      </w:r>
    </w:p>
    <w:p w:rsidR="00BE6FAB" w:rsidP="00BE6FAB" w:rsidRDefault="00BE6FAB" w14:paraId="49EB3726" w14:textId="77777777">
      <w:pPr>
        <w:pStyle w:val="Code0"/>
        <w:spacing w:before="0" w:after="0"/>
      </w:pPr>
      <w:r>
        <w:t xml:space="preserve">        "disposition": "active",</w:t>
      </w:r>
    </w:p>
    <w:p w:rsidR="00BE6FAB" w:rsidP="00BE6FAB" w:rsidRDefault="00BE6FAB" w14:paraId="5FAF86DE" w14:textId="77777777">
      <w:pPr>
        <w:pStyle w:val="Code0"/>
        <w:spacing w:before="0" w:after="0"/>
      </w:pPr>
      <w:r>
        <w:t xml:space="preserve">        "readPoint": {</w:t>
      </w:r>
    </w:p>
    <w:p w:rsidR="00BE6FAB" w:rsidP="00BE6FAB" w:rsidRDefault="00BE6FAB" w14:paraId="6BD5D939" w14:textId="77777777">
      <w:pPr>
        <w:pStyle w:val="Code0"/>
        <w:spacing w:before="0" w:after="0"/>
      </w:pPr>
      <w:r>
        <w:t xml:space="preserve">          "id": "urn:epc:id:sgln:0123456.11111.0"</w:t>
      </w:r>
    </w:p>
    <w:p w:rsidR="00BE6FAB" w:rsidP="00BE6FAB" w:rsidRDefault="00BE6FAB" w14:paraId="05FB531A" w14:textId="77777777">
      <w:pPr>
        <w:pStyle w:val="Code0"/>
        <w:spacing w:before="0" w:after="0"/>
      </w:pPr>
      <w:r>
        <w:t xml:space="preserve">        },</w:t>
      </w:r>
    </w:p>
    <w:p w:rsidR="00BE6FAB" w:rsidP="00BE6FAB" w:rsidRDefault="00BE6FAB" w14:paraId="15AFB56F" w14:textId="77777777">
      <w:pPr>
        <w:pStyle w:val="Code0"/>
        <w:spacing w:before="0" w:after="0"/>
      </w:pPr>
      <w:r>
        <w:t xml:space="preserve">        "bizLocation": {</w:t>
      </w:r>
    </w:p>
    <w:p w:rsidR="00BE6FAB" w:rsidP="00BE6FAB" w:rsidRDefault="00BE6FAB" w14:paraId="10D02484" w14:textId="77777777">
      <w:pPr>
        <w:pStyle w:val="Code0"/>
        <w:spacing w:before="0" w:after="0"/>
      </w:pPr>
      <w:r>
        <w:t xml:space="preserve">          "id": "urn:epc:id:sgln:0123456.11111.0"</w:t>
      </w:r>
    </w:p>
    <w:p w:rsidR="00BE6FAB" w:rsidP="00BE6FAB" w:rsidRDefault="00BE6FAB" w14:paraId="1C15907B" w14:textId="77777777">
      <w:pPr>
        <w:pStyle w:val="Code0"/>
        <w:spacing w:before="0" w:after="0"/>
      </w:pPr>
      <w:r>
        <w:t xml:space="preserve">        },</w:t>
      </w:r>
    </w:p>
    <w:p w:rsidR="00BE6FAB" w:rsidP="00BE6FAB" w:rsidRDefault="00BE6FAB" w14:paraId="02547ED4" w14:textId="77777777">
      <w:pPr>
        <w:pStyle w:val="Code0"/>
        <w:spacing w:before="0" w:after="0"/>
      </w:pPr>
      <w:r>
        <w:t xml:space="preserve">        "ilmd": {</w:t>
      </w:r>
    </w:p>
    <w:p w:rsidR="00BE6FAB" w:rsidP="00BE6FAB" w:rsidRDefault="00BE6FAB" w14:paraId="7E922AB5" w14:textId="77777777">
      <w:pPr>
        <w:pStyle w:val="Code0"/>
        <w:spacing w:before="0" w:after="0"/>
      </w:pPr>
      <w:r>
        <w:t xml:space="preserve">          "cbvmda:lotNumber": "LOT2026A",</w:t>
      </w:r>
    </w:p>
    <w:p w:rsidR="00BE6FAB" w:rsidP="00BE6FAB" w:rsidRDefault="00BE6FAB" w14:paraId="487D5B97" w14:textId="77777777">
      <w:pPr>
        <w:pStyle w:val="Code0"/>
        <w:spacing w:before="0" w:after="0"/>
      </w:pPr>
      <w:r>
        <w:t xml:space="preserve">          "cbvmda:itemExpirationDate": "2028-12-31"</w:t>
      </w:r>
    </w:p>
    <w:p w:rsidR="00BE6FAB" w:rsidP="00BE6FAB" w:rsidRDefault="00BE6FAB" w14:paraId="0C2F87C0" w14:textId="77777777">
      <w:pPr>
        <w:pStyle w:val="Code0"/>
        <w:spacing w:before="0" w:after="0"/>
      </w:pPr>
      <w:r>
        <w:t xml:space="preserve">        }</w:t>
      </w:r>
    </w:p>
    <w:p w:rsidR="00BE6FAB" w:rsidP="00BE6FAB" w:rsidRDefault="00BE6FAB" w14:paraId="167786B4" w14:textId="77777777">
      <w:pPr>
        <w:pStyle w:val="Code0"/>
        <w:spacing w:before="0" w:after="0"/>
      </w:pPr>
      <w:r>
        <w:t xml:space="preserve">      }</w:t>
      </w:r>
    </w:p>
    <w:p w:rsidR="00BE6FAB" w:rsidP="00BE6FAB" w:rsidRDefault="00BE6FAB" w14:paraId="0277527A" w14:textId="77777777">
      <w:pPr>
        <w:pStyle w:val="Code0"/>
        <w:spacing w:before="0" w:after="0"/>
      </w:pPr>
      <w:r>
        <w:t xml:space="preserve">    ]</w:t>
      </w:r>
    </w:p>
    <w:p w:rsidR="00BE6FAB" w:rsidP="00BE6FAB" w:rsidRDefault="00BE6FAB" w14:paraId="36A3D6CE" w14:textId="77777777">
      <w:pPr>
        <w:pStyle w:val="Code0"/>
        <w:spacing w:before="0" w:after="0"/>
      </w:pPr>
      <w:r>
        <w:t xml:space="preserve">  }</w:t>
      </w:r>
    </w:p>
    <w:p w:rsidR="00BE6FAB" w:rsidP="00BE6FAB" w:rsidRDefault="00BE6FAB" w14:paraId="4674776D" w14:textId="77777777">
      <w:pPr>
        <w:pStyle w:val="Code0"/>
        <w:spacing w:before="0" w:after="0"/>
      </w:pPr>
      <w:r>
        <w:t>}</w:t>
      </w:r>
    </w:p>
    <w:p w:rsidR="00BE6FAB" w:rsidP="00BE6FAB" w:rsidRDefault="00BE6FAB" w14:paraId="7D16723A" w14:textId="77777777">
      <w:pPr>
        <w:pBdr>
          <w:bottom w:val="single" w:color="BBDEFB" w:sz="4" w:space="0"/>
        </w:pBdr>
        <w:shd w:val="clear" w:color="auto" w:fill="F5F5F5"/>
      </w:pPr>
    </w:p>
    <w:p w:rsidR="00BE6FAB" w:rsidP="00BE6FAB" w:rsidRDefault="00BE6FAB" w14:paraId="61290EE8" w14:textId="77777777">
      <w:r w:rsidRPr="00960668">
        <w:rPr>
          <w:b/>
          <w:bCs/>
        </w:rPr>
        <w:t>N</w:t>
      </w:r>
      <w:r w:rsidRPr="00F80EDA">
        <w:rPr>
          <w:b/>
          <w:bCs/>
        </w:rPr>
        <w:t>ote on eventTime Format:</w:t>
      </w:r>
    </w:p>
    <w:p w:rsidR="00BE6FAB" w:rsidP="00BE6FAB" w:rsidRDefault="00BE6FAB" w14:paraId="7F2DD396" w14:textId="77777777">
      <w:r w:rsidRPr="00213E54">
        <w:t xml:space="preserve">In both EPCIS 1.2 XML and EPCIS 2.0 JSON-LD, eventTime must be in UTC (ending with Z), e.g. 2026-01-22T07:15:00.000Z. The local timezone offset is captured separately in eventTimeZoneOffset (e.g. +03:00 for Nairobi). </w:t>
      </w:r>
    </w:p>
    <w:p w:rsidR="00BE6FAB" w:rsidP="00BE6FAB" w:rsidRDefault="00BE6FAB" w14:paraId="1C1B249F" w14:textId="77777777">
      <w:pPr>
        <w:rPr>
          <w:b/>
          <w:bCs/>
        </w:rPr>
      </w:pPr>
    </w:p>
    <w:p w:rsidR="00BE6FAB" w:rsidP="00BE6FAB" w:rsidRDefault="00BE6FAB" w14:paraId="58589671" w14:textId="77777777">
      <w:pPr>
        <w:pStyle w:val="Heading2"/>
      </w:pPr>
      <w:bookmarkStart w:name="_Toc229417804" w:id="9"/>
      <w:r>
        <w:t>2.4  JSON-LD Context and CBV Short Forms</w:t>
      </w:r>
      <w:bookmarkEnd w:id="9"/>
    </w:p>
    <w:p w:rsidRPr="00993607" w:rsidR="00BE6FAB" w:rsidP="00BE6FAB" w:rsidRDefault="00BE6FAB" w14:paraId="481CB778" w14:textId="0EB3F526">
      <w:pPr>
        <w:rPr>
          <w:rFonts w:eastAsia="Calibri" w:cs="Calibri"/>
          <w:color w:val="1C2833"/>
        </w:rPr>
      </w:pPr>
      <w:r w:rsidRPr="00044854">
        <w:rPr>
          <w:rFonts w:eastAsia="Calibri" w:cs="Calibri"/>
          <w:color w:val="1C2833"/>
        </w:rPr>
        <w:t>The EPCIS 2.0 JSON-LD context file (epcis-context.jsonld) defines short-form aliases for common CBV terms. When using the standard GS1 context, the following short forms are available:</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500"/>
        <w:gridCol w:w="4500"/>
      </w:tblGrid>
      <w:tr w:rsidRPr="00E463BA" w:rsidR="005A008E" w14:paraId="2B92DB71" w14:textId="77777777">
        <w:trPr>
          <w:trHeight w:val="300"/>
        </w:trPr>
        <w:tc>
          <w:tcPr>
            <w:tcW w:w="4500" w:type="dxa"/>
            <w:tcBorders>
              <w:top w:val="single" w:color="1A5276" w:sz="8" w:space="0"/>
              <w:left w:val="nil"/>
              <w:bottom w:val="single" w:color="85929E" w:sz="4" w:space="0"/>
              <w:right w:val="nil"/>
            </w:tcBorders>
            <w:shd w:val="clear" w:color="auto" w:fill="D6EAF8"/>
            <w:tcMar>
              <w:top w:w="90" w:type="dxa"/>
              <w:left w:w="135" w:type="dxa"/>
              <w:bottom w:w="90" w:type="dxa"/>
              <w:right w:w="135" w:type="dxa"/>
            </w:tcMar>
            <w:vAlign w:val="center"/>
          </w:tcPr>
          <w:p w:rsidRPr="00E463BA" w:rsidR="00BE6FAB" w:rsidRDefault="00BE6FAB" w14:paraId="10B74113" w14:textId="77777777">
            <w:pPr>
              <w:spacing w:after="0"/>
              <w:rPr>
                <w:rFonts w:eastAsia="Calibri" w:cs="Calibri"/>
                <w:color w:val="1C2833"/>
                <w:sz w:val="20"/>
                <w:szCs w:val="20"/>
              </w:rPr>
            </w:pPr>
            <w:r w:rsidRPr="00E463BA">
              <w:rPr>
                <w:rFonts w:eastAsia="Calibri" w:cs="Calibri"/>
                <w:b/>
                <w:bCs/>
                <w:color w:val="1C2833"/>
                <w:sz w:val="20"/>
                <w:szCs w:val="20"/>
              </w:rPr>
              <w:t>Short Form</w:t>
            </w:r>
          </w:p>
        </w:tc>
        <w:tc>
          <w:tcPr>
            <w:tcW w:w="4500" w:type="dxa"/>
            <w:tcBorders>
              <w:top w:val="single" w:color="1A5276" w:sz="8" w:space="0"/>
              <w:left w:val="nil"/>
              <w:bottom w:val="single" w:color="85929E" w:sz="4" w:space="0"/>
              <w:right w:val="nil"/>
            </w:tcBorders>
            <w:shd w:val="clear" w:color="auto" w:fill="D6EAF8"/>
            <w:tcMar>
              <w:top w:w="90" w:type="dxa"/>
              <w:left w:w="135" w:type="dxa"/>
              <w:bottom w:w="90" w:type="dxa"/>
              <w:right w:w="135" w:type="dxa"/>
            </w:tcMar>
            <w:vAlign w:val="center"/>
          </w:tcPr>
          <w:p w:rsidRPr="00E463BA" w:rsidR="00BE6FAB" w:rsidRDefault="00BE6FAB" w14:paraId="61483E82" w14:textId="77777777">
            <w:pPr>
              <w:spacing w:after="0"/>
              <w:rPr>
                <w:rFonts w:eastAsia="Calibri" w:cs="Calibri"/>
                <w:color w:val="1C2833"/>
                <w:sz w:val="20"/>
                <w:szCs w:val="20"/>
              </w:rPr>
            </w:pPr>
            <w:r w:rsidRPr="00E463BA">
              <w:rPr>
                <w:rFonts w:eastAsia="Calibri" w:cs="Calibri"/>
                <w:b/>
                <w:bCs/>
                <w:color w:val="1C2833"/>
                <w:sz w:val="20"/>
                <w:szCs w:val="20"/>
              </w:rPr>
              <w:t>Full URN Form</w:t>
            </w:r>
          </w:p>
        </w:tc>
      </w:tr>
      <w:tr w:rsidRPr="00E463BA" w:rsidR="009279EC" w14:paraId="56B15BF2"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3BF94C34" w14:textId="77777777">
            <w:pPr>
              <w:spacing w:after="0"/>
              <w:rPr>
                <w:rFonts w:eastAsia="Calibri" w:cs="Calibri"/>
                <w:color w:val="1C2833"/>
                <w:sz w:val="20"/>
                <w:szCs w:val="20"/>
              </w:rPr>
            </w:pPr>
            <w:r w:rsidRPr="00E463BA">
              <w:rPr>
                <w:rFonts w:eastAsia="Calibri" w:cs="Calibri"/>
                <w:color w:val="1C2833"/>
                <w:sz w:val="20"/>
                <w:szCs w:val="20"/>
              </w:rPr>
              <w:t>commissioning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65ED2BAC" w14:textId="77777777">
            <w:pPr>
              <w:spacing w:after="0"/>
              <w:rPr>
                <w:rFonts w:eastAsia="Calibri" w:cs="Calibri"/>
                <w:color w:val="1C2833"/>
                <w:sz w:val="20"/>
                <w:szCs w:val="20"/>
              </w:rPr>
            </w:pPr>
            <w:r w:rsidRPr="00E463BA">
              <w:rPr>
                <w:rFonts w:eastAsia="Calibri" w:cs="Calibri"/>
                <w:color w:val="1C2833"/>
                <w:sz w:val="20"/>
                <w:szCs w:val="20"/>
              </w:rPr>
              <w:t>urn:epcglobal:cbv:bizstep:commissioning</w:t>
            </w:r>
          </w:p>
        </w:tc>
      </w:tr>
      <w:tr w:rsidRPr="00E463BA" w:rsidR="009279EC" w14:paraId="0264FDC2"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6D21336B" w14:textId="77777777">
            <w:pPr>
              <w:spacing w:after="0"/>
              <w:rPr>
                <w:rFonts w:eastAsia="Calibri" w:cs="Calibri"/>
                <w:color w:val="1C2833"/>
                <w:sz w:val="20"/>
                <w:szCs w:val="20"/>
              </w:rPr>
            </w:pPr>
            <w:r w:rsidRPr="00E463BA">
              <w:rPr>
                <w:rFonts w:eastAsia="Calibri" w:cs="Calibri"/>
                <w:color w:val="1C2833"/>
                <w:sz w:val="20"/>
                <w:szCs w:val="20"/>
              </w:rPr>
              <w:t>shipping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2DBE8E47" w14:textId="77777777">
            <w:pPr>
              <w:spacing w:after="0"/>
              <w:rPr>
                <w:rFonts w:eastAsia="Calibri" w:cs="Calibri"/>
                <w:color w:val="1C2833"/>
                <w:sz w:val="20"/>
                <w:szCs w:val="20"/>
              </w:rPr>
            </w:pPr>
            <w:r w:rsidRPr="00E463BA">
              <w:rPr>
                <w:rFonts w:eastAsia="Calibri" w:cs="Calibri"/>
                <w:color w:val="1C2833"/>
                <w:sz w:val="20"/>
                <w:szCs w:val="20"/>
              </w:rPr>
              <w:t>urn:epcglobal:cbv:bizstep:shipping</w:t>
            </w:r>
          </w:p>
        </w:tc>
      </w:tr>
      <w:tr w:rsidRPr="00E463BA" w:rsidR="009279EC" w14:paraId="5CF7C98F"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7767A549" w14:textId="77777777">
            <w:pPr>
              <w:spacing w:after="0"/>
              <w:rPr>
                <w:rFonts w:eastAsia="Calibri" w:cs="Calibri"/>
                <w:color w:val="1C2833"/>
                <w:sz w:val="20"/>
                <w:szCs w:val="20"/>
              </w:rPr>
            </w:pPr>
            <w:r w:rsidRPr="00E463BA">
              <w:rPr>
                <w:rFonts w:eastAsia="Calibri" w:cs="Calibri"/>
                <w:color w:val="1C2833"/>
                <w:sz w:val="20"/>
                <w:szCs w:val="20"/>
              </w:rPr>
              <w:t>receiving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5E3CC8FF" w14:textId="77777777">
            <w:pPr>
              <w:spacing w:after="0"/>
              <w:rPr>
                <w:rFonts w:eastAsia="Calibri" w:cs="Calibri"/>
                <w:color w:val="1C2833"/>
                <w:sz w:val="20"/>
                <w:szCs w:val="20"/>
              </w:rPr>
            </w:pPr>
            <w:r w:rsidRPr="00E463BA">
              <w:rPr>
                <w:rFonts w:eastAsia="Calibri" w:cs="Calibri"/>
                <w:color w:val="1C2833"/>
                <w:sz w:val="20"/>
                <w:szCs w:val="20"/>
              </w:rPr>
              <w:t>urn:epcglobal:cbv:bizstep:receiving</w:t>
            </w:r>
          </w:p>
        </w:tc>
      </w:tr>
      <w:tr w:rsidRPr="00E463BA" w:rsidR="009279EC" w14:paraId="63A89436"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28FC5482" w14:textId="77777777">
            <w:pPr>
              <w:spacing w:after="0"/>
              <w:rPr>
                <w:rFonts w:eastAsia="Calibri" w:cs="Calibri"/>
                <w:color w:val="1C2833"/>
                <w:sz w:val="20"/>
                <w:szCs w:val="20"/>
              </w:rPr>
            </w:pPr>
            <w:r w:rsidRPr="00E463BA">
              <w:rPr>
                <w:rFonts w:eastAsia="Calibri" w:cs="Calibri"/>
                <w:color w:val="1C2833"/>
                <w:sz w:val="20"/>
                <w:szCs w:val="20"/>
              </w:rPr>
              <w:t>packing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7342C5BB" w14:textId="77777777">
            <w:pPr>
              <w:spacing w:after="0"/>
              <w:rPr>
                <w:rFonts w:eastAsia="Calibri" w:cs="Calibri"/>
                <w:color w:val="1C2833"/>
                <w:sz w:val="20"/>
                <w:szCs w:val="20"/>
              </w:rPr>
            </w:pPr>
            <w:r w:rsidRPr="00E463BA">
              <w:rPr>
                <w:rFonts w:eastAsia="Calibri" w:cs="Calibri"/>
                <w:color w:val="1C2833"/>
                <w:sz w:val="20"/>
                <w:szCs w:val="20"/>
              </w:rPr>
              <w:t>urn:epcglobal:cbv:bizstep:packing</w:t>
            </w:r>
          </w:p>
        </w:tc>
      </w:tr>
      <w:tr w:rsidRPr="00E463BA" w:rsidR="009279EC" w14:paraId="33C44F60"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554AD06E" w14:textId="77777777">
            <w:pPr>
              <w:spacing w:after="0"/>
              <w:rPr>
                <w:rFonts w:eastAsia="Calibri" w:cs="Calibri"/>
                <w:color w:val="1C2833"/>
                <w:sz w:val="20"/>
                <w:szCs w:val="20"/>
              </w:rPr>
            </w:pPr>
            <w:r w:rsidRPr="00E463BA">
              <w:rPr>
                <w:rFonts w:eastAsia="Calibri" w:cs="Calibri"/>
                <w:color w:val="1C2833"/>
                <w:sz w:val="20"/>
                <w:szCs w:val="20"/>
              </w:rPr>
              <w:t>unpacking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322AEC9F" w14:textId="77777777">
            <w:pPr>
              <w:spacing w:after="0"/>
              <w:rPr>
                <w:rFonts w:eastAsia="Calibri" w:cs="Calibri"/>
                <w:color w:val="1C2833"/>
                <w:sz w:val="20"/>
                <w:szCs w:val="20"/>
              </w:rPr>
            </w:pPr>
            <w:r w:rsidRPr="00E463BA">
              <w:rPr>
                <w:rFonts w:eastAsia="Calibri" w:cs="Calibri"/>
                <w:color w:val="1C2833"/>
                <w:sz w:val="20"/>
                <w:szCs w:val="20"/>
              </w:rPr>
              <w:t>urn:epcglobal:cbv:bizstep:unpacking</w:t>
            </w:r>
          </w:p>
        </w:tc>
      </w:tr>
      <w:tr w:rsidRPr="00E463BA" w:rsidR="009279EC" w14:paraId="0B1BF4A5"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0D25F7E2" w14:textId="77777777">
            <w:pPr>
              <w:spacing w:after="0"/>
              <w:rPr>
                <w:rFonts w:eastAsia="Calibri" w:cs="Calibri"/>
                <w:color w:val="1C2833"/>
                <w:sz w:val="20"/>
                <w:szCs w:val="20"/>
              </w:rPr>
            </w:pPr>
            <w:r w:rsidRPr="00E463BA">
              <w:rPr>
                <w:rFonts w:eastAsia="Calibri" w:cs="Calibri"/>
                <w:color w:val="1C2833"/>
                <w:sz w:val="20"/>
                <w:szCs w:val="20"/>
              </w:rPr>
              <w:t>dispensing</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04A3630F" w14:textId="77777777">
            <w:pPr>
              <w:spacing w:after="0"/>
              <w:rPr>
                <w:rFonts w:eastAsia="Calibri" w:cs="Calibri"/>
                <w:color w:val="1C2833"/>
                <w:sz w:val="20"/>
                <w:szCs w:val="20"/>
              </w:rPr>
            </w:pPr>
            <w:r w:rsidRPr="00E463BA">
              <w:rPr>
                <w:rFonts w:eastAsia="Calibri" w:cs="Calibri"/>
                <w:color w:val="1C2833"/>
                <w:sz w:val="20"/>
                <w:szCs w:val="20"/>
              </w:rPr>
              <w:t>urn:epcglobal:cbv:bizstep:dispensing</w:t>
            </w:r>
          </w:p>
        </w:tc>
      </w:tr>
      <w:tr w:rsidRPr="00E463BA" w:rsidR="009279EC" w14:paraId="1E71C23A"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4A850847" w14:textId="77777777">
            <w:pPr>
              <w:spacing w:after="0"/>
              <w:rPr>
                <w:rFonts w:eastAsia="Calibri" w:cs="Calibri"/>
                <w:color w:val="1C2833"/>
                <w:sz w:val="20"/>
                <w:szCs w:val="20"/>
              </w:rPr>
            </w:pPr>
            <w:r w:rsidRPr="00E463BA">
              <w:rPr>
                <w:rFonts w:eastAsia="Calibri" w:cs="Calibri"/>
                <w:color w:val="1C2833"/>
                <w:sz w:val="20"/>
                <w:szCs w:val="20"/>
              </w:rPr>
              <w:t>active</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6C9B5751" w14:textId="77777777">
            <w:pPr>
              <w:spacing w:after="0"/>
              <w:rPr>
                <w:rFonts w:eastAsia="Calibri" w:cs="Calibri"/>
                <w:color w:val="1C2833"/>
                <w:sz w:val="20"/>
                <w:szCs w:val="20"/>
              </w:rPr>
            </w:pPr>
            <w:r w:rsidRPr="00E463BA">
              <w:rPr>
                <w:rFonts w:eastAsia="Calibri" w:cs="Calibri"/>
                <w:color w:val="1C2833"/>
                <w:sz w:val="20"/>
                <w:szCs w:val="20"/>
              </w:rPr>
              <w:t>urn:epcglobal:cbv:disp:active</w:t>
            </w:r>
          </w:p>
        </w:tc>
      </w:tr>
      <w:tr w:rsidRPr="00E463BA" w:rsidR="009279EC" w14:paraId="029C305F" w14:textId="77777777">
        <w:trPr>
          <w:trHeight w:val="300"/>
        </w:trPr>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0D34F208" w14:textId="77777777">
            <w:pPr>
              <w:spacing w:after="0"/>
              <w:rPr>
                <w:rFonts w:eastAsia="Calibri" w:cs="Calibri"/>
                <w:color w:val="1C2833"/>
                <w:sz w:val="20"/>
                <w:szCs w:val="20"/>
              </w:rPr>
            </w:pPr>
            <w:r w:rsidRPr="00E463BA">
              <w:rPr>
                <w:rFonts w:eastAsia="Calibri" w:cs="Calibri"/>
                <w:color w:val="1C2833"/>
                <w:sz w:val="20"/>
                <w:szCs w:val="20"/>
              </w:rPr>
              <w:t>in_transit</w:t>
            </w:r>
          </w:p>
        </w:tc>
        <w:tc>
          <w:tcPr>
            <w:tcW w:w="4500" w:type="dxa"/>
            <w:tcBorders>
              <w:top w:val="single" w:color="85929E" w:sz="4" w:space="0"/>
              <w:left w:val="nil"/>
              <w:bottom w:val="single" w:color="85929E" w:sz="4" w:space="0"/>
              <w:right w:val="nil"/>
            </w:tcBorders>
            <w:tcMar>
              <w:top w:w="90" w:type="dxa"/>
              <w:left w:w="135" w:type="dxa"/>
              <w:bottom w:w="90" w:type="dxa"/>
              <w:right w:w="135" w:type="dxa"/>
            </w:tcMar>
            <w:vAlign w:val="center"/>
          </w:tcPr>
          <w:p w:rsidRPr="00E463BA" w:rsidR="00BE6FAB" w:rsidRDefault="00BE6FAB" w14:paraId="4335D0E8" w14:textId="77777777">
            <w:pPr>
              <w:spacing w:after="0"/>
              <w:rPr>
                <w:rFonts w:eastAsia="Calibri" w:cs="Calibri"/>
                <w:color w:val="1C2833"/>
                <w:sz w:val="20"/>
                <w:szCs w:val="20"/>
              </w:rPr>
            </w:pPr>
            <w:r w:rsidRPr="00E463BA">
              <w:rPr>
                <w:rFonts w:eastAsia="Calibri" w:cs="Calibri"/>
                <w:color w:val="1C2833"/>
                <w:sz w:val="20"/>
                <w:szCs w:val="20"/>
              </w:rPr>
              <w:t>urn:epcglobal:cbv:disp:in_transit</w:t>
            </w:r>
          </w:p>
        </w:tc>
      </w:tr>
      <w:tr w:rsidRPr="00E463BA" w:rsidR="009279EC" w14:paraId="41C0D74B"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Pr="00E463BA" w:rsidR="00BE6FAB" w:rsidRDefault="00BE6FAB" w14:paraId="3CF8690E" w14:textId="77777777">
            <w:pPr>
              <w:spacing w:after="0"/>
              <w:rPr>
                <w:rFonts w:eastAsia="Calibri" w:cs="Calibri"/>
                <w:color w:val="1C2833"/>
                <w:sz w:val="20"/>
                <w:szCs w:val="20"/>
              </w:rPr>
            </w:pPr>
            <w:r w:rsidRPr="00E463BA">
              <w:rPr>
                <w:rFonts w:eastAsia="Calibri" w:cs="Calibri"/>
                <w:color w:val="1C2833"/>
                <w:sz w:val="20"/>
                <w:szCs w:val="20"/>
              </w:rPr>
              <w:t>dispensed</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Pr="00E463BA" w:rsidR="00BE6FAB" w:rsidRDefault="00BE6FAB" w14:paraId="20E30EF0" w14:textId="77777777">
            <w:pPr>
              <w:spacing w:after="0"/>
              <w:rPr>
                <w:rFonts w:eastAsia="Calibri" w:cs="Calibri"/>
                <w:color w:val="1C2833"/>
                <w:sz w:val="20"/>
                <w:szCs w:val="20"/>
              </w:rPr>
            </w:pPr>
            <w:r w:rsidRPr="00E463BA">
              <w:rPr>
                <w:rFonts w:eastAsia="Calibri" w:cs="Calibri"/>
                <w:color w:val="1C2833"/>
                <w:sz w:val="20"/>
                <w:szCs w:val="20"/>
              </w:rPr>
              <w:t>urn:epcglobal:cbv:disp:dispensed</w:t>
            </w:r>
          </w:p>
        </w:tc>
      </w:tr>
      <w:tr w:rsidR="009279EC" w14:paraId="5D9A6C28"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1E102460" w14:textId="77777777">
            <w:r w:rsidRPr="73378F39">
              <w:rPr>
                <w:rFonts w:ascii="Segoe UI" w:hAnsi="Segoe UI" w:eastAsia="Segoe UI" w:cs="Segoe UI"/>
                <w:color w:val="333333"/>
                <w:sz w:val="18"/>
                <w:szCs w:val="18"/>
              </w:rPr>
              <w:t>decommissioning</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6C503F54" w14:textId="77777777">
            <w:r w:rsidRPr="3B0FAAE6">
              <w:rPr>
                <w:rFonts w:ascii="Aptos" w:hAnsi="Aptos" w:eastAsia="Aptos" w:cs="Aptos"/>
                <w:sz w:val="20"/>
                <w:szCs w:val="20"/>
              </w:rPr>
              <w:t>urn:epcglobal:cbv:bizstep:decommissioning</w:t>
            </w:r>
          </w:p>
        </w:tc>
      </w:tr>
      <w:tr w:rsidR="009279EC" w14:paraId="53897B46"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08341114" w14:textId="77777777">
            <w:r w:rsidRPr="17EED3A1">
              <w:rPr>
                <w:rFonts w:ascii="Segoe UI" w:hAnsi="Segoe UI" w:eastAsia="Segoe UI" w:cs="Segoe UI"/>
                <w:color w:val="333333"/>
                <w:sz w:val="18"/>
                <w:szCs w:val="18"/>
              </w:rPr>
              <w:t>holding</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507FD7E0" w14:textId="77777777">
            <w:r w:rsidRPr="13E182C2">
              <w:rPr>
                <w:rFonts w:ascii="Aptos" w:hAnsi="Aptos" w:eastAsia="Aptos" w:cs="Aptos"/>
                <w:sz w:val="20"/>
                <w:szCs w:val="20"/>
              </w:rPr>
              <w:t>urn:epcglobal:cbv:bizstep:holding</w:t>
            </w:r>
          </w:p>
        </w:tc>
      </w:tr>
      <w:tr w:rsidR="009279EC" w14:paraId="3A871512"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5C4B1088" w14:textId="77777777">
            <w:pPr>
              <w:rPr>
                <w:rFonts w:ascii="Segoe UI" w:hAnsi="Segoe UI" w:eastAsia="Segoe UI" w:cs="Segoe UI"/>
                <w:color w:val="333333"/>
                <w:sz w:val="18"/>
                <w:szCs w:val="18"/>
              </w:rPr>
            </w:pPr>
            <w:r w:rsidRPr="643EF349">
              <w:rPr>
                <w:rFonts w:ascii="Segoe UI" w:hAnsi="Segoe UI" w:eastAsia="Segoe UI" w:cs="Segoe UI"/>
                <w:color w:val="333333"/>
                <w:sz w:val="18"/>
                <w:szCs w:val="18"/>
              </w:rPr>
              <w:t>destroying</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46C62505" w14:textId="77777777">
            <w:r w:rsidRPr="54EB2650">
              <w:rPr>
                <w:rFonts w:ascii="Aptos" w:hAnsi="Aptos" w:eastAsia="Aptos" w:cs="Aptos"/>
                <w:sz w:val="20"/>
                <w:szCs w:val="20"/>
              </w:rPr>
              <w:t>urn:epcglobal:cbv:bizstep:destroying</w:t>
            </w:r>
          </w:p>
        </w:tc>
      </w:tr>
      <w:tr w:rsidR="009279EC" w14:paraId="6E0B3D10"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6B402EB9" w14:textId="77777777">
            <w:pPr>
              <w:rPr>
                <w:rFonts w:eastAsia="Calibri" w:cs="Calibri"/>
                <w:color w:val="1C2833"/>
                <w:sz w:val="20"/>
                <w:szCs w:val="20"/>
              </w:rPr>
            </w:pPr>
            <w:r w:rsidRPr="656AC6F5">
              <w:rPr>
                <w:rFonts w:eastAsia="Calibri" w:cs="Calibri"/>
                <w:color w:val="1C2833"/>
                <w:sz w:val="20"/>
                <w:szCs w:val="20"/>
              </w:rPr>
              <w:t>stolen</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184D7196" w14:textId="77777777">
            <w:r w:rsidRPr="09C05532">
              <w:rPr>
                <w:rFonts w:ascii="Aptos" w:hAnsi="Aptos" w:eastAsia="Aptos" w:cs="Aptos"/>
                <w:sz w:val="20"/>
                <w:szCs w:val="20"/>
              </w:rPr>
              <w:t>urn:epcglobal:cbv:disp:stolen</w:t>
            </w:r>
          </w:p>
        </w:tc>
      </w:tr>
      <w:tr w:rsidR="009279EC" w14:paraId="593DA7DD"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40328A25" w14:textId="77777777">
            <w:pPr>
              <w:rPr>
                <w:rFonts w:eastAsia="Calibri" w:cs="Calibri"/>
                <w:color w:val="1C2833"/>
                <w:sz w:val="20"/>
                <w:szCs w:val="20"/>
              </w:rPr>
            </w:pPr>
            <w:r w:rsidRPr="656AC6F5">
              <w:rPr>
                <w:rFonts w:eastAsia="Calibri" w:cs="Calibri"/>
                <w:color w:val="1C2833"/>
                <w:sz w:val="20"/>
                <w:szCs w:val="20"/>
              </w:rPr>
              <w:t>recalled</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6DEA86AE" w14:textId="77777777">
            <w:r w:rsidRPr="223BF933">
              <w:rPr>
                <w:rFonts w:ascii="Aptos" w:hAnsi="Aptos" w:eastAsia="Aptos" w:cs="Aptos"/>
                <w:sz w:val="20"/>
                <w:szCs w:val="20"/>
              </w:rPr>
              <w:t>urn:epcglobal:cbv:disp:recalled</w:t>
            </w:r>
          </w:p>
        </w:tc>
      </w:tr>
      <w:tr w:rsidR="009279EC" w14:paraId="2DC0D14F"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2D5D9D6E" w14:textId="77777777">
            <w:pPr>
              <w:rPr>
                <w:rFonts w:eastAsia="Calibri" w:cs="Calibri"/>
                <w:color w:val="1C2833"/>
                <w:sz w:val="20"/>
                <w:szCs w:val="20"/>
              </w:rPr>
            </w:pPr>
            <w:r w:rsidRPr="656AC6F5">
              <w:rPr>
                <w:rFonts w:eastAsia="Calibri" w:cs="Calibri"/>
                <w:color w:val="1C2833"/>
                <w:sz w:val="20"/>
                <w:szCs w:val="20"/>
              </w:rPr>
              <w:t>returned</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7B6D5E1F" w14:textId="77777777">
            <w:r w:rsidRPr="167DB447">
              <w:rPr>
                <w:rFonts w:ascii="Aptos" w:hAnsi="Aptos" w:eastAsia="Aptos" w:cs="Aptos"/>
                <w:sz w:val="20"/>
                <w:szCs w:val="20"/>
              </w:rPr>
              <w:t>urn:epcglobal:cbv:disp:returned</w:t>
            </w:r>
          </w:p>
        </w:tc>
      </w:tr>
      <w:tr w:rsidR="009279EC" w14:paraId="108206A2"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592A9BE3" w14:textId="77777777">
            <w:pPr>
              <w:rPr>
                <w:rFonts w:eastAsia="Calibri" w:cs="Calibri"/>
                <w:color w:val="1C2833"/>
                <w:sz w:val="20"/>
                <w:szCs w:val="20"/>
              </w:rPr>
            </w:pPr>
            <w:r w:rsidRPr="0CD919A0">
              <w:rPr>
                <w:rFonts w:eastAsia="Calibri" w:cs="Calibri"/>
                <w:color w:val="1C2833"/>
                <w:sz w:val="20"/>
                <w:szCs w:val="20"/>
              </w:rPr>
              <w:t>damaged</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52AB4BA6" w14:textId="77777777">
            <w:r w:rsidRPr="5056E9DC">
              <w:rPr>
                <w:rFonts w:ascii="Aptos" w:hAnsi="Aptos" w:eastAsia="Aptos" w:cs="Aptos"/>
                <w:sz w:val="20"/>
                <w:szCs w:val="20"/>
              </w:rPr>
              <w:t>urn:epcglobal:cbv:disp:damaged</w:t>
            </w:r>
          </w:p>
        </w:tc>
      </w:tr>
      <w:tr w:rsidR="009279EC" w14:paraId="1A8365D3"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67453AD5" w14:textId="77777777">
            <w:pPr>
              <w:rPr>
                <w:rFonts w:eastAsia="Calibri" w:cs="Calibri"/>
                <w:color w:val="1C2833"/>
                <w:sz w:val="20"/>
                <w:szCs w:val="20"/>
              </w:rPr>
            </w:pPr>
            <w:r w:rsidRPr="643EF349">
              <w:rPr>
                <w:rFonts w:eastAsia="Calibri" w:cs="Calibri"/>
                <w:color w:val="1C2833"/>
                <w:sz w:val="20"/>
                <w:szCs w:val="20"/>
              </w:rPr>
              <w:t>inactive</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65EEF03E" w14:textId="77777777">
            <w:r w:rsidRPr="5056E9DC">
              <w:rPr>
                <w:rFonts w:ascii="Aptos" w:hAnsi="Aptos" w:eastAsia="Aptos" w:cs="Aptos"/>
                <w:sz w:val="20"/>
                <w:szCs w:val="20"/>
              </w:rPr>
              <w:t>urn:epcglobal:cbv:disp:inactive</w:t>
            </w:r>
          </w:p>
        </w:tc>
      </w:tr>
      <w:tr w:rsidR="009279EC" w14:paraId="59C288A9" w14:textId="77777777">
        <w:trPr>
          <w:trHeight w:val="300"/>
        </w:trPr>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3DE60753" w14:textId="77777777">
            <w:pPr>
              <w:rPr>
                <w:rFonts w:eastAsia="Calibri" w:cs="Calibri"/>
                <w:color w:val="1C2833"/>
                <w:sz w:val="20"/>
                <w:szCs w:val="20"/>
              </w:rPr>
            </w:pPr>
            <w:r w:rsidRPr="559565ED">
              <w:rPr>
                <w:rFonts w:eastAsia="Calibri" w:cs="Calibri"/>
                <w:color w:val="1C2833"/>
                <w:sz w:val="20"/>
                <w:szCs w:val="20"/>
              </w:rPr>
              <w:t>destroyed</w:t>
            </w:r>
          </w:p>
        </w:tc>
        <w:tc>
          <w:tcPr>
            <w:tcW w:w="4500" w:type="dxa"/>
            <w:tcBorders>
              <w:top w:val="single" w:color="85929E" w:sz="4" w:space="0"/>
              <w:left w:val="nil"/>
              <w:bottom w:val="single" w:color="1A5276" w:sz="8" w:space="0"/>
              <w:right w:val="nil"/>
            </w:tcBorders>
            <w:tcMar>
              <w:top w:w="90" w:type="dxa"/>
              <w:left w:w="135" w:type="dxa"/>
              <w:bottom w:w="90" w:type="dxa"/>
              <w:right w:w="135" w:type="dxa"/>
            </w:tcMar>
            <w:vAlign w:val="center"/>
          </w:tcPr>
          <w:p w:rsidR="00BE6FAB" w:rsidRDefault="00BE6FAB" w14:paraId="3CB3D36B" w14:textId="77777777">
            <w:r w:rsidRPr="32388F0A">
              <w:rPr>
                <w:rFonts w:ascii="Aptos" w:hAnsi="Aptos" w:eastAsia="Aptos" w:cs="Aptos"/>
                <w:sz w:val="20"/>
                <w:szCs w:val="20"/>
              </w:rPr>
              <w:t>urn:epcglobal:cbv:disp:destroyed</w:t>
            </w:r>
          </w:p>
        </w:tc>
      </w:tr>
    </w:tbl>
    <w:p w:rsidR="00BE6FAB" w:rsidP="00BE6FAB" w:rsidRDefault="00BE6FAB" w14:paraId="17019E9A" w14:textId="77777777">
      <w:pPr>
        <w:rPr>
          <w:rFonts w:eastAsia="Calibri" w:cs="Calibri"/>
          <w:color w:val="1C2833"/>
        </w:rPr>
      </w:pPr>
    </w:p>
    <w:p w:rsidR="00BE6FAB" w:rsidP="00BE6FAB" w:rsidRDefault="00BE6FAB" w14:paraId="342E404E" w14:textId="77777777">
      <w:pPr>
        <w:pStyle w:val="Heading2"/>
        <w:rPr>
          <w:rFonts w:eastAsia="Calibri" w:cs="Calibri"/>
          <w:color w:val="1C2833"/>
        </w:rPr>
      </w:pPr>
      <w:bookmarkStart w:name="_Toc229417805" w:id="10"/>
      <w:r>
        <w:t>2.5 Security Model</w:t>
      </w:r>
      <w:bookmarkEnd w:id="10"/>
    </w:p>
    <w:p w:rsidR="00BE6FAB" w:rsidP="00BE6FAB" w:rsidRDefault="00BE6FAB" w14:paraId="6D65B950" w14:textId="77777777">
      <w:pPr>
        <w:pStyle w:val="Heading3"/>
      </w:pPr>
      <w:bookmarkStart w:name="_Toc229417806" w:id="11"/>
      <w:r>
        <w:t>2.5.1 Authentication</w:t>
      </w:r>
      <w:bookmarkEnd w:id="11"/>
    </w:p>
    <w:p w:rsidRPr="003D152B" w:rsidR="00BE6FAB" w:rsidP="00BE6FAB" w:rsidRDefault="00BE6FAB" w14:paraId="72832F1D" w14:textId="77777777">
      <w:r w:rsidRPr="003D152B">
        <w:t>All API requests must include authentication credentials. The platform supports the following authentication methods:</w:t>
      </w:r>
    </w:p>
    <w:p w:rsidRPr="003D152B" w:rsidR="00BE6FAB" w:rsidP="00BE6FAB" w:rsidRDefault="00BE6FAB" w14:paraId="2DB371E2" w14:textId="77777777">
      <w:r w:rsidRPr="003D152B">
        <w:t>• API Key - Provided in the X-API-Key header for EPCIS submissions</w:t>
      </w:r>
    </w:p>
    <w:p w:rsidR="00BE6FAB" w:rsidP="00BE6FAB" w:rsidRDefault="00BE6FAB" w14:paraId="5824B8CD" w14:textId="77777777">
      <w:pPr>
        <w:pStyle w:val="Heading3"/>
      </w:pPr>
      <w:bookmarkStart w:name="_Toc229417807" w:id="12"/>
      <w:r>
        <w:t>2.5.2 Data Storage</w:t>
      </w:r>
      <w:bookmarkEnd w:id="12"/>
    </w:p>
    <w:p w:rsidR="00BE6FAB" w:rsidP="00BE6FAB" w:rsidRDefault="00BE6FAB" w14:paraId="13D2782D" w14:textId="77777777">
      <w:r>
        <w:t>Minimum retention duration is 3 years</w:t>
      </w:r>
    </w:p>
    <w:p w:rsidR="00BE6FAB" w:rsidP="00BE6FAB" w:rsidRDefault="00BE6FAB" w14:paraId="0C5918D0" w14:textId="77777777">
      <w:pPr>
        <w:pStyle w:val="Heading2"/>
      </w:pPr>
      <w:bookmarkStart w:name="_Toc229417808" w:id="13"/>
      <w:r>
        <w:t>2.6 Synchronous vs Asynchronous</w:t>
      </w:r>
      <w:bookmarkEnd w:id="13"/>
    </w:p>
    <w:p w:rsidR="00BE6FAB" w:rsidP="00BE6FAB" w:rsidRDefault="00BE6FAB" w14:paraId="51199B75" w14:textId="77777777">
      <w:pPr>
        <w:spacing w:before="240" w:after="240"/>
      </w:pPr>
      <w:r w:rsidRPr="0F0DD56B">
        <w:rPr>
          <w:rFonts w:ascii="Aptos" w:hAnsi="Aptos" w:eastAsia="Aptos" w:cs="Aptos"/>
        </w:rPr>
        <w:t>The Kenya National Track &amp; Trace Platform supports two EPCIS submission modes:</w:t>
      </w:r>
    </w:p>
    <w:p w:rsidR="00BE6FAB" w:rsidP="00BE6FAB" w:rsidRDefault="00BE6FAB" w14:paraId="5E6DC4AC" w14:textId="77777777">
      <w:pPr>
        <w:pStyle w:val="ListParagraph"/>
        <w:numPr>
          <w:ilvl w:val="0"/>
          <w:numId w:val="4"/>
        </w:numPr>
        <w:spacing w:before="240" w:after="240"/>
        <w:rPr>
          <w:rFonts w:ascii="Aptos" w:hAnsi="Aptos" w:eastAsia="Aptos" w:cs="Aptos"/>
        </w:rPr>
      </w:pPr>
      <w:r w:rsidRPr="0F0DD56B">
        <w:rPr>
          <w:rFonts w:ascii="Aptos" w:hAnsi="Aptos" w:eastAsia="Aptos" w:cs="Aptos"/>
        </w:rPr>
        <w:t>Synchronous (real-time processing)</w:t>
      </w:r>
    </w:p>
    <w:p w:rsidR="00BE6FAB" w:rsidP="00BE6FAB" w:rsidRDefault="00BE6FAB" w14:paraId="341EED47" w14:textId="77777777">
      <w:pPr>
        <w:pStyle w:val="ListParagraph"/>
        <w:numPr>
          <w:ilvl w:val="0"/>
          <w:numId w:val="4"/>
        </w:numPr>
        <w:spacing w:before="240" w:after="240"/>
        <w:rPr>
          <w:rFonts w:ascii="Aptos" w:hAnsi="Aptos" w:eastAsia="Aptos" w:cs="Aptos"/>
        </w:rPr>
      </w:pPr>
      <w:r w:rsidRPr="0F0DD56B">
        <w:rPr>
          <w:rFonts w:ascii="Aptos" w:hAnsi="Aptos" w:eastAsia="Aptos" w:cs="Aptos"/>
        </w:rPr>
        <w:t>Asynchronous (background processing)</w:t>
      </w:r>
    </w:p>
    <w:p w:rsidR="00BE6FAB" w:rsidP="00BE6FAB" w:rsidRDefault="00BE6FAB" w14:paraId="21817AC3" w14:textId="77777777">
      <w:pPr>
        <w:spacing w:before="240" w:after="240"/>
      </w:pPr>
      <w:r w:rsidRPr="0F0DD56B">
        <w:rPr>
          <w:rFonts w:ascii="Aptos" w:hAnsi="Aptos" w:eastAsia="Aptos" w:cs="Aptos"/>
        </w:rPr>
        <w:t xml:space="preserve">The submission mode is determined by </w:t>
      </w:r>
      <w:r w:rsidRPr="0F0DD56B">
        <w:rPr>
          <w:rFonts w:ascii="Aptos" w:hAnsi="Aptos" w:eastAsia="Aptos" w:cs="Aptos"/>
          <w:b/>
          <w:bCs/>
        </w:rPr>
        <w:t>event type</w:t>
      </w:r>
      <w:r w:rsidRPr="0F0DD56B">
        <w:rPr>
          <w:rFonts w:ascii="Aptos" w:hAnsi="Aptos" w:eastAsia="Aptos" w:cs="Aptos"/>
        </w:rPr>
        <w:t>, not by payload structure.</w:t>
      </w:r>
    </w:p>
    <w:p w:rsidR="00BE6FAB" w:rsidP="00BE6FAB" w:rsidRDefault="00BE6FAB" w14:paraId="7F4F46A1" w14:textId="77777777">
      <w:pPr>
        <w:pStyle w:val="Heading3"/>
      </w:pPr>
      <w:bookmarkStart w:name="_Toc229417809" w:id="14"/>
      <w:r w:rsidRPr="0F0DD56B">
        <w:t>2.6.1 Synchronous Processing</w:t>
      </w:r>
      <w:bookmarkEnd w:id="14"/>
      <w:r w:rsidRPr="0F0DD56B">
        <w:t xml:space="preserve"> </w:t>
      </w:r>
    </w:p>
    <w:p w:rsidR="00BE6FAB" w:rsidP="00BE6FAB" w:rsidRDefault="00BE6FAB" w14:paraId="1F558CBF" w14:textId="77777777">
      <w:pPr>
        <w:spacing w:before="240" w:after="240"/>
      </w:pPr>
      <w:r w:rsidRPr="0F0DD56B">
        <w:rPr>
          <w:rFonts w:ascii="Aptos" w:hAnsi="Aptos" w:eastAsia="Aptos" w:cs="Aptos"/>
          <w:b/>
          <w:bCs/>
        </w:rPr>
        <w:t>Dispensing events</w:t>
      </w:r>
      <w:r>
        <w:br/>
      </w:r>
      <w:r w:rsidRPr="0F0DD56B">
        <w:rPr>
          <w:rFonts w:ascii="Aptos" w:hAnsi="Aptos" w:eastAsia="Aptos" w:cs="Aptos"/>
        </w:rPr>
        <w:t>(ObjectEvent where bizStep = dispensing)</w:t>
      </w:r>
    </w:p>
    <w:p w:rsidR="00BE6FAB" w:rsidP="00BE6FAB" w:rsidRDefault="00BE6FAB" w14:paraId="30053169" w14:textId="77777777">
      <w:pPr>
        <w:spacing w:before="240" w:after="240"/>
      </w:pPr>
      <w:r w:rsidRPr="0F0DD56B">
        <w:rPr>
          <w:rFonts w:ascii="Aptos" w:hAnsi="Aptos" w:eastAsia="Aptos" w:cs="Aptos"/>
        </w:rPr>
        <w:t>Dispensing is processed synchronously because it directly affects patient-level workflows and requires immediate validation of feedback.</w:t>
      </w:r>
    </w:p>
    <w:p w:rsidR="00BE6FAB" w:rsidP="00BE6FAB" w:rsidRDefault="00BE6FAB" w14:paraId="5245618F" w14:textId="77777777">
      <w:pPr>
        <w:spacing w:before="240" w:after="240"/>
      </w:pPr>
      <w:r w:rsidRPr="0F0DD56B">
        <w:t>It’s behavior.</w:t>
      </w:r>
    </w:p>
    <w:p w:rsidR="00BE6FAB" w:rsidP="00BE6FAB" w:rsidRDefault="00BE6FAB" w14:paraId="4ABC91AD" w14:textId="77777777">
      <w:pPr>
        <w:pStyle w:val="ListParagraph"/>
        <w:numPr>
          <w:ilvl w:val="0"/>
          <w:numId w:val="3"/>
        </w:numPr>
        <w:spacing w:before="240" w:after="240"/>
        <w:rPr>
          <w:rFonts w:ascii="Aptos" w:hAnsi="Aptos" w:eastAsia="Aptos" w:cs="Aptos"/>
        </w:rPr>
      </w:pPr>
      <w:r w:rsidRPr="0F0DD56B">
        <w:rPr>
          <w:rFonts w:ascii="Aptos" w:hAnsi="Aptos" w:eastAsia="Aptos" w:cs="Aptos"/>
        </w:rPr>
        <w:t>Request is validated and processed immediately.</w:t>
      </w:r>
    </w:p>
    <w:p w:rsidR="00BE6FAB" w:rsidP="00BE6FAB" w:rsidRDefault="00BE6FAB" w14:paraId="3F2D74D0" w14:textId="77777777">
      <w:pPr>
        <w:pStyle w:val="ListParagraph"/>
        <w:numPr>
          <w:ilvl w:val="0"/>
          <w:numId w:val="3"/>
        </w:numPr>
        <w:spacing w:before="240" w:after="240"/>
        <w:rPr>
          <w:rFonts w:ascii="Aptos" w:hAnsi="Aptos" w:eastAsia="Aptos" w:cs="Aptos"/>
        </w:rPr>
      </w:pPr>
      <w:r w:rsidRPr="0F0DD56B">
        <w:rPr>
          <w:rFonts w:ascii="Aptos" w:hAnsi="Aptos" w:eastAsia="Aptos" w:cs="Aptos"/>
        </w:rPr>
        <w:t>Response returned only after validation is complete.</w:t>
      </w:r>
    </w:p>
    <w:p w:rsidR="00BE6FAB" w:rsidP="00BE6FAB" w:rsidRDefault="00BE6FAB" w14:paraId="4DE716AB" w14:textId="77777777">
      <w:pPr>
        <w:pStyle w:val="Heading3"/>
      </w:pPr>
      <w:bookmarkStart w:name="_Toc229417810" w:id="15"/>
      <w:r w:rsidRPr="0F0DD56B">
        <w:t>2.6.2 Asynchronous Processing</w:t>
      </w:r>
      <w:bookmarkEnd w:id="15"/>
    </w:p>
    <w:p w:rsidR="00BE6FAB" w:rsidP="00BE6FAB" w:rsidRDefault="00BE6FAB" w14:paraId="355D866C" w14:textId="77777777">
      <w:pPr>
        <w:spacing w:before="240" w:after="240"/>
      </w:pPr>
      <w:r w:rsidRPr="0F0DD56B">
        <w:rPr>
          <w:rFonts w:ascii="Aptos" w:hAnsi="Aptos" w:eastAsia="Aptos" w:cs="Aptos"/>
        </w:rPr>
        <w:t>All non-dispensing EPCIS events are processed asynchronously. This allows partners to safely submit bulk operational data without blocking system workflows.</w:t>
      </w:r>
    </w:p>
    <w:p w:rsidR="00BE6FAB" w:rsidP="00BE6FAB" w:rsidRDefault="00BE6FAB" w14:paraId="5FFAB114" w14:textId="77777777">
      <w:pPr>
        <w:spacing w:before="240" w:after="240"/>
      </w:pPr>
      <w:r w:rsidRPr="0F0DD56B">
        <w:rPr>
          <w:rFonts w:ascii="Aptos" w:hAnsi="Aptos" w:eastAsia="Aptos" w:cs="Aptos"/>
        </w:rPr>
        <w:t>The following EPCIS lifecycle events use asynchronous submission:</w:t>
      </w:r>
    </w:p>
    <w:p w:rsidR="00BE6FAB" w:rsidP="00BE6FAB" w:rsidRDefault="00BE6FAB" w14:paraId="2F682FEC" w14:textId="77777777">
      <w:pPr>
        <w:pStyle w:val="ListParagraph"/>
        <w:numPr>
          <w:ilvl w:val="0"/>
          <w:numId w:val="2"/>
        </w:numPr>
        <w:spacing w:before="240" w:after="240"/>
        <w:rPr>
          <w:rFonts w:ascii="Aptos" w:hAnsi="Aptos" w:eastAsia="Aptos" w:cs="Aptos"/>
        </w:rPr>
      </w:pPr>
      <w:r w:rsidRPr="0F0DD56B">
        <w:rPr>
          <w:rFonts w:ascii="Aptos" w:hAnsi="Aptos" w:eastAsia="Aptos" w:cs="Aptos"/>
        </w:rPr>
        <w:t>Commissioning</w:t>
      </w:r>
    </w:p>
    <w:p w:rsidR="00BE6FAB" w:rsidP="00BE6FAB" w:rsidRDefault="00BE6FAB" w14:paraId="4B033A8A" w14:textId="77777777">
      <w:pPr>
        <w:pStyle w:val="ListParagraph"/>
        <w:numPr>
          <w:ilvl w:val="0"/>
          <w:numId w:val="2"/>
        </w:numPr>
        <w:spacing w:before="240" w:after="240"/>
        <w:rPr>
          <w:rFonts w:ascii="Aptos" w:hAnsi="Aptos" w:eastAsia="Aptos" w:cs="Aptos"/>
        </w:rPr>
      </w:pPr>
      <w:r w:rsidRPr="0F0DD56B">
        <w:rPr>
          <w:rFonts w:ascii="Aptos" w:hAnsi="Aptos" w:eastAsia="Aptos" w:cs="Aptos"/>
        </w:rPr>
        <w:t>Packing / Aggregation</w:t>
      </w:r>
    </w:p>
    <w:p w:rsidR="00BE6FAB" w:rsidP="00BE6FAB" w:rsidRDefault="00BE6FAB" w14:paraId="55E996C0" w14:textId="77777777">
      <w:pPr>
        <w:pStyle w:val="ListParagraph"/>
        <w:numPr>
          <w:ilvl w:val="0"/>
          <w:numId w:val="2"/>
        </w:numPr>
        <w:spacing w:before="240" w:after="240"/>
        <w:rPr>
          <w:rFonts w:ascii="Aptos" w:hAnsi="Aptos" w:eastAsia="Aptos" w:cs="Aptos"/>
        </w:rPr>
      </w:pPr>
      <w:r w:rsidRPr="0F0DD56B">
        <w:rPr>
          <w:rFonts w:ascii="Aptos" w:hAnsi="Aptos" w:eastAsia="Aptos" w:cs="Aptos"/>
        </w:rPr>
        <w:t>Unpacking / Disaggregation</w:t>
      </w:r>
    </w:p>
    <w:p w:rsidR="00BE6FAB" w:rsidP="00BE6FAB" w:rsidRDefault="00BE6FAB" w14:paraId="7D491CB0" w14:textId="77777777">
      <w:pPr>
        <w:pStyle w:val="ListParagraph"/>
        <w:numPr>
          <w:ilvl w:val="0"/>
          <w:numId w:val="2"/>
        </w:numPr>
        <w:spacing w:before="240" w:after="240"/>
        <w:rPr>
          <w:rFonts w:ascii="Aptos" w:hAnsi="Aptos" w:eastAsia="Aptos" w:cs="Aptos"/>
        </w:rPr>
      </w:pPr>
      <w:r w:rsidRPr="0F0DD56B">
        <w:rPr>
          <w:rFonts w:ascii="Aptos" w:hAnsi="Aptos" w:eastAsia="Aptos" w:cs="Aptos"/>
        </w:rPr>
        <w:t>Shipping</w:t>
      </w:r>
    </w:p>
    <w:p w:rsidR="00BE6FAB" w:rsidP="00BE6FAB" w:rsidRDefault="00BE6FAB" w14:paraId="78DE7D13" w14:textId="77777777">
      <w:pPr>
        <w:pStyle w:val="ListParagraph"/>
        <w:numPr>
          <w:ilvl w:val="0"/>
          <w:numId w:val="2"/>
        </w:numPr>
        <w:spacing w:before="240" w:after="240"/>
        <w:rPr>
          <w:rFonts w:ascii="Aptos" w:hAnsi="Aptos" w:eastAsia="Aptos" w:cs="Aptos"/>
        </w:rPr>
      </w:pPr>
      <w:r w:rsidRPr="0F0DD56B">
        <w:rPr>
          <w:rFonts w:ascii="Aptos" w:hAnsi="Aptos" w:eastAsia="Aptos" w:cs="Aptos"/>
        </w:rPr>
        <w:t>Receiving</w:t>
      </w:r>
    </w:p>
    <w:p w:rsidR="00BE6FAB" w:rsidP="00BE6FAB" w:rsidRDefault="00BE6FAB" w14:paraId="0A714CE6" w14:textId="77777777">
      <w:pPr>
        <w:pStyle w:val="ListParagraph"/>
        <w:numPr>
          <w:ilvl w:val="0"/>
          <w:numId w:val="2"/>
        </w:numPr>
        <w:spacing w:before="240" w:after="240"/>
        <w:rPr>
          <w:rFonts w:ascii="Aptos" w:hAnsi="Aptos" w:eastAsia="Aptos" w:cs="Aptos"/>
        </w:rPr>
      </w:pPr>
      <w:r w:rsidRPr="0F0DD56B">
        <w:rPr>
          <w:rFonts w:ascii="Aptos" w:hAnsi="Aptos" w:eastAsia="Aptos" w:cs="Aptos"/>
        </w:rPr>
        <w:t>Returns (shipping &amp; receiving)</w:t>
      </w:r>
    </w:p>
    <w:p w:rsidR="00BE6FAB" w:rsidP="00BE6FAB" w:rsidRDefault="00BE6FAB" w14:paraId="379FC4EF" w14:textId="77777777">
      <w:pPr>
        <w:pStyle w:val="ListParagraph"/>
        <w:numPr>
          <w:ilvl w:val="0"/>
          <w:numId w:val="2"/>
        </w:numPr>
        <w:spacing w:before="240" w:after="240"/>
        <w:rPr>
          <w:rFonts w:ascii="Aptos" w:hAnsi="Aptos" w:eastAsia="Aptos" w:cs="Aptos"/>
        </w:rPr>
      </w:pPr>
      <w:r w:rsidRPr="0F0DD56B">
        <w:rPr>
          <w:rFonts w:ascii="Aptos" w:hAnsi="Aptos" w:eastAsia="Aptos" w:cs="Aptos"/>
        </w:rPr>
        <w:t>Recall events.</w:t>
      </w:r>
    </w:p>
    <w:p w:rsidR="00BE6FAB" w:rsidP="00BE6FAB" w:rsidRDefault="00BE6FAB" w14:paraId="0752D334" w14:textId="77777777">
      <w:pPr>
        <w:pStyle w:val="ListParagraph"/>
        <w:numPr>
          <w:ilvl w:val="0"/>
          <w:numId w:val="2"/>
        </w:numPr>
        <w:spacing w:before="240" w:after="240"/>
        <w:rPr>
          <w:rFonts w:ascii="Aptos" w:hAnsi="Aptos" w:eastAsia="Aptos" w:cs="Aptos"/>
        </w:rPr>
      </w:pPr>
      <w:r w:rsidRPr="0F0DD56B">
        <w:rPr>
          <w:rFonts w:ascii="Aptos" w:hAnsi="Aptos" w:eastAsia="Aptos" w:cs="Aptos"/>
        </w:rPr>
        <w:t>Destruction events</w:t>
      </w:r>
    </w:p>
    <w:p w:rsidR="00BE6FAB" w:rsidP="00BE6FAB" w:rsidRDefault="00BE6FAB" w14:paraId="0F7D2538" w14:textId="77777777">
      <w:pPr>
        <w:pStyle w:val="ListParagraph"/>
        <w:numPr>
          <w:ilvl w:val="0"/>
          <w:numId w:val="2"/>
        </w:numPr>
        <w:spacing w:before="240" w:after="240"/>
        <w:rPr>
          <w:rFonts w:ascii="Aptos" w:hAnsi="Aptos" w:eastAsia="Aptos" w:cs="Aptos"/>
        </w:rPr>
      </w:pPr>
      <w:r w:rsidRPr="0886C70B">
        <w:rPr>
          <w:rFonts w:ascii="Aptos" w:hAnsi="Aptos" w:eastAsia="Aptos" w:cs="Aptos"/>
        </w:rPr>
        <w:t>Status updates (damaged, expired, stolen, etc.)</w:t>
      </w:r>
    </w:p>
    <w:p w:rsidR="00BE6FAB" w:rsidP="00BE6FAB" w:rsidRDefault="00BE6FAB" w14:paraId="4F099914" w14:textId="77777777">
      <w:pPr>
        <w:pStyle w:val="ListParagraph"/>
        <w:numPr>
          <w:ilvl w:val="0"/>
          <w:numId w:val="2"/>
        </w:numPr>
        <w:spacing w:before="240" w:after="240"/>
        <w:rPr>
          <w:rFonts w:ascii="Aptos" w:hAnsi="Aptos" w:eastAsia="Aptos" w:cs="Aptos"/>
        </w:rPr>
      </w:pPr>
      <w:r w:rsidRPr="0886C70B">
        <w:t>Inventory or Adjustment Events (See Section 4.5)</w:t>
      </w:r>
    </w:p>
    <w:p w:rsidR="00BE6FAB" w:rsidP="00BE6FAB" w:rsidRDefault="00BE6FAB" w14:paraId="3E4275E6" w14:textId="77777777">
      <w:pPr>
        <w:spacing w:before="240" w:after="240"/>
      </w:pPr>
      <w:r w:rsidRPr="0F0DD56B">
        <w:t>Behavior</w:t>
      </w:r>
    </w:p>
    <w:p w:rsidR="00BE6FAB" w:rsidP="00BE6FAB" w:rsidRDefault="00BE6FAB" w14:paraId="16B1C609" w14:textId="77777777">
      <w:pPr>
        <w:pStyle w:val="ListParagraph"/>
        <w:numPr>
          <w:ilvl w:val="0"/>
          <w:numId w:val="1"/>
        </w:numPr>
        <w:spacing w:before="240" w:after="240"/>
        <w:rPr>
          <w:rFonts w:ascii="Aptos" w:hAnsi="Aptos" w:eastAsia="Aptos" w:cs="Aptos"/>
        </w:rPr>
      </w:pPr>
      <w:r w:rsidRPr="0F0DD56B">
        <w:rPr>
          <w:rFonts w:ascii="Aptos" w:hAnsi="Aptos" w:eastAsia="Aptos" w:cs="Aptos"/>
        </w:rPr>
        <w:t>Events are validated at ingestion.</w:t>
      </w:r>
    </w:p>
    <w:p w:rsidR="00BE6FAB" w:rsidP="00BE6FAB" w:rsidRDefault="00BE6FAB" w14:paraId="3D06F3B4" w14:textId="77777777">
      <w:pPr>
        <w:pStyle w:val="ListParagraph"/>
        <w:numPr>
          <w:ilvl w:val="0"/>
          <w:numId w:val="1"/>
        </w:numPr>
        <w:spacing w:before="240" w:after="240"/>
        <w:rPr>
          <w:rFonts w:ascii="Aptos" w:hAnsi="Aptos" w:eastAsia="Aptos" w:cs="Aptos"/>
        </w:rPr>
      </w:pPr>
      <w:r w:rsidRPr="0F0DD56B">
        <w:rPr>
          <w:rFonts w:ascii="Aptos" w:hAnsi="Aptos" w:eastAsia="Aptos" w:cs="Aptos"/>
        </w:rPr>
        <w:t>Events are stored and processed in the platform pipeline.</w:t>
      </w:r>
    </w:p>
    <w:p w:rsidR="00BE6FAB" w:rsidP="00BE6FAB" w:rsidRDefault="00BE6FAB" w14:paraId="4EC00F37" w14:textId="77777777">
      <w:pPr>
        <w:pStyle w:val="ListParagraph"/>
        <w:numPr>
          <w:ilvl w:val="0"/>
          <w:numId w:val="1"/>
        </w:numPr>
        <w:spacing w:before="240" w:after="240"/>
        <w:rPr>
          <w:rFonts w:ascii="Aptos" w:hAnsi="Aptos" w:eastAsia="Aptos" w:cs="Aptos"/>
        </w:rPr>
      </w:pPr>
      <w:r w:rsidRPr="0F0DD56B">
        <w:rPr>
          <w:rFonts w:ascii="Aptos" w:hAnsi="Aptos" w:eastAsia="Aptos" w:cs="Aptos"/>
        </w:rPr>
        <w:t>Processing may be completed after the initial response.</w:t>
      </w:r>
    </w:p>
    <w:p w:rsidR="009E0E49" w:rsidP="009E0E49" w:rsidRDefault="009E0E49" w14:paraId="25D29E14" w14:textId="77777777">
      <w:pPr>
        <w:pStyle w:val="Heading2"/>
        <w:rPr>
          <w:rFonts w:ascii="Aptos" w:hAnsi="Aptos" w:eastAsia="Aptos" w:cs="Aptos"/>
        </w:rPr>
      </w:pPr>
      <w:bookmarkStart w:name="_Toc229417811" w:id="16"/>
      <w:bookmarkStart w:name="OLE_LINK5" w:id="17"/>
      <w:r>
        <w:rPr>
          <w:rFonts w:ascii="Aptos" w:hAnsi="Aptos" w:eastAsia="Aptos" w:cs="Aptos"/>
        </w:rPr>
        <w:t>2.7 Sensor data</w:t>
      </w:r>
      <w:bookmarkEnd w:id="16"/>
    </w:p>
    <w:p w:rsidR="009E0E49" w:rsidP="009E0E49" w:rsidRDefault="009E0E49" w14:paraId="1C0724E2" w14:textId="77777777">
      <w:pPr>
        <w:spacing w:before="80" w:after="80"/>
      </w:pPr>
      <w:r>
        <w:rPr>
          <w:rFonts w:ascii="Arial" w:hAnsi="Arial" w:eastAsia="Arial" w:cs="Arial"/>
          <w:color w:val="1A1A1A"/>
          <w:sz w:val="20"/>
          <w:szCs w:val="20"/>
        </w:rPr>
        <w:t>All sensor data is carried in the native sensorElement / sensorReport structure defined by the GS1 EPCIS 2.0 standard. Sensor data is embedded within the existing supply chain events already defined in this guide.</w:t>
      </w:r>
    </w:p>
    <w:p w:rsidR="009E0E49" w:rsidP="009E0E49" w:rsidRDefault="009E0E49" w14:paraId="591EADBE" w14:textId="77777777">
      <w:pPr>
        <w:spacing w:before="80"/>
      </w:pPr>
    </w:p>
    <w:p w:rsidRPr="00A22BF6" w:rsidR="006817AC" w:rsidP="006817AC" w:rsidRDefault="006817AC" w14:paraId="647D414A" w14:textId="77777777">
      <w:pPr>
        <w:pStyle w:val="code"/>
        <w:shd w:val="clear" w:color="auto" w:fill="DFEBF5" w:themeFill="accent2" w:themeFillTint="33"/>
        <w:rPr>
          <w:b/>
          <w:bCs/>
          <w:u w:val="single"/>
        </w:rPr>
      </w:pPr>
      <w:r w:rsidRPr="00A22BF6">
        <w:rPr>
          <w:b/>
          <w:bCs/>
          <w:u w:val="single"/>
        </w:rPr>
        <w:t>Rules:</w:t>
      </w:r>
    </w:p>
    <w:p w:rsidR="006817AC" w:rsidP="006817AC" w:rsidRDefault="006817AC" w14:paraId="343EB06A" w14:textId="77777777">
      <w:pPr>
        <w:pStyle w:val="code"/>
        <w:shd w:val="clear" w:color="auto" w:fill="DFEBF5" w:themeFill="accent2" w:themeFillTint="33"/>
      </w:pPr>
      <w:r>
        <w:t>1.  Native GS1 EPCIS 2.0 sensorElement / sensorReport only, not compatible with EPCIS 1.2 XML.</w:t>
      </w:r>
    </w:p>
    <w:p w:rsidR="006817AC" w:rsidP="006817AC" w:rsidRDefault="006817AC" w14:paraId="6402A800" w14:textId="77777777">
      <w:pPr>
        <w:pStyle w:val="code"/>
        <w:shd w:val="clear" w:color="auto" w:fill="DFEBF5" w:themeFill="accent2" w:themeFillTint="33"/>
      </w:pPr>
      <w:r>
        <w:t>2.  ObjectEvent and AggregationEvent only.</w:t>
      </w:r>
    </w:p>
    <w:p w:rsidR="006817AC" w:rsidP="006817AC" w:rsidRDefault="006817AC" w14:paraId="54F3EB81" w14:textId="77777777">
      <w:pPr>
        <w:pStyle w:val="code"/>
        <w:shd w:val="clear" w:color="auto" w:fill="DFEBF5" w:themeFill="accent2" w:themeFillTint="33"/>
      </w:pPr>
      <w:r>
        <w:t>3.  No new biz steps. Four bizSteps: shipping, packing, receiving, and inspecting.</w:t>
      </w:r>
    </w:p>
    <w:p w:rsidR="006817AC" w:rsidP="006817AC" w:rsidRDefault="006817AC" w14:paraId="2C9E9619" w14:textId="77777777">
      <w:pPr>
        <w:pStyle w:val="code"/>
        <w:shd w:val="clear" w:color="auto" w:fill="DFEBF5" w:themeFill="accent2" w:themeFillTint="33"/>
      </w:pPr>
      <w:r>
        <w:t xml:space="preserve">4.  </w:t>
      </w:r>
      <w:r w:rsidRPr="00A22BF6">
        <w:rPr>
          <w:b/>
          <w:bCs/>
        </w:rPr>
        <w:t>Shipping</w:t>
      </w:r>
      <w:r>
        <w:t xml:space="preserve"> must include spot reading while loading from shipment and must carry departure spot reading (value). startTime = endTime = eventTime.</w:t>
      </w:r>
    </w:p>
    <w:p w:rsidR="006817AC" w:rsidP="006817AC" w:rsidRDefault="006817AC" w14:paraId="5AF0F594" w14:textId="77777777">
      <w:pPr>
        <w:pStyle w:val="code"/>
        <w:shd w:val="clear" w:color="auto" w:fill="DFEBF5" w:themeFill="accent2" w:themeFillTint="33"/>
      </w:pPr>
      <w:r>
        <w:t xml:space="preserve">5.  </w:t>
      </w:r>
      <w:r w:rsidRPr="00A22BF6">
        <w:rPr>
          <w:b/>
          <w:bCs/>
        </w:rPr>
        <w:t>Receiving</w:t>
      </w:r>
      <w:r>
        <w:t xml:space="preserve"> must include spot reading while unloading from shipment and journey summary (min/max/mean) in one sensorElement. startTime = departure; endTime = arrival.</w:t>
      </w:r>
    </w:p>
    <w:p w:rsidR="006817AC" w:rsidP="006817AC" w:rsidRDefault="006817AC" w14:paraId="690A06F4" w14:textId="2674DE33">
      <w:pPr>
        <w:pStyle w:val="code"/>
        <w:shd w:val="clear" w:color="auto" w:fill="DFEBF5" w:themeFill="accent2" w:themeFillTint="33"/>
      </w:pPr>
      <w:r>
        <w:t>- Here startTime / endTime may differ from eventTime.</w:t>
      </w:r>
    </w:p>
    <w:p w:rsidR="006817AC" w:rsidP="006817AC" w:rsidRDefault="006817AC" w14:paraId="40B9B6D3" w14:textId="77777777">
      <w:pPr>
        <w:pStyle w:val="code"/>
        <w:shd w:val="clear" w:color="auto" w:fill="DFEBF5" w:themeFill="accent2" w:themeFillTint="33"/>
      </w:pPr>
      <w:r>
        <w:t xml:space="preserve">6.  </w:t>
      </w:r>
      <w:r w:rsidRPr="00A22BF6">
        <w:rPr>
          <w:b/>
          <w:bCs/>
        </w:rPr>
        <w:t>Packing</w:t>
      </w:r>
      <w:r>
        <w:t>: spot reading only. startTime = endTime = eventTime.</w:t>
      </w:r>
    </w:p>
    <w:p w:rsidR="006817AC" w:rsidP="006817AC" w:rsidRDefault="006817AC" w14:paraId="2FA7A3FB" w14:textId="6EA93971">
      <w:pPr>
        <w:pStyle w:val="code"/>
        <w:shd w:val="clear" w:color="auto" w:fill="DFEBF5" w:themeFill="accent2" w:themeFillTint="33"/>
      </w:pPr>
      <w:r>
        <w:t xml:space="preserve">7.  </w:t>
      </w:r>
      <w:r w:rsidRPr="00A22BF6">
        <w:rPr>
          <w:b/>
          <w:bCs/>
        </w:rPr>
        <w:t>Inspecting:</w:t>
      </w:r>
      <w:r>
        <w:t xml:space="preserve"> Inspecting can be both for a spot check </w:t>
      </w:r>
      <w:r w:rsidR="000156F3">
        <w:t>and/</w:t>
      </w:r>
      <w:r>
        <w:t>or a time period reading.</w:t>
      </w:r>
    </w:p>
    <w:p w:rsidR="006817AC" w:rsidP="006817AC" w:rsidRDefault="006817AC" w14:paraId="4D4A9A2B" w14:textId="2630A32E">
      <w:pPr>
        <w:pStyle w:val="code"/>
        <w:shd w:val="clear" w:color="auto" w:fill="DFEBF5" w:themeFill="accent2" w:themeFillTint="33"/>
      </w:pPr>
      <w:r>
        <w:t xml:space="preserve">- For a spot reading. startTime = endTime = eventTime. </w:t>
      </w:r>
    </w:p>
    <w:p w:rsidR="006817AC" w:rsidP="006817AC" w:rsidRDefault="006817AC" w14:paraId="42093020" w14:textId="2DAC28A9">
      <w:pPr>
        <w:pStyle w:val="code"/>
        <w:shd w:val="clear" w:color="auto" w:fill="DFEBF5" w:themeFill="accent2" w:themeFillTint="33"/>
      </w:pPr>
      <w:r>
        <w:t xml:space="preserve">- For a time period; end time = end of period = event time. </w:t>
      </w:r>
    </w:p>
    <w:p w:rsidR="006817AC" w:rsidP="006817AC" w:rsidRDefault="006817AC" w14:paraId="7588008E" w14:textId="2376C2F4">
      <w:pPr>
        <w:pStyle w:val="code"/>
        <w:shd w:val="clear" w:color="auto" w:fill="DFEBF5" w:themeFill="accent2" w:themeFillTint="33"/>
      </w:pPr>
      <w:r>
        <w:t>- Here startTime / endTime may differ from eventTime.</w:t>
      </w:r>
    </w:p>
    <w:p w:rsidR="009E0E49" w:rsidP="009E0E49" w:rsidRDefault="009E0E49" w14:paraId="64A25D4C" w14:textId="77777777"/>
    <w:p w:rsidR="009E0E49" w:rsidP="009E0E49" w:rsidRDefault="009E0E49" w14:paraId="43E21522" w14:textId="77777777">
      <w:pPr>
        <w:pStyle w:val="Heading3"/>
      </w:pPr>
      <w:bookmarkStart w:name="_Toc229417812" w:id="18"/>
      <w:r>
        <w:t>2.7.1 eventTime vs. Sensor Time Window</w:t>
      </w:r>
      <w:bookmarkEnd w:id="18"/>
    </w:p>
    <w:p w:rsidR="009E0E49" w:rsidP="006817AC" w:rsidRDefault="009E0E49" w14:paraId="7DC496BC" w14:textId="07C55888">
      <w:pPr>
        <w:spacing w:before="80" w:after="80"/>
      </w:pPr>
      <w:r>
        <w:rPr>
          <w:rFonts w:ascii="Arial" w:hAnsi="Arial" w:eastAsia="Arial" w:cs="Arial"/>
          <w:color w:val="1A1A1A"/>
          <w:sz w:val="20"/>
          <w:szCs w:val="20"/>
        </w:rPr>
        <w:t>GS1 EPCIS 2.0 separates two distinct time concepts. Understanding this is the foundation of correct sensor implementation: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12"/>
        <w:gridCol w:w="3424"/>
        <w:gridCol w:w="3424"/>
      </w:tblGrid>
      <w:tr w:rsidR="009E0E49" w14:paraId="2BC8179F" w14:textId="77777777">
        <w:trPr>
          <w:tblHeader/>
        </w:trPr>
        <w:tc>
          <w:tcPr>
            <w:tcW w:w="240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79D79B96" w14:textId="77777777">
            <w:r>
              <w:rPr>
                <w:rFonts w:ascii="Arial" w:hAnsi="Arial" w:eastAsia="Arial" w:cs="Arial"/>
                <w:b/>
                <w:bCs/>
                <w:color w:val="FFFFFF"/>
                <w:sz w:val="18"/>
                <w:szCs w:val="18"/>
              </w:rPr>
              <w:t>Field</w:t>
            </w:r>
          </w:p>
        </w:tc>
        <w:tc>
          <w:tcPr>
            <w:tcW w:w="348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5F78BBE8" w14:textId="77777777">
            <w:r>
              <w:rPr>
                <w:rFonts w:ascii="Arial" w:hAnsi="Arial" w:eastAsia="Arial" w:cs="Arial"/>
                <w:b/>
                <w:bCs/>
                <w:color w:val="FFFFFF"/>
                <w:sz w:val="18"/>
                <w:szCs w:val="18"/>
              </w:rPr>
              <w:t>What it answers</w:t>
            </w:r>
          </w:p>
        </w:tc>
        <w:tc>
          <w:tcPr>
            <w:tcW w:w="348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35CD9B35" w14:textId="77777777">
            <w:r>
              <w:rPr>
                <w:rFonts w:ascii="Arial" w:hAnsi="Arial" w:eastAsia="Arial" w:cs="Arial"/>
                <w:b/>
                <w:bCs/>
                <w:color w:val="FFFFFF"/>
                <w:sz w:val="18"/>
                <w:szCs w:val="18"/>
              </w:rPr>
              <w:t>Example value</w:t>
            </w:r>
          </w:p>
        </w:tc>
      </w:tr>
      <w:tr w:rsidR="009E0E49" w14:paraId="1575811E" w14:textId="77777777">
        <w:tc>
          <w:tcPr>
            <w:tcW w:w="2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63F00A9" w14:textId="77777777">
            <w:r>
              <w:rPr>
                <w:rFonts w:ascii="Arial" w:hAnsi="Arial" w:eastAsia="Arial" w:cs="Arial"/>
                <w:b/>
                <w:bCs/>
                <w:color w:val="1A1A1A"/>
                <w:sz w:val="18"/>
                <w:szCs w:val="18"/>
              </w:rPr>
              <w:t>eventTime</w:t>
            </w:r>
          </w:p>
        </w:tc>
        <w:tc>
          <w:tcPr>
            <w:tcW w:w="348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2A091B54" w14:textId="77777777">
            <w:r>
              <w:rPr>
                <w:rFonts w:ascii="Arial" w:hAnsi="Arial" w:eastAsia="Arial" w:cs="Arial"/>
                <w:color w:val="1A1A1A"/>
                <w:sz w:val="18"/>
                <w:szCs w:val="18"/>
              </w:rPr>
              <w:t>When was the business step executed?</w:t>
            </w:r>
          </w:p>
        </w:tc>
        <w:tc>
          <w:tcPr>
            <w:tcW w:w="348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6817AC" w14:paraId="3A6A2761" w14:textId="7EC22BFB">
            <w:r>
              <w:rPr>
                <w:rFonts w:ascii="Arial" w:hAnsi="Arial" w:eastAsia="Arial" w:cs="Arial"/>
                <w:color w:val="1A1A1A"/>
                <w:sz w:val="18"/>
                <w:szCs w:val="18"/>
              </w:rPr>
              <w:t>1</w:t>
            </w:r>
            <w:r w:rsidR="009E0E49">
              <w:rPr>
                <w:rFonts w:ascii="Arial" w:hAnsi="Arial" w:eastAsia="Arial" w:cs="Arial"/>
                <w:color w:val="1A1A1A"/>
                <w:sz w:val="18"/>
                <w:szCs w:val="18"/>
              </w:rPr>
              <w:t xml:space="preserve">8:00 </w:t>
            </w:r>
            <w:r w:rsidR="009E0E49">
              <w:rPr>
                <w:sz w:val="18"/>
                <w:szCs w:val="18"/>
              </w:rPr>
              <w:t>-</w:t>
            </w:r>
            <w:r w:rsidR="009E0E49">
              <w:rPr>
                <w:rFonts w:ascii="Arial" w:hAnsi="Arial" w:eastAsia="Arial" w:cs="Arial"/>
                <w:color w:val="1A1A1A"/>
                <w:sz w:val="18"/>
                <w:szCs w:val="18"/>
              </w:rPr>
              <w:t xml:space="preserve"> moment the </w:t>
            </w:r>
            <w:r>
              <w:rPr>
                <w:rFonts w:ascii="Arial" w:hAnsi="Arial" w:eastAsia="Arial" w:cs="Arial"/>
                <w:color w:val="1A1A1A"/>
                <w:sz w:val="18"/>
                <w:szCs w:val="18"/>
              </w:rPr>
              <w:t>receiving</w:t>
            </w:r>
            <w:r w:rsidR="009E0E49">
              <w:rPr>
                <w:rFonts w:ascii="Arial" w:hAnsi="Arial" w:eastAsia="Arial" w:cs="Arial"/>
                <w:color w:val="1A1A1A"/>
                <w:sz w:val="18"/>
                <w:szCs w:val="18"/>
              </w:rPr>
              <w:t xml:space="preserve"> event was created</w:t>
            </w:r>
          </w:p>
        </w:tc>
      </w:tr>
      <w:tr w:rsidR="009E0E49" w14:paraId="2345CE31" w14:textId="77777777">
        <w:tc>
          <w:tcPr>
            <w:tcW w:w="2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57E71D4F" w14:textId="77777777">
            <w:r>
              <w:rPr>
                <w:rFonts w:ascii="Arial" w:hAnsi="Arial" w:eastAsia="Arial" w:cs="Arial"/>
                <w:b/>
                <w:bCs/>
                <w:color w:val="1A1A1A"/>
                <w:sz w:val="18"/>
                <w:szCs w:val="18"/>
              </w:rPr>
              <w:t>sensorMetadata.startTime</w:t>
            </w:r>
          </w:p>
        </w:tc>
        <w:tc>
          <w:tcPr>
            <w:tcW w:w="348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585C4F7E" w14:textId="77777777">
            <w:r>
              <w:rPr>
                <w:rFonts w:ascii="Arial" w:hAnsi="Arial" w:eastAsia="Arial" w:cs="Arial"/>
                <w:color w:val="1A1A1A"/>
                <w:sz w:val="18"/>
                <w:szCs w:val="18"/>
              </w:rPr>
              <w:t>When did the measurement period begin?</w:t>
            </w:r>
          </w:p>
        </w:tc>
        <w:tc>
          <w:tcPr>
            <w:tcW w:w="348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68626EE9" w14:textId="2626A732">
            <w:r>
              <w:rPr>
                <w:rFonts w:ascii="Arial" w:hAnsi="Arial" w:eastAsia="Arial" w:cs="Arial"/>
                <w:color w:val="1A1A1A"/>
                <w:sz w:val="18"/>
                <w:szCs w:val="18"/>
              </w:rPr>
              <w:t xml:space="preserve">08:00 </w:t>
            </w:r>
            <w:r>
              <w:rPr>
                <w:sz w:val="18"/>
                <w:szCs w:val="18"/>
              </w:rPr>
              <w:t>-</w:t>
            </w:r>
            <w:r>
              <w:rPr>
                <w:rFonts w:ascii="Arial" w:hAnsi="Arial" w:eastAsia="Arial" w:cs="Arial"/>
                <w:color w:val="1A1A1A"/>
                <w:sz w:val="18"/>
                <w:szCs w:val="18"/>
              </w:rPr>
              <w:t xml:space="preserve"> </w:t>
            </w:r>
            <w:r w:rsidR="00E17400">
              <w:rPr>
                <w:rFonts w:ascii="Arial" w:hAnsi="Arial" w:eastAsia="Arial" w:cs="Arial"/>
                <w:color w:val="1A1A1A"/>
                <w:sz w:val="18"/>
                <w:szCs w:val="18"/>
              </w:rPr>
              <w:t xml:space="preserve">device </w:t>
            </w:r>
            <w:r w:rsidR="006817AC">
              <w:rPr>
                <w:rFonts w:ascii="Arial" w:hAnsi="Arial" w:eastAsia="Arial" w:cs="Arial"/>
                <w:color w:val="1A1A1A"/>
                <w:sz w:val="18"/>
                <w:szCs w:val="18"/>
              </w:rPr>
              <w:t>measurement started</w:t>
            </w:r>
            <w:r>
              <w:rPr>
                <w:rFonts w:ascii="Arial" w:hAnsi="Arial" w:eastAsia="Arial" w:cs="Arial"/>
                <w:color w:val="1A1A1A"/>
                <w:sz w:val="18"/>
                <w:szCs w:val="18"/>
              </w:rPr>
              <w:t xml:space="preserve"> </w:t>
            </w:r>
          </w:p>
        </w:tc>
      </w:tr>
      <w:tr w:rsidR="009E0E49" w14:paraId="7706B3FA" w14:textId="77777777">
        <w:tc>
          <w:tcPr>
            <w:tcW w:w="2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4803F6B5" w14:textId="77777777">
            <w:r>
              <w:rPr>
                <w:rFonts w:ascii="Arial" w:hAnsi="Arial" w:eastAsia="Arial" w:cs="Arial"/>
                <w:b/>
                <w:bCs/>
                <w:color w:val="1A1A1A"/>
                <w:sz w:val="18"/>
                <w:szCs w:val="18"/>
              </w:rPr>
              <w:t>sensorMetadata.endTime</w:t>
            </w:r>
          </w:p>
        </w:tc>
        <w:tc>
          <w:tcPr>
            <w:tcW w:w="348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5B1C4D7A" w14:textId="77777777">
            <w:r>
              <w:rPr>
                <w:rFonts w:ascii="Arial" w:hAnsi="Arial" w:eastAsia="Arial" w:cs="Arial"/>
                <w:color w:val="1A1A1A"/>
                <w:sz w:val="18"/>
                <w:szCs w:val="18"/>
              </w:rPr>
              <w:t>When did the measurement period end?</w:t>
            </w:r>
          </w:p>
        </w:tc>
        <w:tc>
          <w:tcPr>
            <w:tcW w:w="348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7D52559" w14:textId="3550E548">
            <w:r>
              <w:rPr>
                <w:rFonts w:ascii="Arial" w:hAnsi="Arial" w:eastAsia="Arial" w:cs="Arial"/>
                <w:color w:val="1A1A1A"/>
                <w:sz w:val="18"/>
                <w:szCs w:val="18"/>
              </w:rPr>
              <w:t xml:space="preserve">18:00 </w:t>
            </w:r>
            <w:r>
              <w:rPr>
                <w:sz w:val="18"/>
                <w:szCs w:val="18"/>
              </w:rPr>
              <w:t>-</w:t>
            </w:r>
            <w:r w:rsidR="00E17400">
              <w:rPr>
                <w:sz w:val="18"/>
                <w:szCs w:val="18"/>
              </w:rPr>
              <w:t>–</w:t>
            </w:r>
            <w:r>
              <w:rPr>
                <w:rFonts w:ascii="Arial" w:hAnsi="Arial" w:eastAsia="Arial" w:cs="Arial"/>
                <w:color w:val="1A1A1A"/>
                <w:sz w:val="18"/>
                <w:szCs w:val="18"/>
              </w:rPr>
              <w:t xml:space="preserve"> </w:t>
            </w:r>
            <w:r w:rsidR="00E17400">
              <w:rPr>
                <w:rFonts w:ascii="Arial" w:hAnsi="Arial" w:eastAsia="Arial" w:cs="Arial"/>
                <w:color w:val="1A1A1A"/>
                <w:sz w:val="18"/>
                <w:szCs w:val="18"/>
              </w:rPr>
              <w:t>device measurement</w:t>
            </w:r>
            <w:r>
              <w:rPr>
                <w:rFonts w:ascii="Arial" w:hAnsi="Arial" w:eastAsia="Arial" w:cs="Arial"/>
                <w:color w:val="1A1A1A"/>
                <w:sz w:val="18"/>
                <w:szCs w:val="18"/>
              </w:rPr>
              <w:t xml:space="preserve"> downloaded at destination</w:t>
            </w:r>
          </w:p>
        </w:tc>
      </w:tr>
    </w:tbl>
    <w:p w:rsidR="009E0E49" w:rsidP="009E0E49" w:rsidRDefault="009E0E49" w14:paraId="57336632" w14:textId="77777777">
      <w:pPr>
        <w:spacing w:before="80"/>
      </w:pPr>
    </w:p>
    <w:p w:rsidR="009E0E49" w:rsidP="009E0E49" w:rsidRDefault="009E0E49" w14:paraId="69E4670D" w14:textId="77777777">
      <w:pPr>
        <w:spacing w:before="80" w:after="80"/>
      </w:pPr>
      <w:r>
        <w:rPr>
          <w:rFonts w:ascii="Arial" w:hAnsi="Arial" w:eastAsia="Arial" w:cs="Arial"/>
          <w:color w:val="1A1A1A"/>
          <w:sz w:val="20"/>
          <w:szCs w:val="20"/>
        </w:rPr>
        <w:t xml:space="preserve">These three fields are intentionally independent. GS1 EPCIS 2.0 introduced startTime and endTime in sensorMetadata precisely so that a business event can carry sensor data covering a measurement window that differs from </w:t>
      </w:r>
      <w:r>
        <w:t>-</w:t>
      </w:r>
      <w:r>
        <w:rPr>
          <w:rFonts w:ascii="Arial" w:hAnsi="Arial" w:eastAsia="Arial" w:cs="Arial"/>
          <w:color w:val="1A1A1A"/>
          <w:sz w:val="20"/>
          <w:szCs w:val="20"/>
        </w:rPr>
        <w:t xml:space="preserve"> and may extend beyond </w:t>
      </w:r>
      <w:r>
        <w:t>-</w:t>
      </w:r>
      <w:r>
        <w:rPr>
          <w:rFonts w:ascii="Arial" w:hAnsi="Arial" w:eastAsia="Arial" w:cs="Arial"/>
          <w:color w:val="1A1A1A"/>
          <w:sz w:val="20"/>
          <w:szCs w:val="20"/>
        </w:rPr>
        <w:t xml:space="preserve"> the eventTime. </w:t>
      </w:r>
    </w:p>
    <w:p w:rsidR="009E0E49" w:rsidP="009E0E49" w:rsidRDefault="009E0E49" w14:paraId="7A524439" w14:textId="77777777">
      <w:pPr>
        <w:spacing w:before="80"/>
      </w:pPr>
    </w:p>
    <w:p w:rsidRPr="003C38DD" w:rsidR="009E0E49" w:rsidP="009E0E49" w:rsidRDefault="009E0E49" w14:paraId="41102B21" w14:textId="77777777">
      <w:pPr>
        <w:pBdr>
          <w:left w:val="single" w:color="C00000" w:sz="12" w:space="6"/>
        </w:pBdr>
        <w:spacing w:before="100" w:after="100"/>
        <w:ind w:left="360"/>
        <w:rPr>
          <w:color w:val="242852" w:themeColor="text2"/>
        </w:rPr>
      </w:pPr>
      <w:r w:rsidRPr="003C38DD">
        <w:rPr>
          <w:rFonts w:ascii="Arial" w:hAnsi="Arial" w:eastAsia="Arial" w:cs="Arial"/>
          <w:b/>
          <w:bCs/>
          <w:color w:val="242852" w:themeColor="text2"/>
          <w:sz w:val="18"/>
          <w:szCs w:val="18"/>
        </w:rPr>
        <w:t xml:space="preserve">RULE:  The sensorReport on a </w:t>
      </w:r>
      <w:r>
        <w:rPr>
          <w:rFonts w:ascii="Arial" w:hAnsi="Arial" w:eastAsia="Arial" w:cs="Arial"/>
          <w:b/>
          <w:bCs/>
          <w:color w:val="242852" w:themeColor="text2"/>
          <w:sz w:val="18"/>
          <w:szCs w:val="18"/>
        </w:rPr>
        <w:t>receiving</w:t>
      </w:r>
      <w:r w:rsidRPr="003C38DD">
        <w:rPr>
          <w:rFonts w:ascii="Arial" w:hAnsi="Arial" w:eastAsia="Arial" w:cs="Arial"/>
          <w:b/>
          <w:bCs/>
          <w:color w:val="242852" w:themeColor="text2"/>
          <w:sz w:val="18"/>
          <w:szCs w:val="18"/>
        </w:rPr>
        <w:t xml:space="preserve"> event may carry startTime and endTime that differ from eventTime. The eventTime records when the </w:t>
      </w:r>
      <w:r>
        <w:rPr>
          <w:rFonts w:ascii="Arial" w:hAnsi="Arial" w:eastAsia="Arial" w:cs="Arial"/>
          <w:b/>
          <w:bCs/>
          <w:color w:val="242852" w:themeColor="text2"/>
          <w:sz w:val="18"/>
          <w:szCs w:val="18"/>
        </w:rPr>
        <w:t xml:space="preserve">receiving </w:t>
      </w:r>
      <w:r w:rsidRPr="003C38DD">
        <w:rPr>
          <w:rFonts w:ascii="Arial" w:hAnsi="Arial" w:eastAsia="Arial" w:cs="Arial"/>
          <w:b/>
          <w:bCs/>
          <w:color w:val="242852" w:themeColor="text2"/>
          <w:sz w:val="18"/>
          <w:szCs w:val="18"/>
        </w:rPr>
        <w:t xml:space="preserve">event was created. The sensor window is recorded independently in sensorMetadata. </w:t>
      </w:r>
    </w:p>
    <w:p w:rsidR="009E0E49" w:rsidP="009E0E49" w:rsidRDefault="009E0E49" w14:paraId="24536489" w14:textId="77777777">
      <w:pPr>
        <w:spacing w:before="80"/>
      </w:pPr>
    </w:p>
    <w:p w:rsidR="009E0E49" w:rsidP="009E0E49" w:rsidRDefault="009E0E49" w14:paraId="2E44A38D" w14:textId="77777777">
      <w:pPr>
        <w:pStyle w:val="Heading3"/>
      </w:pPr>
      <w:bookmarkStart w:name="_Toc229417813" w:id="19"/>
      <w:r>
        <w:t>2.7.2  Supported bizSteps and Reading Rules</w:t>
      </w:r>
      <w:bookmarkEnd w:id="19"/>
    </w:p>
    <w:p w:rsidR="009E0E49" w:rsidP="009E0E49" w:rsidRDefault="009E0E49" w14:paraId="1A433284" w14:textId="0CCF2E7C">
      <w:pPr>
        <w:spacing w:before="80" w:after="80"/>
      </w:pPr>
      <w:r>
        <w:rPr>
          <w:rFonts w:ascii="Arial" w:hAnsi="Arial" w:eastAsia="Arial" w:cs="Arial"/>
          <w:color w:val="1A1A1A"/>
          <w:sz w:val="20"/>
          <w:szCs w:val="20"/>
        </w:rPr>
        <w:t>The f</w:t>
      </w:r>
      <w:r w:rsidR="00EF31CF">
        <w:rPr>
          <w:rFonts w:ascii="Arial" w:hAnsi="Arial" w:eastAsia="Arial" w:cs="Arial"/>
          <w:color w:val="1A1A1A"/>
          <w:sz w:val="20"/>
          <w:szCs w:val="20"/>
        </w:rPr>
        <w:t xml:space="preserve">our </w:t>
      </w:r>
      <w:r>
        <w:rPr>
          <w:rFonts w:ascii="Arial" w:hAnsi="Arial" w:eastAsia="Arial" w:cs="Arial"/>
          <w:color w:val="1A1A1A"/>
          <w:sz w:val="20"/>
          <w:szCs w:val="20"/>
        </w:rPr>
        <w:t>sensor scenarios below use only bizSteps already defined in this guide. The reading type and time window rule are fixed for each scenario.</w:t>
      </w:r>
    </w:p>
    <w:p w:rsidR="009E0E49" w:rsidP="009E0E49" w:rsidRDefault="009E0E49" w14:paraId="1EF5A0B6"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1600"/>
        <w:gridCol w:w="1600"/>
        <w:gridCol w:w="2560"/>
      </w:tblGrid>
      <w:tr w:rsidR="009E0E49" w14:paraId="068AB027" w14:textId="77777777">
        <w:trPr>
          <w:tblHeader/>
        </w:trPr>
        <w:tc>
          <w:tcPr>
            <w:tcW w:w="180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502326C8" w14:textId="77777777">
            <w:r>
              <w:rPr>
                <w:rFonts w:ascii="Arial" w:hAnsi="Arial" w:eastAsia="Arial" w:cs="Arial"/>
                <w:b/>
                <w:bCs/>
                <w:color w:val="FFFFFF"/>
                <w:sz w:val="18"/>
                <w:szCs w:val="18"/>
              </w:rPr>
              <w:t>bizStep</w:t>
            </w:r>
          </w:p>
        </w:tc>
        <w:tc>
          <w:tcPr>
            <w:tcW w:w="180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6F939720" w14:textId="77777777">
            <w:r>
              <w:rPr>
                <w:rFonts w:ascii="Arial" w:hAnsi="Arial" w:eastAsia="Arial" w:cs="Arial"/>
                <w:b/>
                <w:bCs/>
                <w:color w:val="FFFFFF"/>
                <w:sz w:val="18"/>
                <w:szCs w:val="18"/>
              </w:rPr>
              <w:t>disposition</w:t>
            </w:r>
          </w:p>
        </w:tc>
        <w:tc>
          <w:tcPr>
            <w:tcW w:w="160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0C19A9FA" w14:textId="77777777">
            <w:r>
              <w:rPr>
                <w:rFonts w:ascii="Arial" w:hAnsi="Arial" w:eastAsia="Arial" w:cs="Arial"/>
                <w:b/>
                <w:bCs/>
                <w:color w:val="FFFFFF"/>
                <w:sz w:val="18"/>
                <w:szCs w:val="18"/>
              </w:rPr>
              <w:t>Supply chain moment</w:t>
            </w:r>
          </w:p>
        </w:tc>
        <w:tc>
          <w:tcPr>
            <w:tcW w:w="160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4F9A9F55" w14:textId="77777777">
            <w:r>
              <w:rPr>
                <w:rFonts w:ascii="Arial" w:hAnsi="Arial" w:eastAsia="Arial" w:cs="Arial"/>
                <w:b/>
                <w:bCs/>
                <w:color w:val="FFFFFF"/>
                <w:sz w:val="18"/>
                <w:szCs w:val="18"/>
              </w:rPr>
              <w:t>Reading type</w:t>
            </w:r>
          </w:p>
        </w:tc>
        <w:tc>
          <w:tcPr>
            <w:tcW w:w="2560" w:type="dxa"/>
            <w:tcBorders>
              <w:top w:val="single" w:color="AAAAAA" w:sz="1" w:space="0"/>
              <w:left w:val="single" w:color="AAAAAA" w:sz="1" w:space="0"/>
              <w:bottom w:val="single" w:color="AAAAAA" w:sz="1" w:space="0"/>
              <w:right w:val="single" w:color="AAAAAA" w:sz="1" w:space="0"/>
            </w:tcBorders>
            <w:shd w:val="clear" w:color="auto" w:fill="1F4E79"/>
            <w:tcMar>
              <w:top w:w="80" w:type="dxa"/>
              <w:left w:w="140" w:type="dxa"/>
              <w:bottom w:w="80" w:type="dxa"/>
              <w:right w:w="140" w:type="dxa"/>
            </w:tcMar>
          </w:tcPr>
          <w:p w:rsidR="009E0E49" w:rsidP="00585BA9" w:rsidRDefault="009E0E49" w14:paraId="79DF4C9A" w14:textId="77777777">
            <w:r>
              <w:rPr>
                <w:rFonts w:ascii="Arial" w:hAnsi="Arial" w:eastAsia="Arial" w:cs="Arial"/>
                <w:b/>
                <w:bCs/>
                <w:color w:val="FFFFFF"/>
                <w:sz w:val="18"/>
                <w:szCs w:val="18"/>
              </w:rPr>
              <w:t>Time window rule</w:t>
            </w:r>
          </w:p>
        </w:tc>
      </w:tr>
      <w:tr w:rsidR="009E0E49" w14:paraId="12A15EF1" w14:textId="77777777">
        <w:tc>
          <w:tcPr>
            <w:tcW w:w="18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1194738E" w14:textId="77777777">
            <w:r>
              <w:rPr>
                <w:rFonts w:ascii="Arial" w:hAnsi="Arial" w:eastAsia="Arial" w:cs="Arial"/>
                <w:b/>
                <w:bCs/>
                <w:color w:val="1A1A1A"/>
                <w:sz w:val="18"/>
                <w:szCs w:val="18"/>
              </w:rPr>
              <w:t>shipping</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0721C896" w14:textId="77777777">
            <w:r>
              <w:rPr>
                <w:rFonts w:ascii="Arial" w:hAnsi="Arial" w:eastAsia="Arial" w:cs="Arial"/>
                <w:i/>
                <w:iCs/>
                <w:color w:val="2E75B6"/>
                <w:sz w:val="18"/>
                <w:szCs w:val="18"/>
              </w:rPr>
              <w:t>in_transit</w:t>
            </w:r>
          </w:p>
        </w:tc>
        <w:tc>
          <w:tcPr>
            <w:tcW w:w="1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3618C63C" w14:textId="77777777">
            <w:r>
              <w:rPr>
                <w:rFonts w:ascii="Arial" w:hAnsi="Arial" w:eastAsia="Arial" w:cs="Arial"/>
                <w:color w:val="1A1A1A"/>
                <w:sz w:val="18"/>
                <w:szCs w:val="18"/>
              </w:rPr>
              <w:t>Dispatch / loading</w:t>
            </w:r>
          </w:p>
        </w:tc>
        <w:tc>
          <w:tcPr>
            <w:tcW w:w="1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6F79B7EC" w14:textId="57E536D0">
            <w:r>
              <w:rPr>
                <w:rFonts w:ascii="Arial" w:hAnsi="Arial" w:eastAsia="Arial" w:cs="Arial"/>
                <w:color w:val="1A1A1A"/>
                <w:sz w:val="18"/>
                <w:szCs w:val="18"/>
              </w:rPr>
              <w:t xml:space="preserve">Spot </w:t>
            </w:r>
          </w:p>
        </w:tc>
        <w:tc>
          <w:tcPr>
            <w:tcW w:w="256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Pr="009E3609" w:rsidR="009E0E49" w:rsidP="00585BA9" w:rsidRDefault="007B48A8" w14:paraId="2B91C78E" w14:textId="618E70EB">
            <w:pPr>
              <w:rPr>
                <w:rFonts w:ascii="Arial" w:hAnsi="Arial" w:eastAsia="Arial" w:cs="Arial"/>
                <w:color w:val="1A1A1A"/>
                <w:sz w:val="18"/>
                <w:szCs w:val="18"/>
              </w:rPr>
            </w:pPr>
            <w:r w:rsidRPr="007B48A8">
              <w:rPr>
                <w:rFonts w:ascii="Arial" w:hAnsi="Arial" w:eastAsia="Arial" w:cs="Arial"/>
                <w:color w:val="1A1A1A"/>
                <w:sz w:val="18"/>
                <w:szCs w:val="18"/>
              </w:rPr>
              <w:t>startTime = endTime = eventTime. Spot reading at moment of loading/dispatch.</w:t>
            </w:r>
          </w:p>
        </w:tc>
      </w:tr>
      <w:tr w:rsidR="009E0E49" w14:paraId="4BBBF2F5" w14:textId="77777777">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53C3FA8C" w14:textId="77777777">
            <w:r>
              <w:rPr>
                <w:rFonts w:ascii="Arial" w:hAnsi="Arial" w:eastAsia="Arial" w:cs="Arial"/>
                <w:b/>
                <w:bCs/>
                <w:color w:val="1A1A1A"/>
                <w:sz w:val="18"/>
                <w:szCs w:val="18"/>
              </w:rPr>
              <w:t>packing</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206FB324" w14:textId="77777777">
            <w:r>
              <w:rPr>
                <w:rFonts w:ascii="Arial" w:hAnsi="Arial" w:eastAsia="Arial" w:cs="Arial"/>
                <w:i/>
                <w:iCs/>
                <w:color w:val="2E75B6"/>
                <w:sz w:val="18"/>
                <w:szCs w:val="18"/>
              </w:rPr>
              <w:t>active</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78381D3A" w14:textId="77777777">
            <w:r>
              <w:rPr>
                <w:rFonts w:ascii="Arial" w:hAnsi="Arial" w:eastAsia="Arial" w:cs="Arial"/>
                <w:color w:val="1A1A1A"/>
                <w:sz w:val="18"/>
                <w:szCs w:val="18"/>
              </w:rPr>
              <w:t>Pack into SSCC</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1BC64045" w14:textId="77777777">
            <w:r>
              <w:rPr>
                <w:rFonts w:ascii="Arial" w:hAnsi="Arial" w:eastAsia="Arial" w:cs="Arial"/>
                <w:color w:val="1A1A1A"/>
                <w:sz w:val="18"/>
                <w:szCs w:val="18"/>
              </w:rPr>
              <w:t>Spot reading</w:t>
            </w:r>
          </w:p>
        </w:tc>
        <w:tc>
          <w:tcPr>
            <w:tcW w:w="2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1F9C56D5" w14:textId="77777777">
            <w:pPr>
              <w:rPr>
                <w:rFonts w:ascii="Arial" w:hAnsi="Arial" w:eastAsia="Arial" w:cs="Arial"/>
                <w:color w:val="1A1A1A"/>
                <w:sz w:val="18"/>
                <w:szCs w:val="18"/>
              </w:rPr>
            </w:pPr>
            <w:r w:rsidRPr="16389751">
              <w:rPr>
                <w:rFonts w:ascii="Arial" w:hAnsi="Arial" w:eastAsia="Arial" w:cs="Arial"/>
                <w:color w:val="1A1A1A"/>
                <w:sz w:val="18"/>
                <w:szCs w:val="18"/>
              </w:rPr>
              <w:t>startTime = endTime = eventTime. Cold room temperature at moment of pack.</w:t>
            </w:r>
          </w:p>
        </w:tc>
      </w:tr>
      <w:tr w:rsidR="009E0E49" w14:paraId="4B4DF732" w14:textId="77777777">
        <w:tc>
          <w:tcPr>
            <w:tcW w:w="18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04648915" w14:textId="77777777">
            <w:r>
              <w:rPr>
                <w:rFonts w:ascii="Arial" w:hAnsi="Arial" w:eastAsia="Arial" w:cs="Arial"/>
                <w:b/>
                <w:bCs/>
                <w:color w:val="1A1A1A"/>
                <w:sz w:val="18"/>
                <w:szCs w:val="18"/>
              </w:rPr>
              <w:t>receiving</w:t>
            </w:r>
          </w:p>
        </w:tc>
        <w:tc>
          <w:tcPr>
            <w:tcW w:w="18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1FEBA992" w14:textId="77777777">
            <w:r>
              <w:rPr>
                <w:rFonts w:ascii="Arial" w:hAnsi="Arial" w:eastAsia="Arial" w:cs="Arial"/>
                <w:i/>
                <w:iCs/>
                <w:color w:val="2E75B6"/>
                <w:sz w:val="18"/>
                <w:szCs w:val="18"/>
              </w:rPr>
              <w:t>active</w:t>
            </w:r>
          </w:p>
        </w:tc>
        <w:tc>
          <w:tcPr>
            <w:tcW w:w="1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2ED50FB2" w14:textId="77777777">
            <w:r>
              <w:rPr>
                <w:rFonts w:ascii="Arial" w:hAnsi="Arial" w:eastAsia="Arial" w:cs="Arial"/>
                <w:color w:val="1A1A1A"/>
                <w:sz w:val="18"/>
                <w:szCs w:val="18"/>
              </w:rPr>
              <w:t>Arrival / unloading</w:t>
            </w:r>
          </w:p>
        </w:tc>
        <w:tc>
          <w:tcPr>
            <w:tcW w:w="160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3EC7E858" w14:textId="0BA735D2">
            <w:r>
              <w:rPr>
                <w:rFonts w:ascii="Arial" w:hAnsi="Arial" w:eastAsia="Arial" w:cs="Arial"/>
                <w:color w:val="1A1A1A"/>
                <w:sz w:val="18"/>
                <w:szCs w:val="18"/>
              </w:rPr>
              <w:t>Spot reading</w:t>
            </w:r>
            <w:r w:rsidR="00BB6EB4">
              <w:rPr>
                <w:rFonts w:ascii="Arial" w:hAnsi="Arial" w:eastAsia="Arial" w:cs="Arial"/>
                <w:color w:val="1A1A1A"/>
                <w:sz w:val="18"/>
                <w:szCs w:val="18"/>
              </w:rPr>
              <w:t xml:space="preserve"> + journey summary</w:t>
            </w:r>
          </w:p>
        </w:tc>
        <w:tc>
          <w:tcPr>
            <w:tcW w:w="2560" w:type="dxa"/>
            <w:tcBorders>
              <w:top w:val="single" w:color="AAAAAA" w:sz="1" w:space="0"/>
              <w:left w:val="single" w:color="AAAAAA" w:sz="1" w:space="0"/>
              <w:bottom w:val="single" w:color="AAAAAA" w:sz="1" w:space="0"/>
              <w:right w:val="single" w:color="AAAAAA" w:sz="1" w:space="0"/>
            </w:tcBorders>
            <w:shd w:val="clear" w:color="auto" w:fill="F2F2F2" w:themeFill="background1" w:themeFillShade="F2"/>
            <w:tcMar>
              <w:top w:w="80" w:type="dxa"/>
              <w:left w:w="140" w:type="dxa"/>
              <w:bottom w:w="80" w:type="dxa"/>
              <w:right w:w="140" w:type="dxa"/>
            </w:tcMar>
          </w:tcPr>
          <w:p w:rsidR="009E0E49" w:rsidP="00585BA9" w:rsidRDefault="009E0E49" w14:paraId="16295927" w14:textId="17BC3A5F">
            <w:r>
              <w:rPr>
                <w:rFonts w:ascii="Arial" w:hAnsi="Arial" w:eastAsia="Arial" w:cs="Arial"/>
                <w:color w:val="1A1A1A"/>
                <w:sz w:val="18"/>
                <w:szCs w:val="18"/>
              </w:rPr>
              <w:t>startTime</w:t>
            </w:r>
            <w:r w:rsidR="00B07A70">
              <w:rPr>
                <w:rFonts w:ascii="Arial" w:hAnsi="Arial" w:eastAsia="Arial" w:cs="Arial"/>
                <w:color w:val="1A1A1A"/>
                <w:sz w:val="18"/>
                <w:szCs w:val="18"/>
              </w:rPr>
              <w:t xml:space="preserve"> = journey start</w:t>
            </w:r>
            <w:r w:rsidR="00235EBD">
              <w:rPr>
                <w:rFonts w:ascii="Arial" w:hAnsi="Arial" w:eastAsia="Arial" w:cs="Arial"/>
                <w:color w:val="1A1A1A"/>
                <w:sz w:val="18"/>
                <w:szCs w:val="18"/>
              </w:rPr>
              <w:t>,</w:t>
            </w:r>
            <w:r>
              <w:rPr>
                <w:rFonts w:ascii="Arial" w:hAnsi="Arial" w:eastAsia="Arial" w:cs="Arial"/>
                <w:color w:val="1A1A1A"/>
                <w:sz w:val="18"/>
                <w:szCs w:val="18"/>
              </w:rPr>
              <w:t xml:space="preserve"> endTime = eventTime at dispatch. Update endTime when </w:t>
            </w:r>
            <w:r w:rsidR="006B720D">
              <w:rPr>
                <w:rFonts w:ascii="Arial" w:hAnsi="Arial" w:eastAsia="Arial" w:cs="Arial"/>
                <w:color w:val="1A1A1A"/>
                <w:sz w:val="18"/>
                <w:szCs w:val="18"/>
              </w:rPr>
              <w:t xml:space="preserve">measurement is </w:t>
            </w:r>
            <w:r>
              <w:rPr>
                <w:rFonts w:ascii="Arial" w:hAnsi="Arial" w:eastAsia="Arial" w:cs="Arial"/>
                <w:color w:val="1A1A1A"/>
                <w:sz w:val="18"/>
                <w:szCs w:val="18"/>
              </w:rPr>
              <w:t>downloaded at destination. value = reading at dispatch; minValue / maxValue / meanValue = journey summary</w:t>
            </w:r>
          </w:p>
        </w:tc>
      </w:tr>
      <w:tr w:rsidR="009E0E49" w14:paraId="245C409D" w14:textId="77777777">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091124B1" w14:textId="7C08E730">
            <w:r>
              <w:rPr>
                <w:rFonts w:ascii="Arial" w:hAnsi="Arial" w:eastAsia="Arial" w:cs="Arial"/>
                <w:b/>
                <w:bCs/>
                <w:color w:val="1A1A1A"/>
                <w:sz w:val="18"/>
                <w:szCs w:val="18"/>
              </w:rPr>
              <w:t>inspectin</w:t>
            </w:r>
            <w:r w:rsidR="00566F7F">
              <w:rPr>
                <w:rFonts w:ascii="Arial" w:hAnsi="Arial" w:eastAsia="Arial" w:cs="Arial"/>
                <w:b/>
                <w:bCs/>
                <w:color w:val="1A1A1A"/>
                <w:sz w:val="18"/>
                <w:szCs w:val="18"/>
              </w:rPr>
              <w:t>g</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71B94083" w14:textId="72489A10">
            <w:r>
              <w:rPr>
                <w:rFonts w:ascii="Arial" w:hAnsi="Arial" w:eastAsia="Arial" w:cs="Arial"/>
                <w:i/>
                <w:iCs/>
                <w:color w:val="2E75B6"/>
                <w:sz w:val="18"/>
                <w:szCs w:val="18"/>
              </w:rPr>
              <w:t xml:space="preserve">active  </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6AECD3DA" w14:textId="4F5FCFED">
            <w:r>
              <w:rPr>
                <w:rFonts w:ascii="Arial" w:hAnsi="Arial" w:eastAsia="Arial" w:cs="Arial"/>
                <w:color w:val="1A1A1A"/>
                <w:sz w:val="18"/>
                <w:szCs w:val="18"/>
              </w:rPr>
              <w:t xml:space="preserve">Quality hold </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43925D30" w14:textId="77777777">
            <w:pPr>
              <w:rPr>
                <w:rFonts w:ascii="Arial" w:hAnsi="Arial" w:eastAsia="Arial" w:cs="Arial"/>
                <w:color w:val="1A1A1A"/>
                <w:sz w:val="18"/>
                <w:szCs w:val="18"/>
              </w:rPr>
            </w:pPr>
            <w:r>
              <w:rPr>
                <w:rFonts w:ascii="Arial" w:hAnsi="Arial" w:eastAsia="Arial" w:cs="Arial"/>
                <w:color w:val="1A1A1A"/>
                <w:sz w:val="18"/>
                <w:szCs w:val="18"/>
              </w:rPr>
              <w:t>Spot reading</w:t>
            </w:r>
          </w:p>
          <w:p w:rsidR="00356812" w:rsidP="00585BA9" w:rsidRDefault="00356812" w14:paraId="52E3E683" w14:textId="77777777">
            <w:pPr>
              <w:rPr>
                <w:color w:val="1A1A1A"/>
              </w:rPr>
            </w:pPr>
          </w:p>
          <w:p w:rsidR="00356812" w:rsidP="00585BA9" w:rsidRDefault="00356812" w14:paraId="5FC1D1BE" w14:textId="77777777">
            <w:pPr>
              <w:rPr>
                <w:color w:val="1A1A1A"/>
              </w:rPr>
            </w:pPr>
          </w:p>
          <w:p w:rsidR="00356812" w:rsidP="00585BA9" w:rsidRDefault="00C45CD4" w14:paraId="1A88528D" w14:textId="789E0F3B">
            <w:r>
              <w:rPr>
                <w:rFonts w:ascii="Arial" w:hAnsi="Arial" w:eastAsia="Arial" w:cs="Arial"/>
                <w:color w:val="1A1A1A"/>
                <w:sz w:val="18"/>
                <w:szCs w:val="18"/>
              </w:rPr>
              <w:t>Longer</w:t>
            </w:r>
            <w:r w:rsidRPr="005E0384" w:rsidR="00356812">
              <w:rPr>
                <w:rFonts w:ascii="Arial" w:hAnsi="Arial" w:eastAsia="Arial" w:cs="Arial"/>
                <w:color w:val="1A1A1A"/>
                <w:sz w:val="18"/>
                <w:szCs w:val="18"/>
              </w:rPr>
              <w:t xml:space="preserve"> reading</w:t>
            </w:r>
            <w:r w:rsidR="00356812">
              <w:rPr>
                <w:color w:val="1A1A1A"/>
              </w:rPr>
              <w:t xml:space="preserve"> </w:t>
            </w:r>
          </w:p>
        </w:tc>
        <w:tc>
          <w:tcPr>
            <w:tcW w:w="2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40" w:type="dxa"/>
              <w:bottom w:w="80" w:type="dxa"/>
              <w:right w:w="140" w:type="dxa"/>
            </w:tcMar>
          </w:tcPr>
          <w:p w:rsidR="009E0E49" w:rsidP="00585BA9" w:rsidRDefault="009E0E49" w14:paraId="4BB653CF" w14:textId="77777777">
            <w:pPr>
              <w:rPr>
                <w:rFonts w:ascii="Arial" w:hAnsi="Arial" w:eastAsia="Arial" w:cs="Arial"/>
                <w:color w:val="1A1A1A"/>
                <w:sz w:val="18"/>
                <w:szCs w:val="18"/>
              </w:rPr>
            </w:pPr>
            <w:r>
              <w:rPr>
                <w:rFonts w:ascii="Arial" w:hAnsi="Arial" w:eastAsia="Arial" w:cs="Arial"/>
                <w:color w:val="1A1A1A"/>
                <w:sz w:val="18"/>
                <w:szCs w:val="18"/>
              </w:rPr>
              <w:t>startTime = endTime = eventTime. Conditions at moment hold decision was applied.</w:t>
            </w:r>
          </w:p>
          <w:p w:rsidR="00C45CD4" w:rsidP="00585BA9" w:rsidRDefault="00C45CD4" w14:paraId="7AD3A48A" w14:textId="40DA8D5E">
            <w:r>
              <w:rPr>
                <w:rFonts w:ascii="Arial" w:hAnsi="Arial" w:eastAsia="Arial" w:cs="Arial"/>
                <w:color w:val="1A1A1A"/>
                <w:sz w:val="18"/>
                <w:szCs w:val="18"/>
              </w:rPr>
              <w:t xml:space="preserve">startTime = start, endTime = eventTime at </w:t>
            </w:r>
            <w:r w:rsidR="005527D9">
              <w:rPr>
                <w:rFonts w:ascii="Arial" w:hAnsi="Arial" w:eastAsia="Arial" w:cs="Arial"/>
                <w:color w:val="1A1A1A"/>
                <w:sz w:val="18"/>
                <w:szCs w:val="18"/>
              </w:rPr>
              <w:t>end</w:t>
            </w:r>
            <w:r w:rsidR="001A0A38">
              <w:rPr>
                <w:rFonts w:ascii="Arial" w:hAnsi="Arial" w:eastAsia="Arial" w:cs="Arial"/>
                <w:color w:val="1A1A1A"/>
                <w:sz w:val="18"/>
                <w:szCs w:val="18"/>
              </w:rPr>
              <w:t xml:space="preserve"> of period</w:t>
            </w:r>
            <w:r>
              <w:rPr>
                <w:rFonts w:ascii="Arial" w:hAnsi="Arial" w:eastAsia="Arial" w:cs="Arial"/>
                <w:color w:val="1A1A1A"/>
                <w:sz w:val="18"/>
                <w:szCs w:val="18"/>
              </w:rPr>
              <w:t xml:space="preserve">. Update endTime when </w:t>
            </w:r>
            <w:r w:rsidR="006817AC">
              <w:rPr>
                <w:rFonts w:ascii="Arial" w:hAnsi="Arial" w:eastAsia="Arial" w:cs="Arial"/>
                <w:color w:val="1A1A1A"/>
                <w:sz w:val="18"/>
                <w:szCs w:val="18"/>
              </w:rPr>
              <w:t>measurement was</w:t>
            </w:r>
            <w:r>
              <w:rPr>
                <w:rFonts w:ascii="Arial" w:hAnsi="Arial" w:eastAsia="Arial" w:cs="Arial"/>
                <w:color w:val="1A1A1A"/>
                <w:sz w:val="18"/>
                <w:szCs w:val="18"/>
              </w:rPr>
              <w:t xml:space="preserve"> downloaded at </w:t>
            </w:r>
            <w:r w:rsidR="001A0A38">
              <w:rPr>
                <w:rFonts w:ascii="Arial" w:hAnsi="Arial" w:eastAsia="Arial" w:cs="Arial"/>
                <w:color w:val="1A1A1A"/>
                <w:sz w:val="18"/>
                <w:szCs w:val="18"/>
              </w:rPr>
              <w:t>end time of reading</w:t>
            </w:r>
            <w:r>
              <w:rPr>
                <w:rFonts w:ascii="Arial" w:hAnsi="Arial" w:eastAsia="Arial" w:cs="Arial"/>
                <w:color w:val="1A1A1A"/>
                <w:sz w:val="18"/>
                <w:szCs w:val="18"/>
              </w:rPr>
              <w:t xml:space="preserve">. value = reading at </w:t>
            </w:r>
            <w:r w:rsidR="001A0A38">
              <w:rPr>
                <w:rFonts w:ascii="Arial" w:hAnsi="Arial" w:eastAsia="Arial" w:cs="Arial"/>
                <w:color w:val="1A1A1A"/>
                <w:sz w:val="18"/>
                <w:szCs w:val="18"/>
              </w:rPr>
              <w:t>end of period,</w:t>
            </w:r>
            <w:r>
              <w:rPr>
                <w:rFonts w:ascii="Arial" w:hAnsi="Arial" w:eastAsia="Arial" w:cs="Arial"/>
                <w:color w:val="1A1A1A"/>
                <w:sz w:val="18"/>
                <w:szCs w:val="18"/>
              </w:rPr>
              <w:t xml:space="preserve"> minValue / maxValue / meanValue = journey summary</w:t>
            </w:r>
          </w:p>
        </w:tc>
      </w:tr>
    </w:tbl>
    <w:p w:rsidR="009E0E49" w:rsidP="009E0E49" w:rsidRDefault="009E0E49" w14:paraId="08D4829F" w14:textId="77777777">
      <w:pPr>
        <w:spacing w:before="80"/>
      </w:pPr>
    </w:p>
    <w:p w:rsidR="009E0E49" w:rsidP="009E0E49" w:rsidRDefault="009E0E49" w14:paraId="5BA3CE6C" w14:textId="77777777">
      <w:pPr>
        <w:pStyle w:val="Heading3"/>
      </w:pPr>
      <w:bookmarkStart w:name="_Toc229417814" w:id="20"/>
      <w:r>
        <w:t>2.7.3  Annotated JSON-LD Examples</w:t>
      </w:r>
      <w:bookmarkEnd w:id="20"/>
    </w:p>
    <w:p w:rsidR="009E0E49" w:rsidP="009E0E49" w:rsidRDefault="009E0E49" w14:paraId="3632FC12" w14:textId="07B0B8EA">
      <w:pPr>
        <w:pStyle w:val="Heading4"/>
      </w:pPr>
      <w:r>
        <w:t>Example 1 - Shipping Event (Dispatch Reading)</w:t>
      </w:r>
    </w:p>
    <w:p w:rsidR="009E0E49" w:rsidP="009E0E49" w:rsidRDefault="009E0E49" w14:paraId="5CFD1B86" w14:textId="1DC538D2">
      <w:pPr>
        <w:spacing w:before="80" w:after="80"/>
      </w:pPr>
      <w:r>
        <w:rPr>
          <w:rFonts w:ascii="Arial" w:hAnsi="Arial" w:eastAsia="Arial" w:cs="Arial"/>
          <w:color w:val="1A1A1A"/>
          <w:sz w:val="20"/>
          <w:szCs w:val="20"/>
        </w:rPr>
        <w:t xml:space="preserve">The shipping event is the loading moment </w:t>
      </w:r>
      <w:r w:rsidR="00A44BF7">
        <w:rPr>
          <w:rFonts w:ascii="Arial" w:hAnsi="Arial" w:eastAsia="Arial" w:cs="Arial"/>
          <w:color w:val="1A1A1A"/>
          <w:sz w:val="20"/>
          <w:szCs w:val="20"/>
        </w:rPr>
        <w:t xml:space="preserve">Spot reading only </w:t>
      </w:r>
      <w:r w:rsidR="00A44BF7">
        <w:t>-</w:t>
      </w:r>
      <w:r w:rsidR="00A44BF7">
        <w:rPr>
          <w:rFonts w:ascii="Arial" w:hAnsi="Arial" w:eastAsia="Arial" w:cs="Arial"/>
          <w:color w:val="1A1A1A"/>
          <w:sz w:val="20"/>
          <w:szCs w:val="20"/>
        </w:rPr>
        <w:t xml:space="preserve"> startTime = endTime = eventTime.</w:t>
      </w:r>
    </w:p>
    <w:p w:rsidR="009E0E49" w:rsidP="009E0E49" w:rsidRDefault="009E0E49" w14:paraId="7515CD7A" w14:textId="77777777">
      <w:pPr>
        <w:spacing w:before="80"/>
      </w:pPr>
    </w:p>
    <w:p w:rsidR="009E0E49" w:rsidP="009E0E49" w:rsidRDefault="009E0E49" w14:paraId="6078AD71"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10A2A617" w14:textId="77777777">
      <w:pPr>
        <w:shd w:val="clear" w:color="auto" w:fill="F0F4F8"/>
        <w:spacing w:before="36" w:after="36"/>
        <w:ind w:left="360" w:right="360"/>
      </w:pPr>
      <w:r>
        <w:rPr>
          <w:rFonts w:ascii="Courier New" w:hAnsi="Courier New" w:eastAsia="Courier New" w:cs="Courier New"/>
          <w:color w:val="1A3A5C"/>
          <w:sz w:val="17"/>
          <w:szCs w:val="17"/>
        </w:rPr>
        <w:t xml:space="preserve">  "type": "ObjectEvent",</w:t>
      </w:r>
    </w:p>
    <w:p w:rsidR="009E0E49" w:rsidP="009E0E49" w:rsidRDefault="009E0E49" w14:paraId="4ACA7242" w14:textId="77777777">
      <w:pPr>
        <w:shd w:val="clear" w:color="auto" w:fill="F0F4F8"/>
        <w:spacing w:before="36" w:after="36"/>
        <w:ind w:left="360" w:right="360"/>
      </w:pPr>
      <w:r>
        <w:rPr>
          <w:rFonts w:ascii="Courier New" w:hAnsi="Courier New" w:eastAsia="Courier New" w:cs="Courier New"/>
          <w:color w:val="1A3A5C"/>
          <w:sz w:val="17"/>
          <w:szCs w:val="17"/>
        </w:rPr>
        <w:t xml:space="preserve">  "eventID": "urn:uuid:8b2f91a4-c5d6-43e7-b901-2a3b4c5d6e7f",</w:t>
      </w:r>
    </w:p>
    <w:p w:rsidR="009E0E49" w:rsidP="009E0E49" w:rsidRDefault="009E0E49" w14:paraId="538E26C4"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 "2026-06-15T08:00:00.000Z",        // when shipping event was created</w:t>
      </w:r>
    </w:p>
    <w:p w:rsidR="009E0E49" w:rsidP="009E0E49" w:rsidRDefault="009E0E49" w14:paraId="0F721069"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"eventTimeZoneOffset": "+03:00",</w:t>
      </w:r>
    </w:p>
    <w:p w:rsidR="009E0E49" w:rsidP="009E0E49" w:rsidRDefault="009E0E49" w14:paraId="25EC5281" w14:textId="77777777">
      <w:pPr>
        <w:shd w:val="clear" w:color="auto" w:fill="F0F4F8"/>
        <w:spacing w:before="36" w:after="36"/>
        <w:ind w:left="360" w:right="360"/>
      </w:pPr>
      <w:r>
        <w:rPr>
          <w:rFonts w:ascii="Courier New" w:hAnsi="Courier New" w:eastAsia="Courier New" w:cs="Courier New"/>
          <w:color w:val="1A3A5C"/>
          <w:sz w:val="17"/>
          <w:szCs w:val="17"/>
        </w:rPr>
        <w:t xml:space="preserve">  "epcList": ["urn:epc:id:sscc:0614141.1234567890"],</w:t>
      </w:r>
    </w:p>
    <w:p w:rsidR="009E0E49" w:rsidP="009E0E49" w:rsidRDefault="009E0E49" w14:paraId="7625E7D7" w14:textId="77777777">
      <w:pPr>
        <w:shd w:val="clear" w:color="auto" w:fill="F0F4F8"/>
        <w:spacing w:before="36" w:after="36"/>
        <w:ind w:left="360" w:right="360"/>
      </w:pPr>
      <w:r>
        <w:rPr>
          <w:rFonts w:ascii="Courier New" w:hAnsi="Courier New" w:eastAsia="Courier New" w:cs="Courier New"/>
          <w:color w:val="1A3A5C"/>
          <w:sz w:val="17"/>
          <w:szCs w:val="17"/>
        </w:rPr>
        <w:t xml:space="preserve">  "action": "OBSERVE",</w:t>
      </w:r>
    </w:p>
    <w:p w:rsidR="009E0E49" w:rsidP="009E0E49" w:rsidRDefault="009E0E49" w14:paraId="273C202A" w14:textId="77777777">
      <w:pPr>
        <w:shd w:val="clear" w:color="auto" w:fill="F0F4F8"/>
        <w:spacing w:before="36" w:after="36"/>
        <w:ind w:left="360" w:right="360"/>
      </w:pPr>
      <w:r>
        <w:rPr>
          <w:rFonts w:ascii="Courier New" w:hAnsi="Courier New" w:eastAsia="Courier New" w:cs="Courier New"/>
          <w:color w:val="1A3A5C"/>
          <w:sz w:val="17"/>
          <w:szCs w:val="17"/>
        </w:rPr>
        <w:t xml:space="preserve">  "bizStep": "shipping",</w:t>
      </w:r>
    </w:p>
    <w:p w:rsidR="009E0E49" w:rsidP="009E0E49" w:rsidRDefault="009E0E49" w14:paraId="48AAA4E1" w14:textId="77777777">
      <w:pPr>
        <w:shd w:val="clear" w:color="auto" w:fill="F0F4F8"/>
        <w:spacing w:before="36" w:after="36"/>
        <w:ind w:left="360" w:right="360"/>
      </w:pPr>
      <w:r>
        <w:rPr>
          <w:rFonts w:ascii="Courier New" w:hAnsi="Courier New" w:eastAsia="Courier New" w:cs="Courier New"/>
          <w:color w:val="1A3A5C"/>
          <w:sz w:val="17"/>
          <w:szCs w:val="17"/>
        </w:rPr>
        <w:t xml:space="preserve">  "disposition": "in_transit",</w:t>
      </w:r>
    </w:p>
    <w:p w:rsidR="009E0E49" w:rsidP="009E0E49" w:rsidRDefault="009E0E49" w14:paraId="5584195D" w14:textId="77777777">
      <w:pPr>
        <w:shd w:val="clear" w:color="auto" w:fill="F0F4F8"/>
        <w:spacing w:before="36" w:after="36"/>
        <w:ind w:left="360" w:right="360"/>
      </w:pPr>
      <w:r>
        <w:rPr>
          <w:rFonts w:ascii="Courier New" w:hAnsi="Courier New" w:eastAsia="Courier New" w:cs="Courier New"/>
          <w:color w:val="1A3A5C"/>
          <w:sz w:val="17"/>
          <w:szCs w:val="17"/>
        </w:rPr>
        <w:t xml:space="preserve">  "readPoint":   { "id": "urn:epc:id:sgln:0614141.00001.0" },</w:t>
      </w:r>
    </w:p>
    <w:p w:rsidR="009E0E49" w:rsidP="009E0E49" w:rsidRDefault="009E0E49" w14:paraId="47CDE584" w14:textId="77777777">
      <w:pPr>
        <w:shd w:val="clear" w:color="auto" w:fill="F0F4F8"/>
        <w:spacing w:before="36" w:after="36"/>
        <w:ind w:left="360" w:right="360"/>
      </w:pPr>
      <w:r>
        <w:rPr>
          <w:rFonts w:ascii="Courier New" w:hAnsi="Courier New" w:eastAsia="Courier New" w:cs="Courier New"/>
          <w:color w:val="1A3A5C"/>
          <w:sz w:val="17"/>
          <w:szCs w:val="17"/>
        </w:rPr>
        <w:t xml:space="preserve">  "bizLocation": { "id": "urn:epc:id:sgln:0614141.00001.0" },</w:t>
      </w:r>
    </w:p>
    <w:p w:rsidR="009E0E49" w:rsidP="009E0E49" w:rsidRDefault="009E0E49" w14:paraId="40EAE5E6" w14:textId="77777777">
      <w:pPr>
        <w:shd w:val="clear" w:color="auto" w:fill="F0F4F8"/>
        <w:spacing w:before="36" w:after="36"/>
        <w:ind w:left="360" w:right="360"/>
      </w:pPr>
      <w:r>
        <w:rPr>
          <w:rFonts w:ascii="Courier New" w:hAnsi="Courier New" w:eastAsia="Courier New" w:cs="Courier New"/>
          <w:color w:val="1A3A5C"/>
          <w:sz w:val="17"/>
          <w:szCs w:val="17"/>
        </w:rPr>
        <w:t xml:space="preserve">  "bizTransactionList": [</w:t>
      </w:r>
    </w:p>
    <w:p w:rsidR="009E0E49" w:rsidP="009E0E49" w:rsidRDefault="009E0E49" w14:paraId="0E828671"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"desadv", "bizTransaction": "urn:epcglobal:cbv:bt:0614141:ASN20260615" }</w:t>
      </w:r>
    </w:p>
    <w:p w:rsidR="009E0E49" w:rsidP="009E0E49" w:rsidRDefault="009E0E49" w14:paraId="406C6761"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19C6D546" w14:textId="77777777">
      <w:pPr>
        <w:shd w:val="clear" w:color="auto" w:fill="F0F4F8"/>
        <w:spacing w:before="36" w:after="36"/>
        <w:ind w:left="360" w:right="360"/>
      </w:pPr>
      <w:r>
        <w:rPr>
          <w:rFonts w:ascii="Courier New" w:hAnsi="Courier New" w:eastAsia="Courier New" w:cs="Courier New"/>
          <w:color w:val="1A3A5C"/>
          <w:sz w:val="17"/>
          <w:szCs w:val="17"/>
        </w:rPr>
        <w:t xml:space="preserve">  "sourceList": [</w:t>
      </w:r>
    </w:p>
    <w:p w:rsidR="009E0E49" w:rsidP="009E0E49" w:rsidRDefault="009E0E49" w14:paraId="7BF09A85"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"owning_party", "source": "urn:epc:id:sgln:0614141.00001.0" }</w:t>
      </w:r>
    </w:p>
    <w:p w:rsidR="009E0E49" w:rsidP="009E0E49" w:rsidRDefault="009E0E49" w14:paraId="5864D414"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F28F588" w14:textId="77777777">
      <w:pPr>
        <w:shd w:val="clear" w:color="auto" w:fill="F0F4F8"/>
        <w:spacing w:before="36" w:after="36"/>
        <w:ind w:left="360" w:right="360"/>
      </w:pPr>
      <w:r>
        <w:rPr>
          <w:rFonts w:ascii="Courier New" w:hAnsi="Courier New" w:eastAsia="Courier New" w:cs="Courier New"/>
          <w:color w:val="1A3A5C"/>
          <w:sz w:val="17"/>
          <w:szCs w:val="17"/>
        </w:rPr>
        <w:t xml:space="preserve">  "destinationList": [</w:t>
      </w:r>
    </w:p>
    <w:p w:rsidR="009E0E49" w:rsidP="009E0E49" w:rsidRDefault="009E0E49" w14:paraId="51603C52"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"owning_party", "destination": "urn:epc:id:sgln:0614141.00002.0" },</w:t>
      </w:r>
    </w:p>
    <w:p w:rsidR="009E0E49" w:rsidP="009E0E49" w:rsidRDefault="009E0E49" w14:paraId="73F6EE6D"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"location",     "destination": "urn:epc:id:sgln:0614141.00002.0" }</w:t>
      </w:r>
    </w:p>
    <w:p w:rsidR="009E0E49" w:rsidP="009E0E49" w:rsidRDefault="009E0E49" w14:paraId="6325C73A"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3B58F12F"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"sensorElementList": [</w:t>
      </w:r>
    </w:p>
    <w:p w:rsidR="009E0E49" w:rsidP="009E0E49" w:rsidRDefault="009E0E49" w14:paraId="5E296E3E"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76771603"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"sensorMetadata": {</w:t>
      </w:r>
    </w:p>
    <w:p w:rsidR="009E0E49" w:rsidP="009E0E49" w:rsidRDefault="009E0E49" w14:paraId="51947AF5" w14:textId="77777777">
      <w:pPr>
        <w:shd w:val="clear" w:color="auto" w:fill="F0F4F8"/>
        <w:spacing w:before="36" w:after="36"/>
        <w:ind w:left="360" w:right="360"/>
      </w:pPr>
      <w:r>
        <w:rPr>
          <w:rFonts w:ascii="Courier New" w:hAnsi="Courier New" w:eastAsia="Courier New" w:cs="Courier New"/>
          <w:color w:val="1A3A5C"/>
          <w:sz w:val="17"/>
          <w:szCs w:val="17"/>
        </w:rPr>
        <w:t xml:space="preserve">        "deviceID":  "urn:epc:id:logger:KE-DEVICE-98765",</w:t>
      </w:r>
    </w:p>
    <w:p w:rsidR="009E0E49" w:rsidP="009E0E49" w:rsidRDefault="009E0E49" w14:paraId="483DEB3C" w14:textId="77777777">
      <w:pPr>
        <w:shd w:val="clear" w:color="auto" w:fill="F0F4F8"/>
        <w:spacing w:before="36" w:after="36"/>
        <w:ind w:left="360" w:right="360"/>
      </w:pPr>
      <w:r>
        <w:rPr>
          <w:rFonts w:ascii="Courier New" w:hAnsi="Courier New" w:eastAsia="Courier New" w:cs="Courier New"/>
          <w:color w:val="1A3A5C"/>
          <w:sz w:val="17"/>
          <w:szCs w:val="17"/>
        </w:rPr>
        <w:t xml:space="preserve">        "startTime": "2026-06-15T08:00:00+03:00",   // departure - same as eventTime</w:t>
      </w:r>
    </w:p>
    <w:p w:rsidR="009E0E49" w:rsidP="009E0E49" w:rsidRDefault="009E0E49" w14:paraId="0A763BA9" w14:textId="33E4B6B0">
      <w:pPr>
        <w:shd w:val="clear" w:color="auto" w:fill="F0F4F8"/>
        <w:spacing w:before="36" w:after="36"/>
        <w:ind w:left="360" w:right="360"/>
      </w:pPr>
      <w:r>
        <w:rPr>
          <w:rFonts w:ascii="Courier New" w:hAnsi="Courier New" w:eastAsia="Courier New" w:cs="Courier New"/>
          <w:color w:val="1A3A5C"/>
          <w:sz w:val="17"/>
          <w:szCs w:val="17"/>
        </w:rPr>
        <w:t xml:space="preserve">        "endTime":   "2026-06-15T</w:t>
      </w:r>
      <w:r w:rsidR="00DD2880">
        <w:rPr>
          <w:rFonts w:ascii="Courier New" w:hAnsi="Courier New" w:eastAsia="Courier New" w:cs="Courier New"/>
          <w:color w:val="1A3A5C"/>
          <w:sz w:val="17"/>
          <w:szCs w:val="17"/>
        </w:rPr>
        <w:t>0</w:t>
      </w:r>
      <w:r>
        <w:rPr>
          <w:rFonts w:ascii="Courier New" w:hAnsi="Courier New" w:eastAsia="Courier New" w:cs="Courier New"/>
          <w:color w:val="1A3A5C"/>
          <w:sz w:val="17"/>
          <w:szCs w:val="17"/>
        </w:rPr>
        <w:t xml:space="preserve">8:00:00+03:00"   </w:t>
      </w:r>
    </w:p>
    <w:p w:rsidR="009E0E49" w:rsidP="009E0E49" w:rsidRDefault="009E0E49" w14:paraId="74DB7438"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2068088"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"sensorReport": [{</w:t>
      </w:r>
    </w:p>
    <w:p w:rsidR="009E0E49" w:rsidP="009E0E49" w:rsidRDefault="009E0E49" w14:paraId="6E7DA25E" w14:textId="77777777">
      <w:pPr>
        <w:shd w:val="clear" w:color="auto" w:fill="F0F4F8"/>
        <w:spacing w:before="36" w:after="36"/>
        <w:ind w:left="360" w:right="360"/>
      </w:pPr>
      <w:r>
        <w:rPr>
          <w:rFonts w:ascii="Courier New" w:hAnsi="Courier New" w:eastAsia="Courier New" w:cs="Courier New"/>
          <w:color w:val="1A3A5C"/>
          <w:sz w:val="17"/>
          <w:szCs w:val="17"/>
        </w:rPr>
        <w:t xml:space="preserve">        "type":      "https://gs1.org/voc/MeasurementType-Temperature",</w:t>
      </w:r>
    </w:p>
    <w:p w:rsidR="009E0E49" w:rsidP="009E0E49" w:rsidRDefault="009E0E49" w14:paraId="64CADC7E" w14:textId="77777777">
      <w:pPr>
        <w:shd w:val="clear" w:color="auto" w:fill="F0F4F8"/>
        <w:spacing w:before="36" w:after="36"/>
        <w:ind w:left="360" w:right="360"/>
      </w:pPr>
      <w:r>
        <w:rPr>
          <w:rFonts w:ascii="Courier New" w:hAnsi="Courier New" w:eastAsia="Courier New" w:cs="Courier New"/>
          <w:color w:val="1A3A5C"/>
          <w:sz w:val="17"/>
          <w:szCs w:val="17"/>
        </w:rPr>
        <w:t xml:space="preserve">        "value":     3.9,           // spot reading at departure / loading</w:t>
      </w:r>
    </w:p>
    <w:p w:rsidR="009E0E49" w:rsidP="009E0E49" w:rsidRDefault="009E0E49" w14:paraId="5579C0CA" w14:textId="77777777">
      <w:pPr>
        <w:shd w:val="clear" w:color="auto" w:fill="F0F4F8"/>
        <w:spacing w:before="36" w:after="36"/>
        <w:ind w:left="360" w:right="360"/>
      </w:pPr>
      <w:r>
        <w:rPr>
          <w:rFonts w:ascii="Courier New" w:hAnsi="Courier New" w:eastAsia="Courier New" w:cs="Courier New"/>
          <w:color w:val="1A3A5C"/>
          <w:sz w:val="17"/>
          <w:szCs w:val="17"/>
        </w:rPr>
        <w:t xml:space="preserve">        "uom":       "CEL"</w:t>
      </w:r>
    </w:p>
    <w:p w:rsidR="009E0E49" w:rsidP="009E0E49" w:rsidRDefault="009E0E49" w14:paraId="3AE5D841"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1EA60B69"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63106DCB"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0850FCDC"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26013DEB" w14:textId="77777777">
      <w:pPr>
        <w:spacing w:before="80"/>
      </w:pPr>
    </w:p>
    <w:p w:rsidR="009E0E49" w:rsidP="009E0E49" w:rsidRDefault="009E0E49" w14:paraId="18B12A7A" w14:textId="518A830C">
      <w:pPr>
        <w:pBdr>
          <w:left w:val="single" w:color="2E75B6" w:sz="12" w:space="6"/>
        </w:pBdr>
        <w:spacing w:before="100" w:after="100"/>
        <w:ind w:left="360"/>
      </w:pPr>
      <w:r>
        <w:rPr>
          <w:rFonts w:ascii="Arial" w:hAnsi="Arial" w:eastAsia="Arial" w:cs="Arial"/>
          <w:i/>
          <w:iCs/>
          <w:color w:val="555555"/>
          <w:sz w:val="18"/>
          <w:szCs w:val="18"/>
        </w:rPr>
        <w:t xml:space="preserve">eventTime (08:00Z) is when the shipping event was submitted. startTime (08:00+03:00) is when the </w:t>
      </w:r>
      <w:r w:rsidR="006817AC">
        <w:rPr>
          <w:rFonts w:ascii="Arial" w:hAnsi="Arial" w:eastAsia="Arial" w:cs="Arial"/>
          <w:i/>
          <w:iCs/>
          <w:color w:val="555555"/>
          <w:sz w:val="18"/>
          <w:szCs w:val="18"/>
        </w:rPr>
        <w:t xml:space="preserve">measurement </w:t>
      </w:r>
      <w:r>
        <w:rPr>
          <w:rFonts w:ascii="Arial" w:hAnsi="Arial" w:eastAsia="Arial" w:cs="Arial"/>
          <w:i/>
          <w:iCs/>
          <w:color w:val="555555"/>
          <w:sz w:val="18"/>
          <w:szCs w:val="18"/>
        </w:rPr>
        <w:t>started. endTime (18:00+03:00) is when the</w:t>
      </w:r>
      <w:r w:rsidRPr="006817AC" w:rsidR="006817AC">
        <w:rPr>
          <w:rFonts w:ascii="Arial" w:hAnsi="Arial" w:eastAsia="Arial" w:cs="Arial"/>
          <w:i/>
          <w:iCs/>
          <w:color w:val="555555"/>
          <w:sz w:val="18"/>
          <w:szCs w:val="18"/>
        </w:rPr>
        <w:t xml:space="preserve"> </w:t>
      </w:r>
      <w:r w:rsidR="006817AC">
        <w:rPr>
          <w:rFonts w:ascii="Arial" w:hAnsi="Arial" w:eastAsia="Arial" w:cs="Arial"/>
          <w:i/>
          <w:iCs/>
          <w:color w:val="555555"/>
          <w:sz w:val="18"/>
          <w:szCs w:val="18"/>
        </w:rPr>
        <w:t xml:space="preserve">measurement </w:t>
      </w:r>
      <w:r>
        <w:rPr>
          <w:rFonts w:ascii="Arial" w:hAnsi="Arial" w:eastAsia="Arial" w:cs="Arial"/>
          <w:i/>
          <w:iCs/>
          <w:color w:val="555555"/>
          <w:sz w:val="18"/>
          <w:szCs w:val="18"/>
        </w:rPr>
        <w:t xml:space="preserve">was downloaded at the destination. The three values are independent </w:t>
      </w:r>
      <w:r>
        <w:rPr>
          <w:i/>
          <w:iCs/>
          <w:color w:val="555555"/>
          <w:sz w:val="18"/>
          <w:szCs w:val="18"/>
        </w:rPr>
        <w:t>-</w:t>
      </w:r>
      <w:r>
        <w:rPr>
          <w:rFonts w:ascii="Arial" w:hAnsi="Arial" w:eastAsia="Arial" w:cs="Arial"/>
          <w:i/>
          <w:iCs/>
          <w:color w:val="555555"/>
          <w:sz w:val="18"/>
          <w:szCs w:val="18"/>
        </w:rPr>
        <w:t xml:space="preserve"> this is correct GS1 2.0 behaviour.</w:t>
      </w:r>
    </w:p>
    <w:p w:rsidR="009E0E49" w:rsidP="009E0E49" w:rsidRDefault="009E0E49" w14:paraId="5FB75672" w14:textId="77777777">
      <w:pPr>
        <w:spacing w:before="80"/>
      </w:pPr>
    </w:p>
    <w:p w:rsidR="009E0E49" w:rsidP="009E0E49" w:rsidRDefault="009E0E49" w14:paraId="177C423C" w14:textId="5444293A">
      <w:pPr>
        <w:pStyle w:val="Heading4"/>
      </w:pPr>
      <w:r>
        <w:t>Example 2 - Receiving Event (Arrival Reading )</w:t>
      </w:r>
    </w:p>
    <w:p w:rsidR="009E0E49" w:rsidP="009E0E49" w:rsidRDefault="009E0E49" w14:paraId="1505C414" w14:textId="7F8F11C4">
      <w:pPr>
        <w:spacing w:before="80" w:after="80"/>
      </w:pPr>
      <w:r>
        <w:rPr>
          <w:rFonts w:ascii="Arial" w:hAnsi="Arial" w:eastAsia="Arial" w:cs="Arial"/>
          <w:color w:val="1A1A1A"/>
          <w:sz w:val="20"/>
          <w:szCs w:val="20"/>
        </w:rPr>
        <w:t>The receiving event is the unloading moment</w:t>
      </w:r>
      <w:r w:rsidR="00FC63AC">
        <w:rPr>
          <w:rFonts w:ascii="Arial" w:hAnsi="Arial" w:eastAsia="Arial" w:cs="Arial"/>
          <w:color w:val="1A1A1A"/>
          <w:sz w:val="20"/>
          <w:szCs w:val="20"/>
        </w:rPr>
        <w:t xml:space="preserve"> and the journey summary</w:t>
      </w:r>
      <w:r>
        <w:rPr>
          <w:rFonts w:ascii="Arial" w:hAnsi="Arial" w:eastAsia="Arial" w:cs="Arial"/>
          <w:color w:val="1A1A1A"/>
          <w:sz w:val="20"/>
          <w:szCs w:val="20"/>
        </w:rPr>
        <w:t xml:space="preserve">. </w:t>
      </w:r>
      <w:r w:rsidRPr="002E0644" w:rsidR="002E0644">
        <w:rPr>
          <w:rFonts w:ascii="Arial" w:hAnsi="Arial" w:eastAsia="Arial" w:cs="Arial"/>
          <w:color w:val="1A1A1A"/>
          <w:sz w:val="20"/>
          <w:szCs w:val="20"/>
        </w:rPr>
        <w:t xml:space="preserve">Update endTime when </w:t>
      </w:r>
      <w:r w:rsidRPr="006817AC" w:rsidR="006817AC">
        <w:rPr>
          <w:rFonts w:ascii="Arial" w:hAnsi="Arial" w:eastAsia="Arial" w:cs="Arial"/>
          <w:color w:val="1A1A1A"/>
          <w:sz w:val="20"/>
          <w:szCs w:val="20"/>
        </w:rPr>
        <w:t xml:space="preserve">measurement </w:t>
      </w:r>
      <w:r w:rsidR="006817AC">
        <w:rPr>
          <w:rFonts w:ascii="Arial" w:hAnsi="Arial" w:eastAsia="Arial" w:cs="Arial"/>
          <w:color w:val="1A1A1A"/>
          <w:sz w:val="20"/>
          <w:szCs w:val="20"/>
        </w:rPr>
        <w:t xml:space="preserve">was </w:t>
      </w:r>
      <w:r w:rsidRPr="002E0644" w:rsidR="002E0644">
        <w:rPr>
          <w:rFonts w:ascii="Arial" w:hAnsi="Arial" w:eastAsia="Arial" w:cs="Arial"/>
          <w:color w:val="1A1A1A"/>
          <w:sz w:val="20"/>
          <w:szCs w:val="20"/>
        </w:rPr>
        <w:t>downloaded at destination. value = reading at dispatch; minValue / maxValue / meanValue = journey summary</w:t>
      </w:r>
    </w:p>
    <w:p w:rsidR="009E0E49" w:rsidP="009E0E49" w:rsidRDefault="009E0E49" w14:paraId="193FE34C" w14:textId="77777777">
      <w:pPr>
        <w:spacing w:before="80"/>
      </w:pPr>
    </w:p>
    <w:p w:rsidR="009E0E49" w:rsidP="009E0E49" w:rsidRDefault="009E0E49" w14:paraId="42FF9EA5"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6375F715" w14:textId="77777777">
      <w:pPr>
        <w:shd w:val="clear" w:color="auto" w:fill="F0F4F8"/>
        <w:spacing w:before="36" w:after="36"/>
        <w:ind w:left="360" w:right="360"/>
      </w:pPr>
      <w:r>
        <w:rPr>
          <w:rFonts w:ascii="Courier New" w:hAnsi="Courier New" w:eastAsia="Courier New" w:cs="Courier New"/>
          <w:color w:val="1A3A5C"/>
          <w:sz w:val="17"/>
          <w:szCs w:val="17"/>
        </w:rPr>
        <w:t xml:space="preserve">  "type": "ObjectEvent",</w:t>
      </w:r>
    </w:p>
    <w:p w:rsidR="009E0E49" w:rsidP="009E0E49" w:rsidRDefault="009E0E49" w14:paraId="3F94C3FC" w14:textId="77777777">
      <w:pPr>
        <w:shd w:val="clear" w:color="auto" w:fill="F0F4F8"/>
        <w:spacing w:before="36" w:after="36"/>
        <w:ind w:left="360" w:right="360"/>
      </w:pPr>
      <w:r>
        <w:rPr>
          <w:rFonts w:ascii="Courier New" w:hAnsi="Courier New" w:eastAsia="Courier New" w:cs="Courier New"/>
          <w:color w:val="1A3A5C"/>
          <w:sz w:val="17"/>
          <w:szCs w:val="17"/>
        </w:rPr>
        <w:t xml:space="preserve">  "eventID": "urn:uuid:7d2a91b8-e3f4-4c5d-9a6b-1c0e2f3a4b5d",</w:t>
      </w:r>
    </w:p>
    <w:p w:rsidR="009E0E49" w:rsidP="009E0E49" w:rsidRDefault="009E0E49" w14:paraId="492F6ED7"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 "2026-06-15T18:05:00.000Z",</w:t>
      </w:r>
    </w:p>
    <w:p w:rsidR="009E0E49" w:rsidP="009E0E49" w:rsidRDefault="009E0E49" w14:paraId="3BBC1535"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"eventTimeZoneOffset": "+03:00",</w:t>
      </w:r>
    </w:p>
    <w:p w:rsidR="009E0E49" w:rsidP="009E0E49" w:rsidRDefault="009E0E49" w14:paraId="398669B2" w14:textId="77777777">
      <w:pPr>
        <w:shd w:val="clear" w:color="auto" w:fill="F0F4F8"/>
        <w:spacing w:before="36" w:after="36"/>
        <w:ind w:left="360" w:right="360"/>
      </w:pPr>
      <w:r>
        <w:rPr>
          <w:rFonts w:ascii="Courier New" w:hAnsi="Courier New" w:eastAsia="Courier New" w:cs="Courier New"/>
          <w:color w:val="1A3A5C"/>
          <w:sz w:val="17"/>
          <w:szCs w:val="17"/>
        </w:rPr>
        <w:t xml:space="preserve">  "epcList": ["urn:epc:id:sscc:0614141.1234567890"],</w:t>
      </w:r>
    </w:p>
    <w:p w:rsidR="009E0E49" w:rsidP="009E0E49" w:rsidRDefault="009E0E49" w14:paraId="7491AA87" w14:textId="77777777">
      <w:pPr>
        <w:shd w:val="clear" w:color="auto" w:fill="F0F4F8"/>
        <w:spacing w:before="36" w:after="36"/>
        <w:ind w:left="360" w:right="360"/>
      </w:pPr>
      <w:r>
        <w:rPr>
          <w:rFonts w:ascii="Courier New" w:hAnsi="Courier New" w:eastAsia="Courier New" w:cs="Courier New"/>
          <w:color w:val="1A3A5C"/>
          <w:sz w:val="17"/>
          <w:szCs w:val="17"/>
        </w:rPr>
        <w:t xml:space="preserve">  "action": "OBSERVE",</w:t>
      </w:r>
    </w:p>
    <w:p w:rsidR="009E0E49" w:rsidP="009E0E49" w:rsidRDefault="009E0E49" w14:paraId="1347E738" w14:textId="77777777">
      <w:pPr>
        <w:shd w:val="clear" w:color="auto" w:fill="F0F4F8"/>
        <w:spacing w:before="36" w:after="36"/>
        <w:ind w:left="360" w:right="360"/>
      </w:pPr>
      <w:r>
        <w:rPr>
          <w:rFonts w:ascii="Courier New" w:hAnsi="Courier New" w:eastAsia="Courier New" w:cs="Courier New"/>
          <w:color w:val="1A3A5C"/>
          <w:sz w:val="17"/>
          <w:szCs w:val="17"/>
        </w:rPr>
        <w:t xml:space="preserve">  "bizStep": "receiving",</w:t>
      </w:r>
    </w:p>
    <w:p w:rsidR="009E0E49" w:rsidP="009E0E49" w:rsidRDefault="009E0E49" w14:paraId="487E11A8" w14:textId="77777777">
      <w:pPr>
        <w:shd w:val="clear" w:color="auto" w:fill="F0F4F8"/>
        <w:spacing w:before="36" w:after="36"/>
        <w:ind w:left="360" w:right="360"/>
      </w:pPr>
      <w:r>
        <w:rPr>
          <w:rFonts w:ascii="Courier New" w:hAnsi="Courier New" w:eastAsia="Courier New" w:cs="Courier New"/>
          <w:color w:val="1A3A5C"/>
          <w:sz w:val="17"/>
          <w:szCs w:val="17"/>
        </w:rPr>
        <w:t xml:space="preserve">  "disposition": "active",</w:t>
      </w:r>
    </w:p>
    <w:p w:rsidR="009E0E49" w:rsidP="009E0E49" w:rsidRDefault="009E0E49" w14:paraId="27782A5B" w14:textId="77777777">
      <w:pPr>
        <w:shd w:val="clear" w:color="auto" w:fill="F0F4F8"/>
        <w:spacing w:before="36" w:after="36"/>
        <w:ind w:left="360" w:right="360"/>
      </w:pPr>
      <w:r>
        <w:rPr>
          <w:rFonts w:ascii="Courier New" w:hAnsi="Courier New" w:eastAsia="Courier New" w:cs="Courier New"/>
          <w:color w:val="1A3A5C"/>
          <w:sz w:val="17"/>
          <w:szCs w:val="17"/>
        </w:rPr>
        <w:t xml:space="preserve">  "readPoint":   { "id": "urn:epc:id:sgln:0614141.00002.0" },</w:t>
      </w:r>
    </w:p>
    <w:p w:rsidR="009E0E49" w:rsidP="009E0E49" w:rsidRDefault="009E0E49" w14:paraId="47FDB41C" w14:textId="77777777">
      <w:pPr>
        <w:shd w:val="clear" w:color="auto" w:fill="F0F4F8"/>
        <w:spacing w:before="36" w:after="36"/>
        <w:ind w:left="360" w:right="360"/>
      </w:pPr>
      <w:r>
        <w:rPr>
          <w:rFonts w:ascii="Courier New" w:hAnsi="Courier New" w:eastAsia="Courier New" w:cs="Courier New"/>
          <w:color w:val="1A3A5C"/>
          <w:sz w:val="17"/>
          <w:szCs w:val="17"/>
        </w:rPr>
        <w:t xml:space="preserve">  "bizLocation": { "id": "urn:epc:id:sgln:0614141.00002.0" },</w:t>
      </w:r>
    </w:p>
    <w:p w:rsidR="009E0E49" w:rsidP="009E0E49" w:rsidRDefault="009E0E49" w14:paraId="6AF361D9" w14:textId="77777777">
      <w:pPr>
        <w:shd w:val="clear" w:color="auto" w:fill="F0F4F8"/>
        <w:spacing w:before="36" w:after="36"/>
        <w:ind w:left="360" w:right="360"/>
      </w:pPr>
      <w:r>
        <w:rPr>
          <w:rFonts w:ascii="Courier New" w:hAnsi="Courier New" w:eastAsia="Courier New" w:cs="Courier New"/>
          <w:color w:val="1A3A5C"/>
          <w:sz w:val="17"/>
          <w:szCs w:val="17"/>
        </w:rPr>
        <w:t xml:space="preserve">  "bizTransactionList": [</w:t>
      </w:r>
    </w:p>
    <w:p w:rsidR="009E0E49" w:rsidP="009E0E49" w:rsidRDefault="009E0E49" w14:paraId="15FDAD35"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"recadv", "bizTransaction": "urn:epcglobal:cbv:bt:0614141:GR20260615" }</w:t>
      </w:r>
    </w:p>
    <w:p w:rsidR="009E0E49" w:rsidP="009E0E49" w:rsidRDefault="009E0E49" w14:paraId="3FEA88F8"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3956D35" w14:textId="77777777">
      <w:pPr>
        <w:shd w:val="clear" w:color="auto" w:fill="F0F4F8"/>
        <w:spacing w:before="36" w:after="36"/>
        <w:ind w:left="360" w:right="360"/>
      </w:pPr>
      <w:r>
        <w:rPr>
          <w:rFonts w:ascii="Courier New" w:hAnsi="Courier New" w:eastAsia="Courier New" w:cs="Courier New"/>
          <w:color w:val="1A3A5C"/>
          <w:sz w:val="17"/>
          <w:szCs w:val="17"/>
        </w:rPr>
        <w:t xml:space="preserve">  "sourceList": [</w:t>
      </w:r>
    </w:p>
    <w:p w:rsidR="009E0E49" w:rsidP="009E0E49" w:rsidRDefault="009E0E49" w14:paraId="368B5F4C"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"owning_party", "source": "urn:epc:id:sgln:0614141.00001.0" }</w:t>
      </w:r>
    </w:p>
    <w:p w:rsidR="009E0E49" w:rsidP="009E0E49" w:rsidRDefault="009E0E49" w14:paraId="1BD3C6AC"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67962B8" w14:textId="77777777">
      <w:pPr>
        <w:shd w:val="clear" w:color="auto" w:fill="F0F4F8"/>
        <w:spacing w:before="36" w:after="36"/>
        <w:ind w:left="360" w:right="360"/>
      </w:pPr>
      <w:r>
        <w:rPr>
          <w:rFonts w:ascii="Courier New" w:hAnsi="Courier New" w:eastAsia="Courier New" w:cs="Courier New"/>
          <w:color w:val="1A3A5C"/>
          <w:sz w:val="17"/>
          <w:szCs w:val="17"/>
        </w:rPr>
        <w:t xml:space="preserve">  "destinationList": [</w:t>
      </w:r>
    </w:p>
    <w:p w:rsidR="009E0E49" w:rsidP="009E0E49" w:rsidRDefault="009E0E49" w14:paraId="19CCE318"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"owning_party", "destination": "urn:epc:id:sgln:0614141.00002.0" }</w:t>
      </w:r>
    </w:p>
    <w:p w:rsidR="009E0E49" w:rsidP="009E0E49" w:rsidRDefault="009E0E49" w14:paraId="6430D6AD"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40A88536"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"sensorElementList": [</w:t>
      </w:r>
    </w:p>
    <w:p w:rsidR="009E0E49" w:rsidP="009E0E49" w:rsidRDefault="009E0E49" w14:paraId="1C0B44B5"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7757904B"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"sensorMetadata": {</w:t>
      </w:r>
    </w:p>
    <w:p w:rsidR="009E0E49" w:rsidP="009E0E49" w:rsidRDefault="009E0E49" w14:paraId="75478474" w14:textId="77777777">
      <w:pPr>
        <w:shd w:val="clear" w:color="auto" w:fill="F0F4F8"/>
        <w:spacing w:before="36" w:after="36"/>
        <w:ind w:left="360" w:right="360"/>
      </w:pPr>
      <w:r>
        <w:rPr>
          <w:rFonts w:ascii="Courier New" w:hAnsi="Courier New" w:eastAsia="Courier New" w:cs="Courier New"/>
          <w:color w:val="1A3A5C"/>
          <w:sz w:val="17"/>
          <w:szCs w:val="17"/>
        </w:rPr>
        <w:t xml:space="preserve">        "deviceID":  "urn:epc:id:logger:KE-DEVICE-DEST-001",</w:t>
      </w:r>
    </w:p>
    <w:p w:rsidR="009E0E49" w:rsidP="009E0E49" w:rsidRDefault="009E0E49" w14:paraId="53B1560B" w14:textId="1683D594">
      <w:pPr>
        <w:shd w:val="clear" w:color="auto" w:fill="F0F4F8"/>
        <w:spacing w:before="36" w:after="36"/>
        <w:ind w:left="360" w:right="360"/>
      </w:pPr>
      <w:r>
        <w:rPr>
          <w:rFonts w:ascii="Courier New" w:hAnsi="Courier New" w:eastAsia="Courier New" w:cs="Courier New"/>
          <w:color w:val="1A3A5C"/>
          <w:sz w:val="17"/>
          <w:szCs w:val="17"/>
        </w:rPr>
        <w:t xml:space="preserve">        "startTime": "2026-06-15T</w:t>
      </w:r>
      <w:r w:rsidR="00DD2880">
        <w:rPr>
          <w:rFonts w:ascii="Courier New" w:hAnsi="Courier New" w:eastAsia="Courier New" w:cs="Courier New"/>
          <w:color w:val="1A3A5C"/>
          <w:sz w:val="17"/>
          <w:szCs w:val="17"/>
        </w:rPr>
        <w:t>0</w:t>
      </w:r>
      <w:r>
        <w:rPr>
          <w:rFonts w:ascii="Courier New" w:hAnsi="Courier New" w:eastAsia="Courier New" w:cs="Courier New"/>
          <w:color w:val="1A3A5C"/>
          <w:sz w:val="17"/>
          <w:szCs w:val="17"/>
        </w:rPr>
        <w:t xml:space="preserve">8:05:00+03:00",   </w:t>
      </w:r>
    </w:p>
    <w:p w:rsidR="00DD2880" w:rsidP="00DD2880" w:rsidRDefault="009E0E49" w14:paraId="1DEF9BD6" w14:textId="7D13221E">
      <w:pPr>
        <w:shd w:val="clear" w:color="auto" w:fill="F0F4F8"/>
        <w:spacing w:before="36" w:after="36"/>
        <w:ind w:left="360" w:right="360"/>
      </w:pPr>
      <w:r>
        <w:rPr>
          <w:rFonts w:ascii="Courier New" w:hAnsi="Courier New" w:eastAsia="Courier New" w:cs="Courier New"/>
          <w:color w:val="1A3A5C"/>
          <w:sz w:val="17"/>
          <w:szCs w:val="17"/>
        </w:rPr>
        <w:t xml:space="preserve">        "endTime":   "2026-06-15T18:05:00+03:00"    </w:t>
      </w:r>
      <w:r w:rsidR="00DD2880">
        <w:rPr>
          <w:rFonts w:ascii="Courier New" w:hAnsi="Courier New" w:eastAsia="Courier New" w:cs="Courier New"/>
          <w:color w:val="1A3A5C"/>
          <w:sz w:val="17"/>
          <w:szCs w:val="17"/>
        </w:rPr>
        <w:t>// arrival - 10-hour journey window</w:t>
      </w:r>
    </w:p>
    <w:p w:rsidR="009E0E49" w:rsidP="009E0E49" w:rsidRDefault="009E0E49" w14:paraId="553EC03B" w14:textId="0C3A1426">
      <w:pPr>
        <w:shd w:val="clear" w:color="auto" w:fill="F0F4F8"/>
        <w:spacing w:before="36" w:after="36"/>
        <w:ind w:left="360" w:right="360"/>
      </w:pPr>
    </w:p>
    <w:p w:rsidR="009E0E49" w:rsidP="009E0E49" w:rsidRDefault="009E0E49" w14:paraId="63618846"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FB5D466"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"sensorReport": [{</w:t>
      </w:r>
    </w:p>
    <w:p w:rsidR="009E0E49" w:rsidP="009E0E49" w:rsidRDefault="009E0E49" w14:paraId="6DA22744" w14:textId="77777777">
      <w:pPr>
        <w:shd w:val="clear" w:color="auto" w:fill="F0F4F8"/>
        <w:spacing w:before="36" w:after="36"/>
        <w:ind w:left="360" w:right="360"/>
      </w:pPr>
      <w:r>
        <w:rPr>
          <w:rFonts w:ascii="Courier New" w:hAnsi="Courier New" w:eastAsia="Courier New" w:cs="Courier New"/>
          <w:color w:val="1A3A5C"/>
          <w:sz w:val="17"/>
          <w:szCs w:val="17"/>
        </w:rPr>
        <w:t xml:space="preserve">        "type":  "https://gs1.org/voc/MeasurementType-Temperature",</w:t>
      </w:r>
    </w:p>
    <w:p w:rsidR="009E0E49" w:rsidP="009E0E49" w:rsidRDefault="009E0E49" w14:paraId="00C95039" w14:textId="0F864F5A">
      <w:pPr>
        <w:shd w:val="clear" w:color="auto" w:fill="F0F4F8"/>
        <w:spacing w:before="36" w:after="36"/>
        <w:ind w:left="360" w:right="360"/>
      </w:pPr>
      <w:r>
        <w:rPr>
          <w:rFonts w:ascii="Courier New" w:hAnsi="Courier New" w:eastAsia="Courier New" w:cs="Courier New"/>
          <w:color w:val="1A3A5C"/>
          <w:sz w:val="17"/>
          <w:szCs w:val="17"/>
        </w:rPr>
        <w:t xml:space="preserve">        "value": 4.3,   // arrival </w:t>
      </w:r>
      <w:r w:rsidR="00900179">
        <w:rPr>
          <w:rFonts w:ascii="Courier New" w:hAnsi="Courier New" w:eastAsia="Courier New" w:cs="Courier New"/>
          <w:color w:val="1A3A5C"/>
          <w:sz w:val="17"/>
          <w:szCs w:val="17"/>
        </w:rPr>
        <w:t xml:space="preserve">reading </w:t>
      </w:r>
      <w:r>
        <w:rPr>
          <w:rFonts w:ascii="Courier New" w:hAnsi="Courier New" w:eastAsia="Courier New" w:cs="Courier New"/>
          <w:color w:val="1A3A5C"/>
          <w:sz w:val="17"/>
          <w:szCs w:val="17"/>
        </w:rPr>
        <w:t>check</w:t>
      </w:r>
      <w:r>
        <w:rPr>
          <w:rFonts w:ascii="Courier New" w:hAnsi="Courier New" w:eastAsia="Courier New" w:cs="Courier New"/>
          <w:color w:val="1A3A5C"/>
          <w:sz w:val="17"/>
          <w:szCs w:val="17"/>
        </w:rPr>
        <w:br/>
      </w:r>
      <w:r>
        <w:rPr>
          <w:rFonts w:ascii="Courier New" w:hAnsi="Courier New" w:eastAsia="Courier New" w:cs="Courier New"/>
          <w:color w:val="1A3A5C"/>
          <w:sz w:val="17"/>
          <w:szCs w:val="17"/>
        </w:rPr>
        <w:t xml:space="preserve">        "minValue":  2.1,           // minimum over journey</w:t>
      </w:r>
    </w:p>
    <w:p w:rsidR="009E0E49" w:rsidP="009E0E49" w:rsidRDefault="009E0E49" w14:paraId="46173934" w14:textId="77777777">
      <w:pPr>
        <w:shd w:val="clear" w:color="auto" w:fill="F0F4F8"/>
        <w:spacing w:before="36" w:after="36"/>
        <w:ind w:left="360" w:right="360"/>
      </w:pPr>
      <w:r>
        <w:rPr>
          <w:rFonts w:ascii="Courier New" w:hAnsi="Courier New" w:eastAsia="Courier New" w:cs="Courier New"/>
          <w:color w:val="1A3A5C"/>
          <w:sz w:val="17"/>
          <w:szCs w:val="17"/>
        </w:rPr>
        <w:t xml:space="preserve">        "maxValue":  5.8,           // maximum over journey</w:t>
      </w:r>
    </w:p>
    <w:p w:rsidR="009E0E49" w:rsidP="009E0E49" w:rsidRDefault="009E0E49" w14:paraId="03FA56F6" w14:textId="77777777">
      <w:pPr>
        <w:shd w:val="clear" w:color="auto" w:fill="F0F4F8"/>
        <w:spacing w:before="36" w:after="36"/>
        <w:ind w:left="360" w:right="360"/>
      </w:pPr>
      <w:r>
        <w:rPr>
          <w:rFonts w:ascii="Courier New" w:hAnsi="Courier New" w:eastAsia="Courier New" w:cs="Courier New"/>
          <w:color w:val="1A3A5C"/>
          <w:sz w:val="17"/>
          <w:szCs w:val="17"/>
        </w:rPr>
        <w:t xml:space="preserve">        "meanValue": 4.0,           // average over journey</w:t>
      </w:r>
    </w:p>
    <w:p w:rsidR="009E0E49" w:rsidP="009E0E49" w:rsidRDefault="009E0E49" w14:paraId="35E6DCDB" w14:textId="77777777">
      <w:pPr>
        <w:shd w:val="clear" w:color="auto" w:fill="F0F4F8"/>
        <w:spacing w:before="36" w:after="36"/>
        <w:ind w:left="360" w:right="360"/>
      </w:pPr>
      <w:r>
        <w:rPr>
          <w:rFonts w:ascii="Courier New" w:hAnsi="Courier New" w:eastAsia="Courier New" w:cs="Courier New"/>
          <w:color w:val="1A3A5C"/>
          <w:sz w:val="17"/>
          <w:szCs w:val="17"/>
        </w:rPr>
        <w:t xml:space="preserve">        "uom":   "CEL"</w:t>
      </w:r>
    </w:p>
    <w:p w:rsidR="009E0E49" w:rsidP="009E0E49" w:rsidRDefault="009E0E49" w14:paraId="74B38DF4"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759C606"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3A0E9BBD"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5D79670B"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1572F27B" w14:textId="77777777">
      <w:pPr>
        <w:spacing w:before="80"/>
      </w:pPr>
    </w:p>
    <w:p w:rsidR="009E0E49" w:rsidP="009E0E49" w:rsidRDefault="009E0E49" w14:paraId="75CD1838" w14:textId="77777777">
      <w:pPr>
        <w:pStyle w:val="Heading4"/>
      </w:pPr>
      <w:r>
        <w:t>Example 3 - Packing Event with Spot Reading (AggregationEvent)</w:t>
      </w:r>
    </w:p>
    <w:p w:rsidR="009E0E49" w:rsidP="009E0E49" w:rsidRDefault="009E0E49" w14:paraId="58271DBE" w14:textId="77777777">
      <w:pPr>
        <w:spacing w:before="80" w:after="80"/>
      </w:pPr>
      <w:r>
        <w:rPr>
          <w:rFonts w:ascii="Arial" w:hAnsi="Arial" w:eastAsia="Arial" w:cs="Arial"/>
          <w:color w:val="1A1A1A"/>
          <w:sz w:val="20"/>
          <w:szCs w:val="20"/>
        </w:rPr>
        <w:t xml:space="preserve">Cold room temperature at the moment of pack. Spot reading only </w:t>
      </w:r>
      <w:r>
        <w:t>-</w:t>
      </w:r>
      <w:r>
        <w:rPr>
          <w:rFonts w:ascii="Arial" w:hAnsi="Arial" w:eastAsia="Arial" w:cs="Arial"/>
          <w:color w:val="1A1A1A"/>
          <w:sz w:val="20"/>
          <w:szCs w:val="20"/>
        </w:rPr>
        <w:t xml:space="preserve"> startTime = endTime = eventTime.</w:t>
      </w:r>
    </w:p>
    <w:p w:rsidR="009E0E49" w:rsidP="009E0E49" w:rsidRDefault="009E0E49" w14:paraId="6FACF689"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597AD0EA" w14:textId="77777777">
      <w:pPr>
        <w:shd w:val="clear" w:color="auto" w:fill="F0F4F8"/>
        <w:spacing w:before="36" w:after="36"/>
        <w:ind w:left="360" w:right="360"/>
      </w:pPr>
      <w:r>
        <w:rPr>
          <w:rFonts w:ascii="Courier New" w:hAnsi="Courier New" w:eastAsia="Courier New" w:cs="Courier New"/>
          <w:color w:val="1A3A5C"/>
          <w:sz w:val="17"/>
          <w:szCs w:val="17"/>
        </w:rPr>
        <w:t xml:space="preserve">  "type": "AggregationEvent",</w:t>
      </w:r>
    </w:p>
    <w:p w:rsidR="009E0E49" w:rsidP="009E0E49" w:rsidRDefault="009E0E49" w14:paraId="57AD979E" w14:textId="77777777">
      <w:pPr>
        <w:shd w:val="clear" w:color="auto" w:fill="F0F4F8"/>
        <w:spacing w:before="36" w:after="36"/>
        <w:ind w:left="360" w:right="360"/>
      </w:pPr>
      <w:r>
        <w:rPr>
          <w:rFonts w:ascii="Courier New" w:hAnsi="Courier New" w:eastAsia="Courier New" w:cs="Courier New"/>
          <w:color w:val="1A3A5C"/>
          <w:sz w:val="17"/>
          <w:szCs w:val="17"/>
        </w:rPr>
        <w:t xml:space="preserve">  "eventID": "urn:uuid:1a2b3c4d-5e6f-7a8b-9c0d-1e2f3a4b5c6d",</w:t>
      </w:r>
    </w:p>
    <w:p w:rsidR="009E0E49" w:rsidP="009E0E49" w:rsidRDefault="009E0E49" w14:paraId="399E76D8"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 "2026-06-15T06:30:00.000Z",</w:t>
      </w:r>
    </w:p>
    <w:p w:rsidR="009E0E49" w:rsidP="009E0E49" w:rsidRDefault="009E0E49" w14:paraId="0F420C45"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"eventTimeZoneOffset": "+03:00",</w:t>
      </w:r>
    </w:p>
    <w:p w:rsidR="009E0E49" w:rsidP="009E0E49" w:rsidRDefault="009E0E49" w14:paraId="73DD77B3" w14:textId="77777777">
      <w:pPr>
        <w:shd w:val="clear" w:color="auto" w:fill="F0F4F8"/>
        <w:spacing w:before="36" w:after="36"/>
        <w:ind w:left="360" w:right="360"/>
      </w:pPr>
      <w:r>
        <w:rPr>
          <w:rFonts w:ascii="Courier New" w:hAnsi="Courier New" w:eastAsia="Courier New" w:cs="Courier New"/>
          <w:color w:val="1A3A5C"/>
          <w:sz w:val="17"/>
          <w:szCs w:val="17"/>
        </w:rPr>
        <w:t xml:space="preserve">  "parentID": "urn:epc:id:sscc:0614141.1234567890",</w:t>
      </w:r>
    </w:p>
    <w:p w:rsidR="009E0E49" w:rsidP="009E0E49" w:rsidRDefault="009E0E49" w14:paraId="1245F68E" w14:textId="77777777">
      <w:pPr>
        <w:shd w:val="clear" w:color="auto" w:fill="F0F4F8"/>
        <w:spacing w:before="36" w:after="36"/>
        <w:ind w:left="360" w:right="360"/>
      </w:pPr>
      <w:r>
        <w:rPr>
          <w:rFonts w:ascii="Courier New" w:hAnsi="Courier New" w:eastAsia="Courier New" w:cs="Courier New"/>
          <w:color w:val="1A3A5C"/>
          <w:sz w:val="17"/>
          <w:szCs w:val="17"/>
        </w:rPr>
        <w:t xml:space="preserve">  "childEPCs": [</w:t>
      </w:r>
    </w:p>
    <w:p w:rsidR="009E0E49" w:rsidP="009E0E49" w:rsidRDefault="009E0E49" w14:paraId="2110680D" w14:textId="77777777">
      <w:pPr>
        <w:shd w:val="clear" w:color="auto" w:fill="F0F4F8"/>
        <w:spacing w:before="36" w:after="36"/>
        <w:ind w:left="360" w:right="360"/>
      </w:pPr>
      <w:r>
        <w:rPr>
          <w:rFonts w:ascii="Courier New" w:hAnsi="Courier New" w:eastAsia="Courier New" w:cs="Courier New"/>
          <w:color w:val="1A3A5C"/>
          <w:sz w:val="17"/>
          <w:szCs w:val="17"/>
        </w:rPr>
        <w:t xml:space="preserve">    "urn:epc:id:sgtin:0614141.107346.1001",</w:t>
      </w:r>
    </w:p>
    <w:p w:rsidR="009E0E49" w:rsidP="009E0E49" w:rsidRDefault="009E0E49" w14:paraId="0D74729F" w14:textId="77777777">
      <w:pPr>
        <w:shd w:val="clear" w:color="auto" w:fill="F0F4F8"/>
        <w:spacing w:before="36" w:after="36"/>
        <w:ind w:left="360" w:right="360"/>
      </w:pPr>
      <w:r>
        <w:rPr>
          <w:rFonts w:ascii="Courier New" w:hAnsi="Courier New" w:eastAsia="Courier New" w:cs="Courier New"/>
          <w:color w:val="1A3A5C"/>
          <w:sz w:val="17"/>
          <w:szCs w:val="17"/>
        </w:rPr>
        <w:t xml:space="preserve">    "urn:epc:id:sgtin:0614141.107346.1002"</w:t>
      </w:r>
    </w:p>
    <w:p w:rsidR="009E0E49" w:rsidP="009E0E49" w:rsidRDefault="009E0E49" w14:paraId="475E0492"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7CE22176" w14:textId="77777777">
      <w:pPr>
        <w:shd w:val="clear" w:color="auto" w:fill="F0F4F8"/>
        <w:spacing w:before="36" w:after="36"/>
        <w:ind w:left="360" w:right="360"/>
      </w:pPr>
      <w:r>
        <w:rPr>
          <w:rFonts w:ascii="Courier New" w:hAnsi="Courier New" w:eastAsia="Courier New" w:cs="Courier New"/>
          <w:color w:val="1A3A5C"/>
          <w:sz w:val="17"/>
          <w:szCs w:val="17"/>
        </w:rPr>
        <w:t xml:space="preserve">  "action": "ADD",</w:t>
      </w:r>
    </w:p>
    <w:p w:rsidR="009E0E49" w:rsidP="009E0E49" w:rsidRDefault="009E0E49" w14:paraId="0A2AB690" w14:textId="77777777">
      <w:pPr>
        <w:shd w:val="clear" w:color="auto" w:fill="F0F4F8"/>
        <w:spacing w:before="36" w:after="36"/>
        <w:ind w:left="360" w:right="360"/>
      </w:pPr>
      <w:r>
        <w:rPr>
          <w:rFonts w:ascii="Courier New" w:hAnsi="Courier New" w:eastAsia="Courier New" w:cs="Courier New"/>
          <w:color w:val="1A3A5C"/>
          <w:sz w:val="17"/>
          <w:szCs w:val="17"/>
        </w:rPr>
        <w:t xml:space="preserve">  "bizStep": "packing",</w:t>
      </w:r>
    </w:p>
    <w:p w:rsidR="009E0E49" w:rsidP="009E0E49" w:rsidRDefault="009E0E49" w14:paraId="23AA6E2F" w14:textId="77777777">
      <w:pPr>
        <w:shd w:val="clear" w:color="auto" w:fill="F0F4F8"/>
        <w:spacing w:before="36" w:after="36"/>
        <w:ind w:left="360" w:right="360"/>
      </w:pPr>
      <w:r>
        <w:rPr>
          <w:rFonts w:ascii="Courier New" w:hAnsi="Courier New" w:eastAsia="Courier New" w:cs="Courier New"/>
          <w:color w:val="1A3A5C"/>
          <w:sz w:val="17"/>
          <w:szCs w:val="17"/>
        </w:rPr>
        <w:t xml:space="preserve">  "disposition": "active",</w:t>
      </w:r>
    </w:p>
    <w:p w:rsidR="009E0E49" w:rsidP="009E0E49" w:rsidRDefault="009E0E49" w14:paraId="5C51B992" w14:textId="77777777">
      <w:pPr>
        <w:shd w:val="clear" w:color="auto" w:fill="F0F4F8"/>
        <w:spacing w:before="36" w:after="36"/>
        <w:ind w:left="360" w:right="360"/>
      </w:pPr>
      <w:r>
        <w:rPr>
          <w:rFonts w:ascii="Courier New" w:hAnsi="Courier New" w:eastAsia="Courier New" w:cs="Courier New"/>
          <w:color w:val="1A3A5C"/>
          <w:sz w:val="17"/>
          <w:szCs w:val="17"/>
        </w:rPr>
        <w:t xml:space="preserve">  "readPoint":   { "id": "urn:epc:id:sgln:0614141.00001.400" },</w:t>
      </w:r>
    </w:p>
    <w:p w:rsidR="009E0E49" w:rsidP="009E0E49" w:rsidRDefault="009E0E49" w14:paraId="4648EE3B" w14:textId="77777777">
      <w:pPr>
        <w:shd w:val="clear" w:color="auto" w:fill="F0F4F8"/>
        <w:spacing w:before="36" w:after="36"/>
        <w:ind w:left="360" w:right="360"/>
      </w:pPr>
      <w:r>
        <w:rPr>
          <w:rFonts w:ascii="Courier New" w:hAnsi="Courier New" w:eastAsia="Courier New" w:cs="Courier New"/>
          <w:color w:val="1A3A5C"/>
          <w:sz w:val="17"/>
          <w:szCs w:val="17"/>
        </w:rPr>
        <w:t xml:space="preserve">  "bizLocation": { "id": "urn:epc:id:sgln:0614141.00001.0"   },</w:t>
      </w:r>
    </w:p>
    <w:p w:rsidR="009E0E49" w:rsidP="009E0E49" w:rsidRDefault="009E0E49" w14:paraId="76E81F41"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"sensorElementList": [</w:t>
      </w:r>
    </w:p>
    <w:p w:rsidR="009E0E49" w:rsidP="009E0E49" w:rsidRDefault="009E0E49" w14:paraId="4203E7F1"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AE5CE9C"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"sensorMetadata": {</w:t>
      </w:r>
    </w:p>
    <w:p w:rsidR="009E0E49" w:rsidP="009E0E49" w:rsidRDefault="009E0E49" w14:paraId="4D340A24" w14:textId="77777777">
      <w:pPr>
        <w:shd w:val="clear" w:color="auto" w:fill="F0F4F8"/>
        <w:spacing w:before="36" w:after="36"/>
        <w:ind w:left="360" w:right="360"/>
      </w:pPr>
      <w:r>
        <w:rPr>
          <w:rFonts w:ascii="Courier New" w:hAnsi="Courier New" w:eastAsia="Courier New" w:cs="Courier New"/>
          <w:color w:val="1A3A5C"/>
          <w:sz w:val="17"/>
          <w:szCs w:val="17"/>
        </w:rPr>
        <w:t xml:space="preserve">        "deviceID":  "urn:epc:id:logger:KE-COLDROOM-001",</w:t>
      </w:r>
    </w:p>
    <w:p w:rsidR="009E0E49" w:rsidP="009E0E49" w:rsidRDefault="009E0E49" w14:paraId="6075EE41" w14:textId="77777777">
      <w:pPr>
        <w:shd w:val="clear" w:color="auto" w:fill="F0F4F8"/>
        <w:spacing w:before="36" w:after="36"/>
        <w:ind w:left="360" w:right="360"/>
      </w:pPr>
      <w:r>
        <w:rPr>
          <w:rFonts w:ascii="Courier New" w:hAnsi="Courier New" w:eastAsia="Courier New" w:cs="Courier New"/>
          <w:color w:val="1A3A5C"/>
          <w:sz w:val="17"/>
          <w:szCs w:val="17"/>
        </w:rPr>
        <w:t xml:space="preserve">        "startTime": "2026-06-15T06:30:00+03:00",   // spot - same as eventTime</w:t>
      </w:r>
    </w:p>
    <w:p w:rsidR="009E0E49" w:rsidP="009E0E49" w:rsidRDefault="009E0E49" w14:paraId="27421206" w14:textId="77777777">
      <w:pPr>
        <w:shd w:val="clear" w:color="auto" w:fill="F0F4F8"/>
        <w:spacing w:before="36" w:after="36"/>
        <w:ind w:left="360" w:right="360"/>
      </w:pPr>
      <w:r>
        <w:rPr>
          <w:rFonts w:ascii="Courier New" w:hAnsi="Courier New" w:eastAsia="Courier New" w:cs="Courier New"/>
          <w:color w:val="1A3A5C"/>
          <w:sz w:val="17"/>
          <w:szCs w:val="17"/>
        </w:rPr>
        <w:t xml:space="preserve">        "endTime":   "2026-06-15T06:30:00+03:00"</w:t>
      </w:r>
    </w:p>
    <w:p w:rsidR="009E0E49" w:rsidP="009E0E49" w:rsidRDefault="009E0E49" w14:paraId="2CBA44ED"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00F2FC49"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"sensorReport": [{</w:t>
      </w:r>
    </w:p>
    <w:p w:rsidR="009E0E49" w:rsidP="009E0E49" w:rsidRDefault="009E0E49" w14:paraId="04C53B3D" w14:textId="77777777">
      <w:pPr>
        <w:shd w:val="clear" w:color="auto" w:fill="F0F4F8"/>
        <w:spacing w:before="36" w:after="36"/>
        <w:ind w:left="360" w:right="360"/>
      </w:pPr>
      <w:r>
        <w:rPr>
          <w:rFonts w:ascii="Courier New" w:hAnsi="Courier New" w:eastAsia="Courier New" w:cs="Courier New"/>
          <w:color w:val="1A3A5C"/>
          <w:sz w:val="17"/>
          <w:szCs w:val="17"/>
        </w:rPr>
        <w:t xml:space="preserve">        "type":  "https://gs1.org/voc/MeasurementType-Temperature",</w:t>
      </w:r>
    </w:p>
    <w:p w:rsidR="009E0E49" w:rsidP="009E0E49" w:rsidRDefault="009E0E49" w14:paraId="1D7E47EA" w14:textId="77777777">
      <w:pPr>
        <w:shd w:val="clear" w:color="auto" w:fill="F0F4F8"/>
        <w:spacing w:before="36" w:after="36"/>
        <w:ind w:left="360" w:right="360"/>
      </w:pPr>
      <w:r>
        <w:rPr>
          <w:rFonts w:ascii="Courier New" w:hAnsi="Courier New" w:eastAsia="Courier New" w:cs="Courier New"/>
          <w:color w:val="1A3A5C"/>
          <w:sz w:val="17"/>
          <w:szCs w:val="17"/>
        </w:rPr>
        <w:t xml:space="preserve">        "value": 3.8,</w:t>
      </w:r>
    </w:p>
    <w:p w:rsidR="009E0E49" w:rsidP="009E0E49" w:rsidRDefault="009E0E49" w14:paraId="10999630" w14:textId="77777777">
      <w:pPr>
        <w:shd w:val="clear" w:color="auto" w:fill="F0F4F8"/>
        <w:spacing w:before="36" w:after="36"/>
        <w:ind w:left="360" w:right="360"/>
      </w:pPr>
      <w:r>
        <w:rPr>
          <w:rFonts w:ascii="Courier New" w:hAnsi="Courier New" w:eastAsia="Courier New" w:cs="Courier New"/>
          <w:color w:val="1A3A5C"/>
          <w:sz w:val="17"/>
          <w:szCs w:val="17"/>
        </w:rPr>
        <w:t xml:space="preserve">        "uom":   "CEL"</w:t>
      </w:r>
    </w:p>
    <w:p w:rsidR="009E0E49" w:rsidP="009E0E49" w:rsidRDefault="009E0E49" w14:paraId="6F237023"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3D91D5DB"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1EC5FA6B"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C2495C4"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12925134" w14:textId="77777777">
      <w:pPr>
        <w:spacing w:before="80"/>
      </w:pPr>
    </w:p>
    <w:p w:rsidR="009E0E49" w:rsidP="009E0E49" w:rsidRDefault="009E0E49" w14:paraId="1241F8EE" w14:textId="774D9A62">
      <w:pPr>
        <w:pStyle w:val="Heading4"/>
      </w:pPr>
      <w:r>
        <w:t xml:space="preserve">Example 4 - </w:t>
      </w:r>
      <w:r w:rsidR="007C05FC">
        <w:t>Inspect</w:t>
      </w:r>
      <w:r>
        <w:t xml:space="preserve"> with Spot Reading </w:t>
      </w:r>
    </w:p>
    <w:p w:rsidR="009E0E49" w:rsidP="009E0E49" w:rsidRDefault="009E0E49" w14:paraId="07F78F6B" w14:textId="672B3673">
      <w:pPr>
        <w:spacing w:before="80" w:after="80"/>
      </w:pPr>
      <w:r>
        <w:rPr>
          <w:rFonts w:ascii="Arial" w:hAnsi="Arial" w:eastAsia="Arial" w:cs="Arial"/>
          <w:color w:val="1A1A1A"/>
          <w:sz w:val="20"/>
          <w:szCs w:val="20"/>
        </w:rPr>
        <w:t>Records the temperature at the exact moment</w:t>
      </w:r>
      <w:r w:rsidR="00D05915">
        <w:rPr>
          <w:rFonts w:ascii="Arial" w:hAnsi="Arial" w:eastAsia="Arial" w:cs="Arial"/>
          <w:color w:val="1A1A1A"/>
          <w:sz w:val="20"/>
          <w:szCs w:val="20"/>
        </w:rPr>
        <w:t>.</w:t>
      </w:r>
      <w:r>
        <w:rPr>
          <w:rFonts w:ascii="Arial" w:hAnsi="Arial" w:eastAsia="Arial" w:cs="Arial"/>
          <w:color w:val="1A1A1A"/>
          <w:sz w:val="20"/>
          <w:szCs w:val="20"/>
        </w:rPr>
        <w:t xml:space="preserve"> Uses the inspecting bizStep already defined in the guide for Product Status events.</w:t>
      </w:r>
    </w:p>
    <w:p w:rsidR="009E0E49" w:rsidP="009E0E49" w:rsidRDefault="009E0E49" w14:paraId="3F459DE4" w14:textId="77777777">
      <w:pPr>
        <w:spacing w:before="80"/>
      </w:pPr>
    </w:p>
    <w:p w:rsidR="009E0E49" w:rsidP="009E0E49" w:rsidRDefault="009E0E49" w14:paraId="6CC6F922"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9E0E49" w:rsidRDefault="009E0E49" w14:paraId="28508E3B" w14:textId="77777777">
      <w:pPr>
        <w:shd w:val="clear" w:color="auto" w:fill="F0F4F8"/>
        <w:spacing w:before="36" w:after="36"/>
        <w:ind w:left="360" w:right="360"/>
      </w:pPr>
      <w:r>
        <w:rPr>
          <w:rFonts w:ascii="Courier New" w:hAnsi="Courier New" w:eastAsia="Courier New" w:cs="Courier New"/>
          <w:color w:val="1A3A5C"/>
          <w:sz w:val="17"/>
          <w:szCs w:val="17"/>
        </w:rPr>
        <w:t xml:space="preserve">  "type": "ObjectEvent",</w:t>
      </w:r>
    </w:p>
    <w:p w:rsidR="009E0E49" w:rsidP="009E0E49" w:rsidRDefault="009E0E49" w14:paraId="356D3118" w14:textId="77777777">
      <w:pPr>
        <w:shd w:val="clear" w:color="auto" w:fill="F0F4F8"/>
        <w:spacing w:before="36" w:after="36"/>
        <w:ind w:left="360" w:right="360"/>
      </w:pPr>
      <w:r>
        <w:rPr>
          <w:rFonts w:ascii="Courier New" w:hAnsi="Courier New" w:eastAsia="Courier New" w:cs="Courier New"/>
          <w:color w:val="1A3A5C"/>
          <w:sz w:val="17"/>
          <w:szCs w:val="17"/>
        </w:rPr>
        <w:t xml:space="preserve">  "eventID": "urn:uuid:9a8b7c6d-5e4f-3a2b-1c0d-9e8f7a6b5c4d",</w:t>
      </w:r>
    </w:p>
    <w:p w:rsidR="009E0E49" w:rsidP="009E0E49" w:rsidRDefault="009E0E49" w14:paraId="39014062"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 "2026-06-16T09:00:00.000Z",</w:t>
      </w:r>
    </w:p>
    <w:p w:rsidR="009E0E49" w:rsidP="009E0E49" w:rsidRDefault="009E0E49" w14:paraId="000FC134"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"eventTimeZoneOffset": "+03:00",</w:t>
      </w:r>
    </w:p>
    <w:p w:rsidR="009E0E49" w:rsidP="009E0E49" w:rsidRDefault="009E0E49" w14:paraId="777393F2" w14:textId="77777777">
      <w:pPr>
        <w:shd w:val="clear" w:color="auto" w:fill="F0F4F8"/>
        <w:spacing w:before="36" w:after="36"/>
        <w:ind w:left="360" w:right="360"/>
      </w:pPr>
      <w:r>
        <w:rPr>
          <w:rFonts w:ascii="Courier New" w:hAnsi="Courier New" w:eastAsia="Courier New" w:cs="Courier New"/>
          <w:color w:val="1A3A5C"/>
          <w:sz w:val="17"/>
          <w:szCs w:val="17"/>
        </w:rPr>
        <w:t xml:space="preserve">  "epcList": ["urn:epc:id:sscc:0614141.1234567890"],</w:t>
      </w:r>
    </w:p>
    <w:p w:rsidR="009E0E49" w:rsidP="009E0E49" w:rsidRDefault="009E0E49" w14:paraId="27FFA3A0" w14:textId="77777777">
      <w:pPr>
        <w:shd w:val="clear" w:color="auto" w:fill="F0F4F8"/>
        <w:spacing w:before="36" w:after="36"/>
        <w:ind w:left="360" w:right="360"/>
      </w:pPr>
      <w:r>
        <w:rPr>
          <w:rFonts w:ascii="Courier New" w:hAnsi="Courier New" w:eastAsia="Courier New" w:cs="Courier New"/>
          <w:color w:val="1A3A5C"/>
          <w:sz w:val="17"/>
          <w:szCs w:val="17"/>
        </w:rPr>
        <w:t xml:space="preserve">  "action": "OBSERVE",</w:t>
      </w:r>
    </w:p>
    <w:p w:rsidR="009E0E49" w:rsidP="009E0E49" w:rsidRDefault="009E0E49" w14:paraId="15350A38" w14:textId="77777777">
      <w:pPr>
        <w:shd w:val="clear" w:color="auto" w:fill="F0F4F8"/>
        <w:spacing w:before="36" w:after="36"/>
        <w:ind w:left="360" w:right="360"/>
      </w:pPr>
      <w:r>
        <w:rPr>
          <w:rFonts w:ascii="Courier New" w:hAnsi="Courier New" w:eastAsia="Courier New" w:cs="Courier New"/>
          <w:color w:val="1A3A5C"/>
          <w:sz w:val="17"/>
          <w:szCs w:val="17"/>
        </w:rPr>
        <w:t xml:space="preserve">  "bizStep": "inspecting",</w:t>
      </w:r>
    </w:p>
    <w:p w:rsidR="009E0E49" w:rsidP="009E0E49" w:rsidRDefault="009E0E49" w14:paraId="2ED5B8B2" w14:textId="77777777">
      <w:pPr>
        <w:shd w:val="clear" w:color="auto" w:fill="F0F4F8"/>
        <w:spacing w:before="36" w:after="36"/>
        <w:ind w:left="360" w:right="360"/>
      </w:pPr>
      <w:r>
        <w:rPr>
          <w:rFonts w:ascii="Courier New" w:hAnsi="Courier New" w:eastAsia="Courier New" w:cs="Courier New"/>
          <w:color w:val="1A3A5C"/>
          <w:sz w:val="17"/>
          <w:szCs w:val="17"/>
        </w:rPr>
        <w:t xml:space="preserve">  "disposition": "active",</w:t>
      </w:r>
    </w:p>
    <w:p w:rsidR="009E0E49" w:rsidP="009E0E49" w:rsidRDefault="009E0E49" w14:paraId="581B60E6" w14:textId="77777777">
      <w:pPr>
        <w:shd w:val="clear" w:color="auto" w:fill="F0F4F8"/>
        <w:spacing w:before="36" w:after="36"/>
        <w:ind w:left="360" w:right="360"/>
      </w:pPr>
      <w:r>
        <w:rPr>
          <w:rFonts w:ascii="Courier New" w:hAnsi="Courier New" w:eastAsia="Courier New" w:cs="Courier New"/>
          <w:color w:val="1A3A5C"/>
          <w:sz w:val="17"/>
          <w:szCs w:val="17"/>
        </w:rPr>
        <w:t xml:space="preserve">  "readPoint":   { "id": "urn:epc:id:sgln:0614141.00002.0" },</w:t>
      </w:r>
    </w:p>
    <w:p w:rsidR="009E0E49" w:rsidP="009E0E49" w:rsidRDefault="009E0E49" w14:paraId="2D614866" w14:textId="77777777">
      <w:pPr>
        <w:shd w:val="clear" w:color="auto" w:fill="F0F4F8"/>
        <w:spacing w:before="36" w:after="36"/>
        <w:ind w:left="360" w:right="360"/>
      </w:pPr>
      <w:r>
        <w:rPr>
          <w:rFonts w:ascii="Courier New" w:hAnsi="Courier New" w:eastAsia="Courier New" w:cs="Courier New"/>
          <w:color w:val="1A3A5C"/>
          <w:sz w:val="17"/>
          <w:szCs w:val="17"/>
        </w:rPr>
        <w:t xml:space="preserve">  "bizLocation": { "id": "urn:epc:id:sgln:0614141.00002.0" },</w:t>
      </w:r>
    </w:p>
    <w:p w:rsidR="009E0E49" w:rsidP="009E0E49" w:rsidRDefault="009E0E49" w14:paraId="082339AA" w14:textId="77777777">
      <w:pPr>
        <w:shd w:val="clear" w:color="auto" w:fill="F0F4F8"/>
        <w:spacing w:before="36" w:after="36"/>
        <w:ind w:left="360" w:right="360"/>
      </w:pPr>
      <w:r>
        <w:rPr>
          <w:rFonts w:ascii="Courier New" w:hAnsi="Courier New" w:eastAsia="Courier New" w:cs="Courier New"/>
          <w:color w:val="1A3A5C"/>
          <w:sz w:val="17"/>
          <w:szCs w:val="17"/>
        </w:rPr>
        <w:t xml:space="preserve">  "bizTransactionList": [</w:t>
      </w:r>
    </w:p>
    <w:p w:rsidR="009E0E49" w:rsidP="009E0E49" w:rsidRDefault="009E0E49" w14:paraId="4A67E29C"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"cert", "bizTransaction": "urn:epcglobal:cbv:bt:0614141:QH20260616" }</w:t>
      </w:r>
    </w:p>
    <w:p w:rsidR="009E0E49" w:rsidP="009E0E49" w:rsidRDefault="009E0E49" w14:paraId="0E6D48D3"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118F8B71"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"sensorElementList": [</w:t>
      </w:r>
    </w:p>
    <w:p w:rsidR="009E0E49" w:rsidP="009E0E49" w:rsidRDefault="009E0E49" w14:paraId="4AE517C9"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51CE5A87"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"sensorMetadata": {</w:t>
      </w:r>
    </w:p>
    <w:p w:rsidR="009E0E49" w:rsidP="009E0E49" w:rsidRDefault="009E0E49" w14:paraId="7473C515" w14:textId="77777777">
      <w:pPr>
        <w:shd w:val="clear" w:color="auto" w:fill="F0F4F8"/>
        <w:spacing w:before="36" w:after="36"/>
        <w:ind w:left="360" w:right="360"/>
      </w:pPr>
      <w:r>
        <w:rPr>
          <w:rFonts w:ascii="Courier New" w:hAnsi="Courier New" w:eastAsia="Courier New" w:cs="Courier New"/>
          <w:color w:val="1A3A5C"/>
          <w:sz w:val="17"/>
          <w:szCs w:val="17"/>
        </w:rPr>
        <w:t xml:space="preserve">        "deviceID":  "urn:epc:id:logger:KE-DEVICE-DEST-001",</w:t>
      </w:r>
    </w:p>
    <w:p w:rsidR="009E0E49" w:rsidP="009E0E49" w:rsidRDefault="009E0E49" w14:paraId="185CA0E1" w14:textId="77777777">
      <w:pPr>
        <w:shd w:val="clear" w:color="auto" w:fill="F0F4F8"/>
        <w:spacing w:before="36" w:after="36"/>
        <w:ind w:left="360" w:right="360"/>
      </w:pPr>
      <w:r>
        <w:rPr>
          <w:rFonts w:ascii="Courier New" w:hAnsi="Courier New" w:eastAsia="Courier New" w:cs="Courier New"/>
          <w:color w:val="1A3A5C"/>
          <w:sz w:val="17"/>
          <w:szCs w:val="17"/>
        </w:rPr>
        <w:t xml:space="preserve">        "startTime": "2026-06-16T09:00:00+03:00",   // spot - same as eventTime</w:t>
      </w:r>
    </w:p>
    <w:p w:rsidR="009E0E49" w:rsidP="009E0E49" w:rsidRDefault="009E0E49" w14:paraId="3494A118" w14:textId="77777777">
      <w:pPr>
        <w:shd w:val="clear" w:color="auto" w:fill="F0F4F8"/>
        <w:spacing w:before="36" w:after="36"/>
        <w:ind w:left="360" w:right="360"/>
      </w:pPr>
      <w:r>
        <w:rPr>
          <w:rFonts w:ascii="Courier New" w:hAnsi="Courier New" w:eastAsia="Courier New" w:cs="Courier New"/>
          <w:color w:val="1A3A5C"/>
          <w:sz w:val="17"/>
          <w:szCs w:val="17"/>
        </w:rPr>
        <w:t xml:space="preserve">        "endTime":   "2026-06-16T09:00:00+03:00"</w:t>
      </w:r>
    </w:p>
    <w:p w:rsidR="009E0E49" w:rsidP="009E0E49" w:rsidRDefault="009E0E49" w14:paraId="44F4E8E4"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02973E23"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"sensorReport": [{</w:t>
      </w:r>
    </w:p>
    <w:p w:rsidR="009E0E49" w:rsidP="009E0E49" w:rsidRDefault="009E0E49" w14:paraId="7F3766E1" w14:textId="77777777">
      <w:pPr>
        <w:shd w:val="clear" w:color="auto" w:fill="F0F4F8"/>
        <w:spacing w:before="36" w:after="36"/>
        <w:ind w:left="360" w:right="360"/>
      </w:pPr>
      <w:r>
        <w:rPr>
          <w:rFonts w:ascii="Courier New" w:hAnsi="Courier New" w:eastAsia="Courier New" w:cs="Courier New"/>
          <w:color w:val="1A3A5C"/>
          <w:sz w:val="17"/>
          <w:szCs w:val="17"/>
        </w:rPr>
        <w:t xml:space="preserve">        "type":  "https://gs1.org/voc/MeasurementType-Temperature",</w:t>
      </w:r>
    </w:p>
    <w:p w:rsidR="009E0E49" w:rsidP="009E0E49" w:rsidRDefault="009E0E49" w14:paraId="0B72BF5A" w14:textId="0AE878FB">
      <w:pPr>
        <w:shd w:val="clear" w:color="auto" w:fill="F0F4F8"/>
        <w:spacing w:before="36" w:after="36"/>
        <w:ind w:left="360" w:right="360"/>
      </w:pPr>
      <w:r>
        <w:rPr>
          <w:rFonts w:ascii="Courier New" w:hAnsi="Courier New" w:eastAsia="Courier New" w:cs="Courier New"/>
          <w:color w:val="1A3A5C"/>
          <w:sz w:val="17"/>
          <w:szCs w:val="17"/>
        </w:rPr>
        <w:t xml:space="preserve">        "value": 7.4,   // reading that triggered </w:t>
      </w:r>
      <w:r w:rsidR="00776EA4">
        <w:rPr>
          <w:rFonts w:ascii="Courier New" w:hAnsi="Courier New" w:eastAsia="Courier New" w:cs="Courier New"/>
          <w:color w:val="1A3A5C"/>
          <w:sz w:val="17"/>
          <w:szCs w:val="17"/>
        </w:rPr>
        <w:t>an inspecting event</w:t>
      </w:r>
    </w:p>
    <w:p w:rsidR="009E0E49" w:rsidP="009E0E49" w:rsidRDefault="009E0E49" w14:paraId="4C23A29B" w14:textId="77777777">
      <w:pPr>
        <w:shd w:val="clear" w:color="auto" w:fill="F0F4F8"/>
        <w:spacing w:before="36" w:after="36"/>
        <w:ind w:left="360" w:right="360"/>
      </w:pPr>
      <w:r>
        <w:rPr>
          <w:rFonts w:ascii="Courier New" w:hAnsi="Courier New" w:eastAsia="Courier New" w:cs="Courier New"/>
          <w:color w:val="1A3A5C"/>
          <w:sz w:val="17"/>
          <w:szCs w:val="17"/>
        </w:rPr>
        <w:t xml:space="preserve">        "uom":   "CEL"</w:t>
      </w:r>
    </w:p>
    <w:p w:rsidR="009E0E49" w:rsidP="009E0E49" w:rsidRDefault="009E0E49" w14:paraId="0E21F605"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47E7CBE6"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2286053B"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9E0E49" w:rsidP="009E0E49" w:rsidRDefault="009E0E49" w14:paraId="0A8377A3" w14:textId="77777777">
      <w:pPr>
        <w:shd w:val="clear" w:color="auto" w:fill="F0F4F8"/>
        <w:spacing w:before="36" w:after="36"/>
        <w:ind w:left="360" w:right="360"/>
      </w:pPr>
      <w:r>
        <w:rPr>
          <w:rFonts w:ascii="Courier New" w:hAnsi="Courier New" w:eastAsia="Courier New" w:cs="Courier New"/>
          <w:color w:val="1A3A5C"/>
          <w:sz w:val="17"/>
          <w:szCs w:val="17"/>
        </w:rPr>
        <w:t>}</w:t>
      </w:r>
    </w:p>
    <w:p w:rsidR="007C05FC" w:rsidP="007C05FC" w:rsidRDefault="007C05FC" w14:paraId="525B97E9" w14:textId="248D405C">
      <w:pPr>
        <w:pStyle w:val="Heading4"/>
      </w:pPr>
      <w:r>
        <w:t xml:space="preserve">Example 5 - Inspect with time period Reading </w:t>
      </w:r>
    </w:p>
    <w:p w:rsidR="007C05FC" w:rsidP="007C05FC" w:rsidRDefault="007C05FC" w14:paraId="4BDE9747" w14:textId="77777777">
      <w:pPr>
        <w:shd w:val="clear" w:color="auto" w:fill="F0F4F8"/>
        <w:spacing w:before="36" w:after="36"/>
        <w:ind w:left="360" w:right="360"/>
      </w:pPr>
      <w:r>
        <w:rPr>
          <w:rFonts w:ascii="Courier New" w:hAnsi="Courier New" w:eastAsia="Courier New" w:cs="Courier New"/>
          <w:color w:val="1A3A5C"/>
          <w:sz w:val="17"/>
          <w:szCs w:val="17"/>
        </w:rPr>
        <w:t>{</w:t>
      </w:r>
    </w:p>
    <w:p w:rsidR="007C05FC" w:rsidP="007C05FC" w:rsidRDefault="007C05FC" w14:paraId="355E5FD3" w14:textId="77777777">
      <w:pPr>
        <w:shd w:val="clear" w:color="auto" w:fill="F0F4F8"/>
        <w:spacing w:before="36" w:after="36"/>
        <w:ind w:left="360" w:right="360"/>
      </w:pPr>
      <w:r>
        <w:rPr>
          <w:rFonts w:ascii="Courier New" w:hAnsi="Courier New" w:eastAsia="Courier New" w:cs="Courier New"/>
          <w:color w:val="1A3A5C"/>
          <w:sz w:val="17"/>
          <w:szCs w:val="17"/>
        </w:rPr>
        <w:t xml:space="preserve">  "type": "ObjectEvent",</w:t>
      </w:r>
    </w:p>
    <w:p w:rsidR="007C05FC" w:rsidP="007C05FC" w:rsidRDefault="007C05FC" w14:paraId="008F041D" w14:textId="77777777">
      <w:pPr>
        <w:shd w:val="clear" w:color="auto" w:fill="F0F4F8"/>
        <w:spacing w:before="36" w:after="36"/>
        <w:ind w:left="360" w:right="360"/>
      </w:pPr>
      <w:r>
        <w:rPr>
          <w:rFonts w:ascii="Courier New" w:hAnsi="Courier New" w:eastAsia="Courier New" w:cs="Courier New"/>
          <w:color w:val="1A3A5C"/>
          <w:sz w:val="17"/>
          <w:szCs w:val="17"/>
        </w:rPr>
        <w:t xml:space="preserve">  "eventID": "urn:uuid:9a8b7c6d-5e4f-3a2b-1c0d-9e8f7a6b5c4d",</w:t>
      </w:r>
    </w:p>
    <w:p w:rsidR="007C05FC" w:rsidP="007C05FC" w:rsidRDefault="007C05FC" w14:paraId="099D7394" w14:textId="7E10B58B">
      <w:pPr>
        <w:shd w:val="clear" w:color="auto" w:fill="F0F4F8"/>
        <w:spacing w:before="36" w:after="36"/>
        <w:ind w:left="360" w:right="360"/>
      </w:pPr>
      <w:r>
        <w:rPr>
          <w:rFonts w:ascii="Courier New" w:hAnsi="Courier New" w:eastAsia="Courier New" w:cs="Courier New"/>
          <w:color w:val="1A3A5C"/>
          <w:sz w:val="17"/>
          <w:szCs w:val="17"/>
        </w:rPr>
        <w:t xml:space="preserve">  "eventTime": "2026-06-16T</w:t>
      </w:r>
      <w:r w:rsidR="0099681F">
        <w:rPr>
          <w:rFonts w:ascii="Courier New" w:hAnsi="Courier New" w:eastAsia="Courier New" w:cs="Courier New"/>
          <w:color w:val="1A3A5C"/>
          <w:sz w:val="17"/>
          <w:szCs w:val="17"/>
        </w:rPr>
        <w:t>11</w:t>
      </w:r>
      <w:r>
        <w:rPr>
          <w:rFonts w:ascii="Courier New" w:hAnsi="Courier New" w:eastAsia="Courier New" w:cs="Courier New"/>
          <w:color w:val="1A3A5C"/>
          <w:sz w:val="17"/>
          <w:szCs w:val="17"/>
        </w:rPr>
        <w:t>:00:00.000Z",</w:t>
      </w:r>
    </w:p>
    <w:p w:rsidR="007C05FC" w:rsidP="007C05FC" w:rsidRDefault="007C05FC" w14:paraId="78679A3A" w14:textId="77777777">
      <w:pPr>
        <w:shd w:val="clear" w:color="auto" w:fill="F0F4F8"/>
        <w:spacing w:before="36" w:after="36"/>
        <w:ind w:left="360" w:right="360"/>
      </w:pPr>
      <w:r>
        <w:rPr>
          <w:rFonts w:ascii="Courier New" w:hAnsi="Courier New" w:eastAsia="Courier New" w:cs="Courier New"/>
          <w:color w:val="1A3A5C"/>
          <w:sz w:val="17"/>
          <w:szCs w:val="17"/>
        </w:rPr>
        <w:t xml:space="preserve">  "eventTimeZoneOffset": "+03:00",</w:t>
      </w:r>
    </w:p>
    <w:p w:rsidR="007C05FC" w:rsidP="007C05FC" w:rsidRDefault="007C05FC" w14:paraId="3994A7E2" w14:textId="77777777">
      <w:pPr>
        <w:shd w:val="clear" w:color="auto" w:fill="F0F4F8"/>
        <w:spacing w:before="36" w:after="36"/>
        <w:ind w:left="360" w:right="360"/>
      </w:pPr>
      <w:r>
        <w:rPr>
          <w:rFonts w:ascii="Courier New" w:hAnsi="Courier New" w:eastAsia="Courier New" w:cs="Courier New"/>
          <w:color w:val="1A3A5C"/>
          <w:sz w:val="17"/>
          <w:szCs w:val="17"/>
        </w:rPr>
        <w:t xml:space="preserve">  "epcList": ["urn:epc:id:sscc:0614141.1234567890"],</w:t>
      </w:r>
    </w:p>
    <w:p w:rsidR="007C05FC" w:rsidP="007C05FC" w:rsidRDefault="007C05FC" w14:paraId="16F94E43" w14:textId="77777777">
      <w:pPr>
        <w:shd w:val="clear" w:color="auto" w:fill="F0F4F8"/>
        <w:spacing w:before="36" w:after="36"/>
        <w:ind w:left="360" w:right="360"/>
      </w:pPr>
      <w:r>
        <w:rPr>
          <w:rFonts w:ascii="Courier New" w:hAnsi="Courier New" w:eastAsia="Courier New" w:cs="Courier New"/>
          <w:color w:val="1A3A5C"/>
          <w:sz w:val="17"/>
          <w:szCs w:val="17"/>
        </w:rPr>
        <w:t xml:space="preserve">  "action": "OBSERVE",</w:t>
      </w:r>
    </w:p>
    <w:p w:rsidR="007C05FC" w:rsidP="007C05FC" w:rsidRDefault="007C05FC" w14:paraId="753C2CEA" w14:textId="77777777">
      <w:pPr>
        <w:shd w:val="clear" w:color="auto" w:fill="F0F4F8"/>
        <w:spacing w:before="36" w:after="36"/>
        <w:ind w:left="360" w:right="360"/>
      </w:pPr>
      <w:r>
        <w:rPr>
          <w:rFonts w:ascii="Courier New" w:hAnsi="Courier New" w:eastAsia="Courier New" w:cs="Courier New"/>
          <w:color w:val="1A3A5C"/>
          <w:sz w:val="17"/>
          <w:szCs w:val="17"/>
        </w:rPr>
        <w:t xml:space="preserve">  "bizStep": "inspecting",</w:t>
      </w:r>
    </w:p>
    <w:p w:rsidR="007C05FC" w:rsidP="007C05FC" w:rsidRDefault="007C05FC" w14:paraId="2093FF47" w14:textId="77777777">
      <w:pPr>
        <w:shd w:val="clear" w:color="auto" w:fill="F0F4F8"/>
        <w:spacing w:before="36" w:after="36"/>
        <w:ind w:left="360" w:right="360"/>
      </w:pPr>
      <w:r>
        <w:rPr>
          <w:rFonts w:ascii="Courier New" w:hAnsi="Courier New" w:eastAsia="Courier New" w:cs="Courier New"/>
          <w:color w:val="1A3A5C"/>
          <w:sz w:val="17"/>
          <w:szCs w:val="17"/>
        </w:rPr>
        <w:t xml:space="preserve">  "disposition": "active",</w:t>
      </w:r>
    </w:p>
    <w:p w:rsidR="007C05FC" w:rsidP="007C05FC" w:rsidRDefault="007C05FC" w14:paraId="68B4FA6B" w14:textId="77777777">
      <w:pPr>
        <w:shd w:val="clear" w:color="auto" w:fill="F0F4F8"/>
        <w:spacing w:before="36" w:after="36"/>
        <w:ind w:left="360" w:right="360"/>
      </w:pPr>
      <w:r>
        <w:rPr>
          <w:rFonts w:ascii="Courier New" w:hAnsi="Courier New" w:eastAsia="Courier New" w:cs="Courier New"/>
          <w:color w:val="1A3A5C"/>
          <w:sz w:val="17"/>
          <w:szCs w:val="17"/>
        </w:rPr>
        <w:t xml:space="preserve">  "readPoint":   { "id": "urn:epc:id:sgln:0614141.00002.0" },</w:t>
      </w:r>
    </w:p>
    <w:p w:rsidR="007C05FC" w:rsidP="007C05FC" w:rsidRDefault="007C05FC" w14:paraId="01F7BA7C" w14:textId="77777777">
      <w:pPr>
        <w:shd w:val="clear" w:color="auto" w:fill="F0F4F8"/>
        <w:spacing w:before="36" w:after="36"/>
        <w:ind w:left="360" w:right="360"/>
      </w:pPr>
      <w:r>
        <w:rPr>
          <w:rFonts w:ascii="Courier New" w:hAnsi="Courier New" w:eastAsia="Courier New" w:cs="Courier New"/>
          <w:color w:val="1A3A5C"/>
          <w:sz w:val="17"/>
          <w:szCs w:val="17"/>
        </w:rPr>
        <w:t xml:space="preserve">  "bizLocation": { "id": "urn:epc:id:sgln:0614141.00002.0" },</w:t>
      </w:r>
    </w:p>
    <w:p w:rsidR="007C05FC" w:rsidP="007C05FC" w:rsidRDefault="007C05FC" w14:paraId="17B9D1D5" w14:textId="77777777">
      <w:pPr>
        <w:shd w:val="clear" w:color="auto" w:fill="F0F4F8"/>
        <w:spacing w:before="36" w:after="36"/>
        <w:ind w:left="360" w:right="360"/>
      </w:pPr>
      <w:r>
        <w:rPr>
          <w:rFonts w:ascii="Courier New" w:hAnsi="Courier New" w:eastAsia="Courier New" w:cs="Courier New"/>
          <w:color w:val="1A3A5C"/>
          <w:sz w:val="17"/>
          <w:szCs w:val="17"/>
        </w:rPr>
        <w:t xml:space="preserve">  "bizTransactionList": [</w:t>
      </w:r>
    </w:p>
    <w:p w:rsidR="007C05FC" w:rsidP="007C05FC" w:rsidRDefault="007C05FC" w14:paraId="4EB3A75B" w14:textId="77777777">
      <w:pPr>
        <w:shd w:val="clear" w:color="auto" w:fill="F0F4F8"/>
        <w:spacing w:before="36" w:after="36"/>
        <w:ind w:left="360" w:right="360"/>
      </w:pPr>
      <w:r>
        <w:rPr>
          <w:rFonts w:ascii="Courier New" w:hAnsi="Courier New" w:eastAsia="Courier New" w:cs="Courier New"/>
          <w:color w:val="1A3A5C"/>
          <w:sz w:val="17"/>
          <w:szCs w:val="17"/>
        </w:rPr>
        <w:t xml:space="preserve">    { "type": "cert", "bizTransaction": "urn:epcglobal:cbv:bt:0614141:QH20260616" }</w:t>
      </w:r>
    </w:p>
    <w:p w:rsidR="007C05FC" w:rsidP="007C05FC" w:rsidRDefault="007C05FC" w14:paraId="5D2829C5"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68D750FE"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"sensorElementList": [</w:t>
      </w:r>
    </w:p>
    <w:p w:rsidR="007C05FC" w:rsidP="007C05FC" w:rsidRDefault="007C05FC" w14:paraId="274B05BA"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0427882A"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"sensorMetadata": {</w:t>
      </w:r>
    </w:p>
    <w:p w:rsidR="007C05FC" w:rsidP="007C05FC" w:rsidRDefault="007C05FC" w14:paraId="7B9F73B1" w14:textId="77777777">
      <w:pPr>
        <w:shd w:val="clear" w:color="auto" w:fill="F0F4F8"/>
        <w:spacing w:before="36" w:after="36"/>
        <w:ind w:left="360" w:right="360"/>
      </w:pPr>
      <w:r>
        <w:rPr>
          <w:rFonts w:ascii="Courier New" w:hAnsi="Courier New" w:eastAsia="Courier New" w:cs="Courier New"/>
          <w:color w:val="1A3A5C"/>
          <w:sz w:val="17"/>
          <w:szCs w:val="17"/>
        </w:rPr>
        <w:t xml:space="preserve">        "deviceID":  "urn:epc:id:logger:KE-DEVICE-DEST-001",</w:t>
      </w:r>
    </w:p>
    <w:p w:rsidR="007C05FC" w:rsidP="007C05FC" w:rsidRDefault="007C05FC" w14:paraId="2F265599" w14:textId="679EEAB5">
      <w:pPr>
        <w:shd w:val="clear" w:color="auto" w:fill="F0F4F8"/>
        <w:spacing w:before="36" w:after="36"/>
        <w:ind w:left="360" w:right="360"/>
      </w:pPr>
      <w:r>
        <w:rPr>
          <w:rFonts w:ascii="Courier New" w:hAnsi="Courier New" w:eastAsia="Courier New" w:cs="Courier New"/>
          <w:color w:val="1A3A5C"/>
          <w:sz w:val="17"/>
          <w:szCs w:val="17"/>
        </w:rPr>
        <w:t xml:space="preserve">        "startTime": "2026-06-16T09:00:00+03:00",   </w:t>
      </w:r>
      <w:r w:rsidRPr="00B03616" w:rsidR="00B03616">
        <w:rPr>
          <w:rFonts w:ascii="Courier New" w:hAnsi="Courier New" w:eastAsia="Courier New" w:cs="Courier New"/>
          <w:color w:val="1A3A5C"/>
          <w:sz w:val="17"/>
          <w:szCs w:val="17"/>
        </w:rPr>
        <w:t>// start of inspection period</w:t>
      </w:r>
    </w:p>
    <w:p w:rsidR="007C05FC" w:rsidP="007C05FC" w:rsidRDefault="007C05FC" w14:paraId="6CAE91A4" w14:textId="4074FC35">
      <w:pPr>
        <w:shd w:val="clear" w:color="auto" w:fill="F0F4F8"/>
        <w:spacing w:before="36" w:after="36"/>
        <w:ind w:left="360" w:right="360"/>
      </w:pPr>
      <w:r>
        <w:rPr>
          <w:rFonts w:ascii="Courier New" w:hAnsi="Courier New" w:eastAsia="Courier New" w:cs="Courier New"/>
          <w:color w:val="1A3A5C"/>
          <w:sz w:val="17"/>
          <w:szCs w:val="17"/>
        </w:rPr>
        <w:t xml:space="preserve">        "endTime":   "2026-06-16T</w:t>
      </w:r>
      <w:r w:rsidR="005017FB">
        <w:rPr>
          <w:rFonts w:ascii="Courier New" w:hAnsi="Courier New" w:eastAsia="Courier New" w:cs="Courier New"/>
          <w:color w:val="1A3A5C"/>
          <w:sz w:val="17"/>
          <w:szCs w:val="17"/>
        </w:rPr>
        <w:t>11</w:t>
      </w:r>
      <w:r>
        <w:rPr>
          <w:rFonts w:ascii="Courier New" w:hAnsi="Courier New" w:eastAsia="Courier New" w:cs="Courier New"/>
          <w:color w:val="1A3A5C"/>
          <w:sz w:val="17"/>
          <w:szCs w:val="17"/>
        </w:rPr>
        <w:t>:00:00+03:00"</w:t>
      </w:r>
      <w:r w:rsidR="00B03616">
        <w:rPr>
          <w:rFonts w:ascii="Courier New" w:hAnsi="Courier New" w:eastAsia="Courier New" w:cs="Courier New"/>
          <w:color w:val="1A3A5C"/>
          <w:sz w:val="17"/>
          <w:szCs w:val="17"/>
        </w:rPr>
        <w:t xml:space="preserve"> </w:t>
      </w:r>
      <w:r w:rsidRPr="00B03616" w:rsidR="00B03616">
        <w:rPr>
          <w:rFonts w:ascii="Courier New" w:hAnsi="Courier New" w:eastAsia="Courier New" w:cs="Courier New"/>
          <w:color w:val="1A3A5C"/>
          <w:sz w:val="17"/>
          <w:szCs w:val="17"/>
        </w:rPr>
        <w:t>// end of period = eventTime</w:t>
      </w:r>
    </w:p>
    <w:p w:rsidR="007C05FC" w:rsidP="007C05FC" w:rsidRDefault="007C05FC" w14:paraId="0016303A"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6E44C70E" w14:textId="77777777">
      <w:pPr>
        <w:shd w:val="clear" w:color="auto" w:fill="F0F4F8"/>
        <w:spacing w:before="36" w:after="36"/>
        <w:ind w:left="360" w:right="360"/>
      </w:pPr>
      <w:r>
        <w:rPr>
          <w:rFonts w:ascii="Courier New" w:hAnsi="Courier New" w:eastAsia="Courier New" w:cs="Courier New"/>
          <w:color w:val="1A3A5C"/>
          <w:sz w:val="17"/>
          <w:szCs w:val="17"/>
        </w:rPr>
        <w:t xml:space="preserve">      "sensorReport": [{</w:t>
      </w:r>
    </w:p>
    <w:p w:rsidR="007C05FC" w:rsidP="007C05FC" w:rsidRDefault="007C05FC" w14:paraId="5F9567CF" w14:textId="77777777">
      <w:pPr>
        <w:shd w:val="clear" w:color="auto" w:fill="F0F4F8"/>
        <w:spacing w:before="36" w:after="36"/>
        <w:ind w:left="360" w:right="360"/>
      </w:pPr>
      <w:r>
        <w:rPr>
          <w:rFonts w:ascii="Courier New" w:hAnsi="Courier New" w:eastAsia="Courier New" w:cs="Courier New"/>
          <w:color w:val="1A3A5C"/>
          <w:sz w:val="17"/>
          <w:szCs w:val="17"/>
        </w:rPr>
        <w:t xml:space="preserve">        "type":  "https://gs1.org/voc/MeasurementType-Temperature",</w:t>
      </w:r>
    </w:p>
    <w:p w:rsidR="007C05FC" w:rsidP="007C05FC" w:rsidRDefault="007C05FC" w14:paraId="01BC6444" w14:textId="77777777">
      <w:pPr>
        <w:shd w:val="clear" w:color="auto" w:fill="F0F4F8"/>
        <w:spacing w:before="36" w:after="36"/>
        <w:ind w:left="360" w:right="360"/>
        <w:rPr>
          <w:rFonts w:ascii="Courier New" w:hAnsi="Courier New" w:eastAsia="Courier New" w:cs="Courier New"/>
          <w:color w:val="1A3A5C"/>
          <w:sz w:val="17"/>
          <w:szCs w:val="17"/>
        </w:rPr>
      </w:pPr>
      <w:r>
        <w:rPr>
          <w:rFonts w:ascii="Courier New" w:hAnsi="Courier New" w:eastAsia="Courier New" w:cs="Courier New"/>
          <w:color w:val="1A3A5C"/>
          <w:sz w:val="17"/>
          <w:szCs w:val="17"/>
        </w:rPr>
        <w:t xml:space="preserve">        "value": 7.4,   // reading that triggered an inspecting event</w:t>
      </w:r>
    </w:p>
    <w:p w:rsidR="0099681F" w:rsidP="0099681F" w:rsidRDefault="0099681F" w14:paraId="248B691B" w14:textId="29CCAD55">
      <w:pPr>
        <w:shd w:val="clear" w:color="auto" w:fill="F0F4F8"/>
        <w:spacing w:before="36" w:after="36"/>
        <w:ind w:left="360" w:right="360"/>
      </w:pPr>
      <w:r>
        <w:rPr>
          <w:rFonts w:ascii="Courier New" w:hAnsi="Courier New" w:eastAsia="Courier New" w:cs="Courier New"/>
          <w:color w:val="1A3A5C"/>
          <w:sz w:val="17"/>
          <w:szCs w:val="17"/>
        </w:rPr>
        <w:t xml:space="preserve">        "minValue":  2.1,           // minimum over period</w:t>
      </w:r>
    </w:p>
    <w:p w:rsidR="0099681F" w:rsidP="0099681F" w:rsidRDefault="0099681F" w14:paraId="134C0003" w14:textId="2141174D">
      <w:pPr>
        <w:shd w:val="clear" w:color="auto" w:fill="F0F4F8"/>
        <w:spacing w:before="36" w:after="36"/>
        <w:ind w:left="360" w:right="360"/>
      </w:pPr>
      <w:r>
        <w:rPr>
          <w:rFonts w:ascii="Courier New" w:hAnsi="Courier New" w:eastAsia="Courier New" w:cs="Courier New"/>
          <w:color w:val="1A3A5C"/>
          <w:sz w:val="17"/>
          <w:szCs w:val="17"/>
        </w:rPr>
        <w:t xml:space="preserve">        "maxValue":  5.8,           // maximum over period</w:t>
      </w:r>
    </w:p>
    <w:p w:rsidR="0099681F" w:rsidP="0099681F" w:rsidRDefault="0099681F" w14:paraId="66CC1CFB" w14:textId="79BAAD2D">
      <w:pPr>
        <w:shd w:val="clear" w:color="auto" w:fill="F0F4F8"/>
        <w:spacing w:before="36" w:after="36"/>
        <w:ind w:left="360" w:right="360"/>
      </w:pPr>
      <w:r>
        <w:rPr>
          <w:rFonts w:ascii="Courier New" w:hAnsi="Courier New" w:eastAsia="Courier New" w:cs="Courier New"/>
          <w:color w:val="1A3A5C"/>
          <w:sz w:val="17"/>
          <w:szCs w:val="17"/>
        </w:rPr>
        <w:t xml:space="preserve">        "meanValue": 4.0,           // average over period</w:t>
      </w:r>
    </w:p>
    <w:p w:rsidR="007C05FC" w:rsidP="007C05FC" w:rsidRDefault="007C05FC" w14:paraId="335F460B" w14:textId="77777777">
      <w:pPr>
        <w:shd w:val="clear" w:color="auto" w:fill="F0F4F8"/>
        <w:spacing w:before="36" w:after="36"/>
        <w:ind w:left="360" w:right="360"/>
      </w:pPr>
      <w:r>
        <w:rPr>
          <w:rFonts w:ascii="Courier New" w:hAnsi="Courier New" w:eastAsia="Courier New" w:cs="Courier New"/>
          <w:color w:val="1A3A5C"/>
          <w:sz w:val="17"/>
          <w:szCs w:val="17"/>
        </w:rPr>
        <w:t xml:space="preserve">        "uom":   "CEL"</w:t>
      </w:r>
    </w:p>
    <w:p w:rsidR="007C05FC" w:rsidP="007C05FC" w:rsidRDefault="007C05FC" w14:paraId="690ED675"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79463BC3"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166FB24F" w14:textId="77777777">
      <w:pPr>
        <w:shd w:val="clear" w:color="auto" w:fill="F0F4F8"/>
        <w:spacing w:before="36" w:after="36"/>
        <w:ind w:left="360" w:right="360"/>
      </w:pPr>
      <w:r>
        <w:rPr>
          <w:rFonts w:ascii="Courier New" w:hAnsi="Courier New" w:eastAsia="Courier New" w:cs="Courier New"/>
          <w:color w:val="1A3A5C"/>
          <w:sz w:val="17"/>
          <w:szCs w:val="17"/>
        </w:rPr>
        <w:t xml:space="preserve">  ]</w:t>
      </w:r>
    </w:p>
    <w:p w:rsidR="007C05FC" w:rsidP="007C05FC" w:rsidRDefault="007C05FC" w14:paraId="56184DF3" w14:textId="77777777">
      <w:pPr>
        <w:shd w:val="clear" w:color="auto" w:fill="F0F4F8"/>
        <w:spacing w:before="36" w:after="36"/>
        <w:ind w:left="360" w:right="360"/>
      </w:pPr>
      <w:r>
        <w:rPr>
          <w:rFonts w:ascii="Courier New" w:hAnsi="Courier New" w:eastAsia="Courier New" w:cs="Courier New"/>
          <w:color w:val="1A3A5C"/>
          <w:sz w:val="17"/>
          <w:szCs w:val="17"/>
        </w:rPr>
        <w:t>}</w:t>
      </w:r>
    </w:p>
    <w:p w:rsidR="009E0E49" w:rsidP="007C05FC" w:rsidRDefault="009E0E49" w14:paraId="136EC75D" w14:textId="24C131C9"/>
    <w:p w:rsidR="009E0E49" w:rsidP="009E0E49" w:rsidRDefault="009E0E49" w14:paraId="1BE2FA40" w14:textId="77777777">
      <w:pPr>
        <w:spacing w:before="80"/>
      </w:pPr>
    </w:p>
    <w:p w:rsidR="009E0E49" w:rsidP="009E0E49" w:rsidRDefault="009E0E49" w14:paraId="6DA73D51" w14:textId="42577FCE">
      <w:pPr>
        <w:pStyle w:val="Heading3"/>
      </w:pPr>
      <w:bookmarkStart w:name="_Toc229417815" w:id="21"/>
      <w:r>
        <w:t>2.7.</w:t>
      </w:r>
      <w:r w:rsidR="00EF5BF4">
        <w:t>4</w:t>
      </w:r>
      <w:r>
        <w:t xml:space="preserve">  Field Reference - sensorElement</w:t>
      </w:r>
      <w:bookmarkEnd w:id="21"/>
    </w:p>
    <w:p w:rsidR="009E0E49" w:rsidP="00F370E4" w:rsidRDefault="009E0E49" w14:paraId="40AB5B6D" w14:textId="31756A25">
      <w:pPr>
        <w:spacing w:before="80" w:after="80"/>
      </w:pPr>
      <w:r>
        <w:rPr>
          <w:rFonts w:ascii="Arial" w:hAnsi="Arial" w:eastAsia="Arial" w:cs="Arial"/>
          <w:color w:val="1A1A1A"/>
          <w:sz w:val="20"/>
          <w:szCs w:val="20"/>
        </w:rPr>
        <w:t>Use this table as the field-by-field reference when building or validating any event that carries sensor data.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73"/>
        <w:gridCol w:w="1501"/>
        <w:gridCol w:w="1754"/>
        <w:gridCol w:w="3932"/>
      </w:tblGrid>
      <w:tr w:rsidR="009E0E49" w:rsidTr="00F370E4" w14:paraId="6591C6DC" w14:textId="77777777">
        <w:trPr>
          <w:trHeight w:val="432"/>
          <w:tblHeader/>
        </w:trPr>
        <w:tc>
          <w:tcPr>
            <w:tcW w:w="2200" w:type="dxa"/>
            <w:tcBorders>
              <w:top w:val="single" w:color="AAAAAA" w:sz="1" w:space="0"/>
              <w:left w:val="single" w:color="AAAAAA" w:sz="1" w:space="0"/>
              <w:bottom w:val="single" w:color="AAAAAA" w:sz="1" w:space="0"/>
              <w:right w:val="single" w:color="AAAAAA" w:sz="1" w:space="0"/>
            </w:tcBorders>
            <w:shd w:val="clear" w:color="auto" w:fill="2E75B6"/>
            <w:tcMar>
              <w:top w:w="80" w:type="dxa"/>
              <w:left w:w="140" w:type="dxa"/>
              <w:bottom w:w="80" w:type="dxa"/>
              <w:right w:w="140" w:type="dxa"/>
            </w:tcMar>
          </w:tcPr>
          <w:p w:rsidR="009E0E49" w:rsidP="00585BA9" w:rsidRDefault="009E0E49" w14:paraId="08DF4350" w14:textId="77777777">
            <w:r>
              <w:rPr>
                <w:rFonts w:ascii="Arial" w:hAnsi="Arial" w:eastAsia="Arial" w:cs="Arial"/>
                <w:b/>
                <w:bCs/>
                <w:color w:val="FFFFFF"/>
                <w:sz w:val="18"/>
                <w:szCs w:val="18"/>
              </w:rPr>
              <w:t>Field</w:t>
            </w:r>
          </w:p>
        </w:tc>
        <w:tc>
          <w:tcPr>
            <w:tcW w:w="1400" w:type="dxa"/>
            <w:tcBorders>
              <w:top w:val="single" w:color="AAAAAA" w:sz="1" w:space="0"/>
              <w:left w:val="single" w:color="AAAAAA" w:sz="1" w:space="0"/>
              <w:bottom w:val="single" w:color="AAAAAA" w:sz="1" w:space="0"/>
              <w:right w:val="single" w:color="AAAAAA" w:sz="1" w:space="0"/>
            </w:tcBorders>
            <w:shd w:val="clear" w:color="auto" w:fill="2E75B6"/>
            <w:tcMar>
              <w:top w:w="80" w:type="dxa"/>
              <w:left w:w="140" w:type="dxa"/>
              <w:bottom w:w="80" w:type="dxa"/>
              <w:right w:w="140" w:type="dxa"/>
            </w:tcMar>
          </w:tcPr>
          <w:p w:rsidR="009E0E49" w:rsidP="00585BA9" w:rsidRDefault="009E0E49" w14:paraId="7825F7F3" w14:textId="77777777">
            <w:pPr>
              <w:jc w:val="center"/>
            </w:pPr>
            <w:r>
              <w:rPr>
                <w:rFonts w:ascii="Arial" w:hAnsi="Arial" w:eastAsia="Arial" w:cs="Arial"/>
                <w:b/>
                <w:bCs/>
                <w:color w:val="FFFFFF"/>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2E75B6"/>
            <w:tcMar>
              <w:top w:w="80" w:type="dxa"/>
              <w:left w:w="140" w:type="dxa"/>
              <w:bottom w:w="80" w:type="dxa"/>
              <w:right w:w="140" w:type="dxa"/>
            </w:tcMar>
          </w:tcPr>
          <w:p w:rsidR="009E0E49" w:rsidP="00585BA9" w:rsidRDefault="009E0E49" w14:paraId="63A625B4" w14:textId="77777777">
            <w:r>
              <w:rPr>
                <w:rFonts w:ascii="Arial" w:hAnsi="Arial" w:eastAsia="Arial" w:cs="Arial"/>
                <w:b/>
                <w:bCs/>
                <w:color w:val="FFFFFF"/>
                <w:sz w:val="18"/>
                <w:szCs w:val="18"/>
              </w:rPr>
              <w:t>EPCIS 2.0 Key</w:t>
            </w:r>
          </w:p>
        </w:tc>
        <w:tc>
          <w:tcPr>
            <w:tcW w:w="4000" w:type="dxa"/>
            <w:tcBorders>
              <w:top w:val="single" w:color="AAAAAA" w:sz="1" w:space="0"/>
              <w:left w:val="single" w:color="AAAAAA" w:sz="1" w:space="0"/>
              <w:bottom w:val="single" w:color="AAAAAA" w:sz="1" w:space="0"/>
              <w:right w:val="single" w:color="AAAAAA" w:sz="1" w:space="0"/>
            </w:tcBorders>
            <w:shd w:val="clear" w:color="auto" w:fill="2E75B6"/>
            <w:tcMar>
              <w:top w:w="80" w:type="dxa"/>
              <w:left w:w="140" w:type="dxa"/>
              <w:bottom w:w="80" w:type="dxa"/>
              <w:right w:w="140" w:type="dxa"/>
            </w:tcMar>
          </w:tcPr>
          <w:p w:rsidR="009E0E49" w:rsidP="00585BA9" w:rsidRDefault="009E0E49" w14:paraId="7801511D" w14:textId="77777777">
            <w:r>
              <w:rPr>
                <w:rFonts w:ascii="Arial" w:hAnsi="Arial" w:eastAsia="Arial" w:cs="Arial"/>
                <w:b/>
                <w:bCs/>
                <w:color w:val="FFFFFF"/>
                <w:sz w:val="18"/>
                <w:szCs w:val="18"/>
              </w:rPr>
              <w:t>Description</w:t>
            </w:r>
          </w:p>
        </w:tc>
      </w:tr>
      <w:tr w:rsidR="009E0E49" w:rsidTr="00F370E4" w14:paraId="213C6B50"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2486D38B" w14:textId="77777777">
            <w:r>
              <w:rPr>
                <w:rFonts w:ascii="Arial" w:hAnsi="Arial" w:eastAsia="Arial" w:cs="Arial"/>
                <w:b/>
                <w:bCs/>
                <w:color w:val="1A1A1A"/>
                <w:sz w:val="18"/>
                <w:szCs w:val="18"/>
              </w:rPr>
              <w:t>Sensor Metadata</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36E4B5E"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94E471E" w14:textId="77777777">
            <w:r>
              <w:rPr>
                <w:rFonts w:ascii="Arial" w:hAnsi="Arial" w:eastAsia="Arial" w:cs="Arial"/>
                <w:i/>
                <w:iCs/>
                <w:color w:val="1A1A1A"/>
                <w:sz w:val="18"/>
                <w:szCs w:val="18"/>
              </w:rPr>
              <w:t>sensorMetadata</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B0B07F0" w14:textId="77777777">
            <w:r>
              <w:rPr>
                <w:rFonts w:ascii="Arial" w:hAnsi="Arial" w:eastAsia="Arial" w:cs="Arial"/>
                <w:color w:val="1A1A1A"/>
                <w:sz w:val="18"/>
                <w:szCs w:val="18"/>
              </w:rPr>
              <w:t>Container for device and measurement window info</w:t>
            </w:r>
          </w:p>
        </w:tc>
      </w:tr>
      <w:tr w:rsidR="009E0E49" w:rsidTr="00F370E4" w14:paraId="01B273C6"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25EDAFE9" w14:textId="77777777">
            <w:r>
              <w:rPr>
                <w:rFonts w:ascii="Arial" w:hAnsi="Arial" w:eastAsia="Arial" w:cs="Arial"/>
                <w:b/>
                <w:bCs/>
                <w:color w:val="1A1A1A"/>
                <w:sz w:val="18"/>
                <w:szCs w:val="18"/>
              </w:rPr>
              <w:t>Device ID</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2A823AF0"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611BD2FD" w14:textId="77777777">
            <w:r>
              <w:rPr>
                <w:rFonts w:ascii="Arial" w:hAnsi="Arial" w:eastAsia="Arial" w:cs="Arial"/>
                <w:i/>
                <w:iCs/>
                <w:color w:val="1A1A1A"/>
                <w:sz w:val="18"/>
                <w:szCs w:val="18"/>
              </w:rPr>
              <w:t>deviceID</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037A30E5" w14:textId="4D88FC06">
            <w:r>
              <w:rPr>
                <w:rFonts w:ascii="Arial" w:hAnsi="Arial" w:eastAsia="Arial" w:cs="Arial"/>
                <w:color w:val="1A1A1A"/>
                <w:sz w:val="18"/>
                <w:szCs w:val="18"/>
              </w:rPr>
              <w:t xml:space="preserve">URI identifying the sensor device (e.g. </w:t>
            </w:r>
            <w:r w:rsidR="006B720D">
              <w:rPr>
                <w:rFonts w:ascii="Arial" w:hAnsi="Arial" w:eastAsia="Arial" w:cs="Arial"/>
                <w:color w:val="1A1A1A"/>
                <w:sz w:val="18"/>
                <w:szCs w:val="18"/>
              </w:rPr>
              <w:t>measurement device</w:t>
            </w:r>
            <w:r>
              <w:rPr>
                <w:rFonts w:ascii="Arial" w:hAnsi="Arial" w:eastAsia="Arial" w:cs="Arial"/>
                <w:color w:val="1A1A1A"/>
                <w:sz w:val="18"/>
                <w:szCs w:val="18"/>
              </w:rPr>
              <w:t xml:space="preserve"> serial)</w:t>
            </w:r>
          </w:p>
        </w:tc>
      </w:tr>
      <w:tr w:rsidR="009E0E49" w:rsidTr="00F370E4" w14:paraId="0E1F64DF"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6101759" w14:textId="77777777">
            <w:r>
              <w:rPr>
                <w:rFonts w:ascii="Arial" w:hAnsi="Arial" w:eastAsia="Arial" w:cs="Arial"/>
                <w:b/>
                <w:bCs/>
                <w:color w:val="1A1A1A"/>
                <w:sz w:val="18"/>
                <w:szCs w:val="18"/>
              </w:rPr>
              <w:t>Device Type</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225C6F74" w14:textId="77777777">
            <w:pPr>
              <w:jc w:val="center"/>
            </w:pPr>
            <w:r>
              <w:rPr>
                <w:rFonts w:ascii="Arial" w:hAnsi="Arial" w:eastAsia="Arial" w:cs="Arial"/>
                <w:color w:val="375623"/>
                <w:sz w:val="18"/>
                <w:szCs w:val="18"/>
              </w:rPr>
              <w:t>Recommended</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4F2C6F82" w14:textId="77777777">
            <w:r>
              <w:rPr>
                <w:rFonts w:ascii="Arial" w:hAnsi="Arial" w:eastAsia="Arial" w:cs="Arial"/>
                <w:i/>
                <w:iCs/>
                <w:color w:val="1A1A1A"/>
                <w:sz w:val="18"/>
                <w:szCs w:val="18"/>
              </w:rPr>
              <w:t>deviceMetaData</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76BEBB2B" w14:textId="77777777">
            <w:r>
              <w:rPr>
                <w:rFonts w:ascii="Arial" w:hAnsi="Arial" w:eastAsia="Arial" w:cs="Arial"/>
                <w:color w:val="1A1A1A"/>
                <w:sz w:val="18"/>
                <w:szCs w:val="18"/>
              </w:rPr>
              <w:t>Type of sensor (temperature, humidity, etc.)</w:t>
            </w:r>
          </w:p>
        </w:tc>
      </w:tr>
      <w:tr w:rsidR="009E0E49" w:rsidTr="00F370E4" w14:paraId="2A2080D0"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656D896A" w14:textId="77777777">
            <w:r>
              <w:rPr>
                <w:rFonts w:ascii="Arial" w:hAnsi="Arial" w:eastAsia="Arial" w:cs="Arial"/>
                <w:b/>
                <w:bCs/>
                <w:color w:val="1A1A1A"/>
                <w:sz w:val="18"/>
                <w:szCs w:val="18"/>
              </w:rPr>
              <w:t>Start Time</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363D8F82" w14:textId="77777777">
            <w:pPr>
              <w:jc w:val="center"/>
            </w:pPr>
            <w:r>
              <w:rPr>
                <w:rFonts w:ascii="Arial" w:hAnsi="Arial" w:eastAsia="Arial" w:cs="Arial"/>
                <w:color w:val="375623"/>
                <w:sz w:val="18"/>
                <w:szCs w:val="18"/>
              </w:rPr>
              <w:t>Recommended</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72B74C8F" w14:textId="77777777">
            <w:r>
              <w:rPr>
                <w:rFonts w:ascii="Arial" w:hAnsi="Arial" w:eastAsia="Arial" w:cs="Arial"/>
                <w:i/>
                <w:iCs/>
                <w:color w:val="1A1A1A"/>
                <w:sz w:val="18"/>
                <w:szCs w:val="18"/>
              </w:rPr>
              <w:t>startTime</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7D00FE16" w14:textId="77777777">
            <w:r>
              <w:rPr>
                <w:rFonts w:ascii="Arial" w:hAnsi="Arial" w:eastAsia="Arial" w:cs="Arial"/>
                <w:color w:val="1A1A1A"/>
                <w:sz w:val="18"/>
                <w:szCs w:val="18"/>
              </w:rPr>
              <w:t xml:space="preserve">ISO 8601 with timezone </w:t>
            </w:r>
            <w:r>
              <w:rPr>
                <w:sz w:val="18"/>
                <w:szCs w:val="18"/>
              </w:rPr>
              <w:t>-</w:t>
            </w:r>
            <w:r>
              <w:rPr>
                <w:rFonts w:ascii="Arial" w:hAnsi="Arial" w:eastAsia="Arial" w:cs="Arial"/>
                <w:color w:val="1A1A1A"/>
                <w:sz w:val="18"/>
                <w:szCs w:val="18"/>
              </w:rPr>
              <w:t xml:space="preserve"> start of measurement period</w:t>
            </w:r>
          </w:p>
        </w:tc>
      </w:tr>
      <w:tr w:rsidR="009E0E49" w:rsidTr="00F370E4" w14:paraId="42D03A5E"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BFA77EA" w14:textId="77777777">
            <w:r>
              <w:rPr>
                <w:rFonts w:ascii="Arial" w:hAnsi="Arial" w:eastAsia="Arial" w:cs="Arial"/>
                <w:b/>
                <w:bCs/>
                <w:color w:val="1A1A1A"/>
                <w:sz w:val="18"/>
                <w:szCs w:val="18"/>
              </w:rPr>
              <w:t>End Time</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2D7295F" w14:textId="77777777">
            <w:pPr>
              <w:jc w:val="center"/>
            </w:pPr>
            <w:r>
              <w:rPr>
                <w:rFonts w:ascii="Arial" w:hAnsi="Arial" w:eastAsia="Arial" w:cs="Arial"/>
                <w:color w:val="375623"/>
                <w:sz w:val="18"/>
                <w:szCs w:val="18"/>
              </w:rPr>
              <w:t>Recommended</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35AE16C" w14:textId="77777777">
            <w:r>
              <w:rPr>
                <w:rFonts w:ascii="Arial" w:hAnsi="Arial" w:eastAsia="Arial" w:cs="Arial"/>
                <w:i/>
                <w:iCs/>
                <w:color w:val="1A1A1A"/>
                <w:sz w:val="18"/>
                <w:szCs w:val="18"/>
              </w:rPr>
              <w:t>endTime</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086EA1D" w14:textId="77777777">
            <w:r>
              <w:rPr>
                <w:rFonts w:ascii="Arial" w:hAnsi="Arial" w:eastAsia="Arial" w:cs="Arial"/>
                <w:color w:val="1A1A1A"/>
                <w:sz w:val="18"/>
                <w:szCs w:val="18"/>
              </w:rPr>
              <w:t xml:space="preserve">ISO 8601 with timezone </w:t>
            </w:r>
            <w:r>
              <w:rPr>
                <w:sz w:val="18"/>
                <w:szCs w:val="18"/>
              </w:rPr>
              <w:t>-</w:t>
            </w:r>
            <w:r>
              <w:rPr>
                <w:rFonts w:ascii="Arial" w:hAnsi="Arial" w:eastAsia="Arial" w:cs="Arial"/>
                <w:color w:val="1A1A1A"/>
                <w:sz w:val="18"/>
                <w:szCs w:val="18"/>
              </w:rPr>
              <w:t xml:space="preserve"> end of measurement period</w:t>
            </w:r>
          </w:p>
        </w:tc>
      </w:tr>
      <w:tr w:rsidR="009E0E49" w:rsidTr="00F370E4" w14:paraId="37C7DA66"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495C0E33" w14:textId="77777777">
            <w:r>
              <w:rPr>
                <w:rFonts w:ascii="Arial" w:hAnsi="Arial" w:eastAsia="Arial" w:cs="Arial"/>
                <w:b/>
                <w:bCs/>
                <w:color w:val="1A1A1A"/>
                <w:sz w:val="18"/>
                <w:szCs w:val="18"/>
              </w:rPr>
              <w:t>Sensor Report</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6B99A380"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002251B3" w14:textId="77777777">
            <w:r>
              <w:rPr>
                <w:rFonts w:ascii="Arial" w:hAnsi="Arial" w:eastAsia="Arial" w:cs="Arial"/>
                <w:i/>
                <w:iCs/>
                <w:color w:val="1A1A1A"/>
                <w:sz w:val="18"/>
                <w:szCs w:val="18"/>
              </w:rPr>
              <w:t>sensorReport</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3FA4FE98" w14:textId="77777777">
            <w:r>
              <w:rPr>
                <w:rFonts w:ascii="Arial" w:hAnsi="Arial" w:eastAsia="Arial" w:cs="Arial"/>
                <w:color w:val="1A1A1A"/>
                <w:sz w:val="18"/>
                <w:szCs w:val="18"/>
              </w:rPr>
              <w:t>Array of one or more individual readings</w:t>
            </w:r>
          </w:p>
        </w:tc>
      </w:tr>
      <w:tr w:rsidR="009E0E49" w:rsidTr="00F370E4" w14:paraId="576D3D8D"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0912405E" w14:textId="77777777">
            <w:r>
              <w:rPr>
                <w:rFonts w:ascii="Arial" w:hAnsi="Arial" w:eastAsia="Arial" w:cs="Arial"/>
                <w:b/>
                <w:bCs/>
                <w:color w:val="1A1A1A"/>
                <w:sz w:val="18"/>
                <w:szCs w:val="18"/>
              </w:rPr>
              <w:t>Measurement Type</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C3C0A4D"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4663EFA2" w14:textId="77777777">
            <w:r>
              <w:rPr>
                <w:rFonts w:ascii="Arial" w:hAnsi="Arial" w:eastAsia="Arial" w:cs="Arial"/>
                <w:i/>
                <w:iCs/>
                <w:color w:val="1A1A1A"/>
                <w:sz w:val="18"/>
                <w:szCs w:val="18"/>
              </w:rPr>
              <w:t>type</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02ECF485" w14:textId="77777777">
            <w:r>
              <w:rPr>
                <w:rFonts w:ascii="Arial" w:hAnsi="Arial" w:eastAsia="Arial" w:cs="Arial"/>
                <w:color w:val="1A1A1A"/>
                <w:sz w:val="18"/>
                <w:szCs w:val="18"/>
              </w:rPr>
              <w:t>GS1 CBV URI for what is being measured</w:t>
            </w:r>
          </w:p>
        </w:tc>
      </w:tr>
      <w:tr w:rsidR="009E0E49" w:rsidTr="00F370E4" w14:paraId="6054147A"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14DF1CA6" w14:textId="77777777">
            <w:r>
              <w:rPr>
                <w:rFonts w:ascii="Arial" w:hAnsi="Arial" w:eastAsia="Arial" w:cs="Arial"/>
                <w:b/>
                <w:bCs/>
                <w:color w:val="1A1A1A"/>
                <w:sz w:val="18"/>
                <w:szCs w:val="18"/>
              </w:rPr>
              <w:t>Value</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4E5ACF4A"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0CCF3290" w14:textId="77777777">
            <w:r>
              <w:rPr>
                <w:rFonts w:ascii="Arial" w:hAnsi="Arial" w:eastAsia="Arial" w:cs="Arial"/>
                <w:i/>
                <w:iCs/>
                <w:color w:val="1A1A1A"/>
                <w:sz w:val="18"/>
                <w:szCs w:val="18"/>
              </w:rPr>
              <w:t>value</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03D36847" w14:textId="77777777">
            <w:r>
              <w:rPr>
                <w:rFonts w:ascii="Arial" w:hAnsi="Arial" w:eastAsia="Arial" w:cs="Arial"/>
                <w:color w:val="1A1A1A"/>
                <w:sz w:val="18"/>
                <w:szCs w:val="18"/>
              </w:rPr>
              <w:t xml:space="preserve">Numeric reading </w:t>
            </w:r>
            <w:r>
              <w:rPr>
                <w:sz w:val="18"/>
                <w:szCs w:val="18"/>
              </w:rPr>
              <w:t>-</w:t>
            </w:r>
            <w:r>
              <w:rPr>
                <w:rFonts w:ascii="Arial" w:hAnsi="Arial" w:eastAsia="Arial" w:cs="Arial"/>
                <w:color w:val="1A1A1A"/>
                <w:sz w:val="18"/>
                <w:szCs w:val="18"/>
              </w:rPr>
              <w:t xml:space="preserve"> for shipping: the reading at dispatch</w:t>
            </w:r>
          </w:p>
        </w:tc>
      </w:tr>
      <w:tr w:rsidR="009E0E49" w:rsidTr="00F370E4" w14:paraId="5E93F15B"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4A27E5D" w14:textId="77777777">
            <w:r>
              <w:rPr>
                <w:rFonts w:ascii="Arial" w:hAnsi="Arial" w:eastAsia="Arial" w:cs="Arial"/>
                <w:b/>
                <w:bCs/>
                <w:color w:val="1A1A1A"/>
                <w:sz w:val="18"/>
                <w:szCs w:val="18"/>
              </w:rPr>
              <w:t>Unit of Measure</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8D67ACB" w14:textId="77777777">
            <w:pPr>
              <w:jc w:val="center"/>
            </w:pPr>
            <w:r>
              <w:rPr>
                <w:rFonts w:ascii="Arial" w:hAnsi="Arial" w:eastAsia="Arial" w:cs="Arial"/>
                <w:color w:val="C00000"/>
                <w:sz w:val="18"/>
                <w:szCs w:val="18"/>
              </w:rPr>
              <w:t>Required</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731A2C1" w14:textId="77777777">
            <w:r>
              <w:rPr>
                <w:rFonts w:ascii="Arial" w:hAnsi="Arial" w:eastAsia="Arial" w:cs="Arial"/>
                <w:i/>
                <w:iCs/>
                <w:color w:val="1A1A1A"/>
                <w:sz w:val="18"/>
                <w:szCs w:val="18"/>
              </w:rPr>
              <w:t>uom</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63D73E4" w14:textId="595CD309">
            <w:r>
              <w:rPr>
                <w:rFonts w:ascii="Arial" w:hAnsi="Arial" w:eastAsia="Arial" w:cs="Arial"/>
                <w:color w:val="1A1A1A"/>
                <w:sz w:val="18"/>
                <w:szCs w:val="18"/>
              </w:rPr>
              <w:t xml:space="preserve">UNECE Rec 20 code </w:t>
            </w:r>
            <w:r>
              <w:rPr>
                <w:sz w:val="18"/>
                <w:szCs w:val="18"/>
              </w:rPr>
              <w:t>-</w:t>
            </w:r>
            <w:r>
              <w:rPr>
                <w:rFonts w:ascii="Arial" w:hAnsi="Arial" w:eastAsia="Arial" w:cs="Arial"/>
                <w:color w:val="1A1A1A"/>
                <w:sz w:val="18"/>
                <w:szCs w:val="18"/>
              </w:rPr>
              <w:t xml:space="preserve"> CEL, FAH</w:t>
            </w:r>
          </w:p>
        </w:tc>
      </w:tr>
      <w:tr w:rsidR="009E0E49" w:rsidTr="00F370E4" w14:paraId="0FE88C42"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6C9F0FBD" w14:textId="77777777">
            <w:r>
              <w:rPr>
                <w:rFonts w:ascii="Arial" w:hAnsi="Arial" w:eastAsia="Arial" w:cs="Arial"/>
                <w:b/>
                <w:bCs/>
                <w:color w:val="1A1A1A"/>
                <w:sz w:val="18"/>
                <w:szCs w:val="18"/>
              </w:rPr>
              <w:t>Min Value</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2D2BC424"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031063EF" w14:textId="77777777">
            <w:r>
              <w:rPr>
                <w:rFonts w:ascii="Arial" w:hAnsi="Arial" w:eastAsia="Arial" w:cs="Arial"/>
                <w:i/>
                <w:iCs/>
                <w:color w:val="1A1A1A"/>
                <w:sz w:val="18"/>
                <w:szCs w:val="18"/>
              </w:rPr>
              <w:t>minValue</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26D68CE9" w14:textId="77777777">
            <w:r>
              <w:rPr>
                <w:rFonts w:ascii="Arial" w:hAnsi="Arial" w:eastAsia="Arial" w:cs="Arial"/>
                <w:color w:val="1A1A1A"/>
                <w:sz w:val="18"/>
                <w:szCs w:val="18"/>
              </w:rPr>
              <w:t xml:space="preserve">Minimum reading during the period </w:t>
            </w:r>
            <w:r>
              <w:rPr>
                <w:sz w:val="18"/>
                <w:szCs w:val="18"/>
              </w:rPr>
              <w:t>-</w:t>
            </w:r>
            <w:r>
              <w:rPr>
                <w:rFonts w:ascii="Arial" w:hAnsi="Arial" w:eastAsia="Arial" w:cs="Arial"/>
                <w:color w:val="1A1A1A"/>
                <w:sz w:val="18"/>
                <w:szCs w:val="18"/>
              </w:rPr>
              <w:t xml:space="preserve"> for journey summaries</w:t>
            </w:r>
          </w:p>
        </w:tc>
      </w:tr>
      <w:tr w:rsidR="009E0E49" w:rsidTr="00F370E4" w14:paraId="14E62D38"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75980A3" w14:textId="77777777">
            <w:r>
              <w:rPr>
                <w:rFonts w:ascii="Arial" w:hAnsi="Arial" w:eastAsia="Arial" w:cs="Arial"/>
                <w:b/>
                <w:bCs/>
                <w:color w:val="1A1A1A"/>
                <w:sz w:val="18"/>
                <w:szCs w:val="18"/>
              </w:rPr>
              <w:t>Max Value</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FA8E40C"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3D41A3B6" w14:textId="77777777">
            <w:r>
              <w:rPr>
                <w:rFonts w:ascii="Arial" w:hAnsi="Arial" w:eastAsia="Arial" w:cs="Arial"/>
                <w:i/>
                <w:iCs/>
                <w:color w:val="1A1A1A"/>
                <w:sz w:val="18"/>
                <w:szCs w:val="18"/>
              </w:rPr>
              <w:t>maxValue</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A3240A1" w14:textId="77777777">
            <w:r>
              <w:rPr>
                <w:rFonts w:ascii="Arial" w:hAnsi="Arial" w:eastAsia="Arial" w:cs="Arial"/>
                <w:color w:val="1A1A1A"/>
                <w:sz w:val="18"/>
                <w:szCs w:val="18"/>
              </w:rPr>
              <w:t xml:space="preserve">Maximum reading during the period </w:t>
            </w:r>
            <w:r>
              <w:rPr>
                <w:sz w:val="18"/>
                <w:szCs w:val="18"/>
              </w:rPr>
              <w:t>-</w:t>
            </w:r>
            <w:r>
              <w:rPr>
                <w:rFonts w:ascii="Arial" w:hAnsi="Arial" w:eastAsia="Arial" w:cs="Arial"/>
                <w:color w:val="1A1A1A"/>
                <w:sz w:val="18"/>
                <w:szCs w:val="18"/>
              </w:rPr>
              <w:t xml:space="preserve"> for journey summaries</w:t>
            </w:r>
          </w:p>
        </w:tc>
      </w:tr>
      <w:tr w:rsidR="009E0E49" w:rsidTr="00F370E4" w14:paraId="4488C804"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5D6170D1" w14:textId="77777777">
            <w:r>
              <w:rPr>
                <w:rFonts w:ascii="Arial" w:hAnsi="Arial" w:eastAsia="Arial" w:cs="Arial"/>
                <w:b/>
                <w:bCs/>
                <w:color w:val="1A1A1A"/>
                <w:sz w:val="18"/>
                <w:szCs w:val="18"/>
              </w:rPr>
              <w:t>Mean Value</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7E31F9F5"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5E4F2BC1" w14:textId="77777777">
            <w:r>
              <w:rPr>
                <w:rFonts w:ascii="Arial" w:hAnsi="Arial" w:eastAsia="Arial" w:cs="Arial"/>
                <w:i/>
                <w:iCs/>
                <w:color w:val="1A1A1A"/>
                <w:sz w:val="18"/>
                <w:szCs w:val="18"/>
              </w:rPr>
              <w:t>meanValue</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1E4E7FC7" w14:textId="77777777">
            <w:r>
              <w:rPr>
                <w:rFonts w:ascii="Arial" w:hAnsi="Arial" w:eastAsia="Arial" w:cs="Arial"/>
                <w:color w:val="1A1A1A"/>
                <w:sz w:val="18"/>
                <w:szCs w:val="18"/>
              </w:rPr>
              <w:t xml:space="preserve">Average reading during the period </w:t>
            </w:r>
            <w:r>
              <w:rPr>
                <w:sz w:val="18"/>
                <w:szCs w:val="18"/>
              </w:rPr>
              <w:t>-</w:t>
            </w:r>
            <w:r>
              <w:rPr>
                <w:rFonts w:ascii="Arial" w:hAnsi="Arial" w:eastAsia="Arial" w:cs="Arial"/>
                <w:color w:val="1A1A1A"/>
                <w:sz w:val="18"/>
                <w:szCs w:val="18"/>
              </w:rPr>
              <w:t xml:space="preserve"> for journey summaries</w:t>
            </w:r>
          </w:p>
        </w:tc>
      </w:tr>
      <w:tr w:rsidR="009E0E49" w:rsidTr="00F370E4" w14:paraId="554CBB3D"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4E6E094F" w14:textId="77777777">
            <w:r>
              <w:rPr>
                <w:rFonts w:ascii="Arial" w:hAnsi="Arial" w:eastAsia="Arial" w:cs="Arial"/>
                <w:b/>
                <w:bCs/>
                <w:color w:val="1A1A1A"/>
                <w:sz w:val="18"/>
                <w:szCs w:val="18"/>
              </w:rPr>
              <w:t>Exception Condition</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E67FCF4"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26601401" w14:textId="77777777">
            <w:r>
              <w:rPr>
                <w:rFonts w:ascii="Arial" w:hAnsi="Arial" w:eastAsia="Arial" w:cs="Arial"/>
                <w:i/>
                <w:iCs/>
                <w:color w:val="1A1A1A"/>
                <w:sz w:val="18"/>
                <w:szCs w:val="18"/>
              </w:rPr>
              <w:t>exception</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4EEC2B7A" w14:textId="77777777">
            <w:r>
              <w:rPr>
                <w:rFonts w:ascii="Arial" w:hAnsi="Arial" w:eastAsia="Arial" w:cs="Arial"/>
                <w:color w:val="1A1A1A"/>
                <w:sz w:val="18"/>
                <w:szCs w:val="18"/>
              </w:rPr>
              <w:t>CBV URI if a threshold breach occurred</w:t>
            </w:r>
          </w:p>
        </w:tc>
      </w:tr>
      <w:tr w:rsidR="009E0E49" w:rsidTr="00F370E4" w14:paraId="6B211222"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7BB7FDC8" w14:textId="77777777">
            <w:r>
              <w:rPr>
                <w:rFonts w:ascii="Arial" w:hAnsi="Arial" w:eastAsia="Arial" w:cs="Arial"/>
                <w:b/>
                <w:bCs/>
                <w:color w:val="1A1A1A"/>
                <w:sz w:val="18"/>
                <w:szCs w:val="18"/>
              </w:rPr>
              <w:t>Alert Type</w:t>
            </w:r>
          </w:p>
        </w:tc>
        <w:tc>
          <w:tcPr>
            <w:tcW w:w="14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5C8FCDB4"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13D34989" w14:textId="77777777">
            <w:r>
              <w:rPr>
                <w:rFonts w:ascii="Arial" w:hAnsi="Arial" w:eastAsia="Arial" w:cs="Arial"/>
                <w:i/>
                <w:iCs/>
                <w:color w:val="1A1A1A"/>
                <w:sz w:val="18"/>
                <w:szCs w:val="18"/>
              </w:rPr>
              <w:t>alert</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40" w:type="dxa"/>
              <w:bottom w:w="80" w:type="dxa"/>
              <w:right w:w="140" w:type="dxa"/>
            </w:tcMar>
          </w:tcPr>
          <w:p w:rsidR="009E0E49" w:rsidP="00585BA9" w:rsidRDefault="009E0E49" w14:paraId="2BB8C9C3" w14:textId="77777777">
            <w:r>
              <w:rPr>
                <w:rFonts w:ascii="Arial" w:hAnsi="Arial" w:eastAsia="Arial" w:cs="Arial"/>
                <w:color w:val="1A1A1A"/>
                <w:sz w:val="18"/>
                <w:szCs w:val="18"/>
              </w:rPr>
              <w:t>Severity of the exception (e.g. ALARM_CONDITION)</w:t>
            </w:r>
          </w:p>
        </w:tc>
      </w:tr>
      <w:tr w:rsidR="009E0E49" w:rsidTr="00F370E4" w14:paraId="1F5DBBE8" w14:textId="77777777">
        <w:trPr>
          <w:trHeight w:val="432"/>
        </w:trPr>
        <w:tc>
          <w:tcPr>
            <w:tcW w:w="22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6EC18973" w14:textId="77777777">
            <w:r>
              <w:rPr>
                <w:rFonts w:ascii="Arial" w:hAnsi="Arial" w:eastAsia="Arial" w:cs="Arial"/>
                <w:b/>
                <w:bCs/>
                <w:color w:val="1A1A1A"/>
                <w:sz w:val="18"/>
                <w:szCs w:val="18"/>
              </w:rPr>
              <w:t>Raw Data Flag</w:t>
            </w:r>
          </w:p>
        </w:tc>
        <w:tc>
          <w:tcPr>
            <w:tcW w:w="14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1C2FE96" w14:textId="77777777">
            <w:pPr>
              <w:jc w:val="center"/>
            </w:pPr>
            <w:r>
              <w:rPr>
                <w:rFonts w:ascii="Arial" w:hAnsi="Arial" w:eastAsia="Arial" w:cs="Arial"/>
                <w:color w:val="404040"/>
                <w:sz w:val="18"/>
                <w:szCs w:val="18"/>
              </w:rPr>
              <w:t>Optional</w:t>
            </w:r>
          </w:p>
        </w:tc>
        <w:tc>
          <w:tcPr>
            <w:tcW w:w="176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00AD7313" w14:textId="77777777">
            <w:r>
              <w:rPr>
                <w:rFonts w:ascii="Arial" w:hAnsi="Arial" w:eastAsia="Arial" w:cs="Arial"/>
                <w:i/>
                <w:iCs/>
                <w:color w:val="1A1A1A"/>
                <w:sz w:val="18"/>
                <w:szCs w:val="18"/>
              </w:rPr>
              <w:t>rawData</w:t>
            </w:r>
          </w:p>
        </w:tc>
        <w:tc>
          <w:tcPr>
            <w:tcW w:w="4000" w:type="dxa"/>
            <w:tcBorders>
              <w:top w:val="single" w:color="AAAAAA" w:sz="1" w:space="0"/>
              <w:left w:val="single" w:color="AAAAAA" w:sz="1" w:space="0"/>
              <w:bottom w:val="single" w:color="AAAAAA" w:sz="1" w:space="0"/>
              <w:right w:val="single" w:color="AAAAAA" w:sz="1" w:space="0"/>
            </w:tcBorders>
            <w:shd w:val="clear" w:color="auto" w:fill="F2F2F2"/>
            <w:tcMar>
              <w:top w:w="80" w:type="dxa"/>
              <w:left w:w="140" w:type="dxa"/>
              <w:bottom w:w="80" w:type="dxa"/>
              <w:right w:w="140" w:type="dxa"/>
            </w:tcMar>
          </w:tcPr>
          <w:p w:rsidR="009E0E49" w:rsidP="00585BA9" w:rsidRDefault="009E0E49" w14:paraId="19244452" w14:textId="77777777">
            <w:r>
              <w:rPr>
                <w:rFonts w:ascii="Arial" w:hAnsi="Arial" w:eastAsia="Arial" w:cs="Arial"/>
                <w:color w:val="1A1A1A"/>
                <w:sz w:val="18"/>
                <w:szCs w:val="18"/>
              </w:rPr>
              <w:t>Set false for manual entry; omit or true for electronic capture</w:t>
            </w:r>
          </w:p>
        </w:tc>
      </w:tr>
    </w:tbl>
    <w:p w:rsidR="009E0E49" w:rsidP="009E0E49" w:rsidRDefault="009E0E49" w14:paraId="69FE8883" w14:textId="77777777">
      <w:pPr>
        <w:spacing w:before="80"/>
      </w:pPr>
    </w:p>
    <w:p w:rsidR="009E0E49" w:rsidP="009E0E49" w:rsidRDefault="009E0E49" w14:paraId="64C7E7E3" w14:textId="77777777">
      <w:pPr>
        <w:pBdr>
          <w:left w:val="single" w:color="2E75B6" w:sz="12" w:space="6"/>
        </w:pBdr>
        <w:spacing w:before="100" w:after="100"/>
        <w:ind w:left="360"/>
      </w:pPr>
      <w:r>
        <w:rPr>
          <w:rFonts w:ascii="Arial" w:hAnsi="Arial" w:eastAsia="Arial" w:cs="Arial"/>
          <w:i/>
          <w:iCs/>
          <w:color w:val="555555"/>
          <w:sz w:val="18"/>
          <w:szCs w:val="18"/>
        </w:rPr>
        <w:t xml:space="preserve">uom codes must follow UNECE Recommendation 20. Common values: CEL (Celsius), FAH (Fahrenheit), A99 (relative humidity %). Do not use free-text strings </w:t>
      </w:r>
      <w:r>
        <w:rPr>
          <w:i/>
          <w:iCs/>
          <w:color w:val="555555"/>
          <w:sz w:val="18"/>
          <w:szCs w:val="18"/>
        </w:rPr>
        <w:t>-</w:t>
      </w:r>
      <w:r>
        <w:rPr>
          <w:rFonts w:ascii="Arial" w:hAnsi="Arial" w:eastAsia="Arial" w:cs="Arial"/>
          <w:i/>
          <w:iCs/>
          <w:color w:val="555555"/>
          <w:sz w:val="18"/>
          <w:szCs w:val="18"/>
        </w:rPr>
        <w:t xml:space="preserve"> these will be rejected with IMPOSSIBLE_SENSOR_VALUES or MISSING_NEEDED_FIELDS.</w:t>
      </w:r>
    </w:p>
    <w:p w:rsidR="009E0E49" w:rsidP="009E0E49" w:rsidRDefault="009E0E49" w14:paraId="6417CCF9" w14:textId="77777777">
      <w:pPr>
        <w:spacing w:before="80"/>
      </w:pPr>
    </w:p>
    <w:p w:rsidR="009E0E49" w:rsidP="009E0E49" w:rsidRDefault="009E0E49" w14:paraId="001F60AD" w14:textId="481199AF">
      <w:pPr>
        <w:pStyle w:val="Heading3"/>
      </w:pPr>
      <w:bookmarkStart w:name="_Toc229417816" w:id="22"/>
      <w:r>
        <w:t>2.7.</w:t>
      </w:r>
      <w:r w:rsidR="00EF5BF4">
        <w:t>5</w:t>
      </w:r>
      <w:r>
        <w:t xml:space="preserve">  Validation Rules for Sensor Data</w:t>
      </w:r>
      <w:bookmarkEnd w:id="22"/>
    </w:p>
    <w:p w:rsidR="009E0E49" w:rsidP="009E0E49" w:rsidRDefault="009E0E49" w14:paraId="4ECC75C2" w14:textId="77777777">
      <w:pPr>
        <w:pStyle w:val="ListParagraph"/>
        <w:numPr>
          <w:ilvl w:val="0"/>
          <w:numId w:val="38"/>
        </w:numPr>
        <w:spacing w:before="80"/>
      </w:pPr>
      <w:r>
        <w:t>IMPOSSIBLE_SENSOR_VALUES - Hard Reject (HTTP 400)</w:t>
      </w:r>
    </w:p>
    <w:p w:rsidR="009E0E49" w:rsidP="009E0E49" w:rsidRDefault="009E0E49" w14:paraId="14CE7410" w14:textId="77777777">
      <w:pPr>
        <w:pStyle w:val="ListParagraph"/>
        <w:spacing w:before="80"/>
      </w:pPr>
      <w:r>
        <w:t>Raised when: minValue &gt; maxValue, or meanValue &lt; minValue, or meanValue &gt; maxValue.</w:t>
      </w:r>
    </w:p>
    <w:p w:rsidR="009E0E49" w:rsidP="009E0E49" w:rsidRDefault="009E0E49" w14:paraId="4F4750D8" w14:textId="77777777">
      <w:pPr>
        <w:pStyle w:val="ListParagraph"/>
        <w:spacing w:before="80"/>
      </w:pPr>
      <w:r>
        <w:t>Resolution: verify summary statistics before submission.</w:t>
      </w:r>
    </w:p>
    <w:p w:rsidR="009E0E49" w:rsidP="009E0E49" w:rsidRDefault="009E0E49" w14:paraId="7DF54FCC" w14:textId="77777777">
      <w:pPr>
        <w:pStyle w:val="ListParagraph"/>
        <w:numPr>
          <w:ilvl w:val="0"/>
          <w:numId w:val="38"/>
        </w:numPr>
        <w:spacing w:before="80"/>
      </w:pPr>
      <w:r>
        <w:t>MISSING_NEEDED_FIELDS - Hard Reject (HTTP 400)</w:t>
      </w:r>
    </w:p>
    <w:p w:rsidR="009E0E49" w:rsidP="009E0E49" w:rsidRDefault="009E0E49" w14:paraId="47034370" w14:textId="77777777">
      <w:pPr>
        <w:pStyle w:val="ListParagraph"/>
        <w:spacing w:before="80"/>
      </w:pPr>
      <w:r>
        <w:t>Raised when: sensorReport present but type, value, or uom is missing.</w:t>
      </w:r>
    </w:p>
    <w:p w:rsidR="009E0E49" w:rsidP="009E0E49" w:rsidRDefault="009E0E49" w14:paraId="633F031E" w14:textId="2A673E75">
      <w:pPr>
        <w:pStyle w:val="ListParagraph"/>
        <w:spacing w:before="80"/>
      </w:pPr>
      <w:r>
        <w:t>Resolution: all required fields to be there on every sensorReport entry.</w:t>
      </w:r>
    </w:p>
    <w:p w:rsidR="009E0E49" w:rsidP="000455A5" w:rsidRDefault="000455A5" w14:paraId="69EF0624" w14:textId="6ABB5CEC">
      <w:pPr>
        <w:pStyle w:val="ListParagraph"/>
        <w:numPr>
          <w:ilvl w:val="0"/>
          <w:numId w:val="38"/>
        </w:numPr>
        <w:spacing w:before="80"/>
      </w:pPr>
      <w:r w:rsidRPr="000455A5">
        <w:t xml:space="preserve">INVALID_JSON_STRUCTURE </w:t>
      </w:r>
      <w:r w:rsidR="009E0E49">
        <w:t>- Flag (HTTP 201 with warning)</w:t>
      </w:r>
    </w:p>
    <w:p w:rsidR="009E0E49" w:rsidP="009E0E49" w:rsidRDefault="009E0E49" w14:paraId="11CB8F03" w14:textId="77777777">
      <w:pPr>
        <w:pStyle w:val="ListParagraph"/>
        <w:spacing w:before="80"/>
      </w:pPr>
      <w:r>
        <w:t>Raised when: deviceID is not a URI.</w:t>
      </w:r>
    </w:p>
    <w:p w:rsidR="00BE6FAB" w:rsidP="00BE6FAB" w:rsidRDefault="00BE6FAB" w14:paraId="39148E1E" w14:textId="77777777">
      <w:pPr>
        <w:pStyle w:val="Heading1"/>
      </w:pPr>
      <w:bookmarkStart w:name="_Toc229417817" w:id="23"/>
      <w:bookmarkEnd w:id="17"/>
      <w:r>
        <w:t>3. EPCIS 1.2 XML / 2.0 JSON-LD Profile</w:t>
      </w:r>
      <w:bookmarkEnd w:id="23"/>
    </w:p>
    <w:p w:rsidR="00BE6FAB" w:rsidP="00BE6FAB" w:rsidRDefault="00BE6FAB" w14:paraId="649CE645" w14:textId="77777777">
      <w:r w:rsidRPr="0E680CB1">
        <w:t>This section provides complete XML examples for EPCIS 1.2 format. All examples include proper namespace declarations and follow GS1 CBV standards.</w:t>
      </w:r>
    </w:p>
    <w:p w:rsidR="00BE6FAB" w:rsidP="00BE6FAB" w:rsidRDefault="00BE6FAB" w14:paraId="723AC8F1" w14:textId="77777777">
      <w:pPr>
        <w:pStyle w:val="Heading3"/>
      </w:pPr>
      <w:bookmarkStart w:name="_Toc229417818" w:id="24"/>
      <w:r>
        <w:t>Pre-requisites:</w:t>
      </w:r>
      <w:bookmarkEnd w:id="24"/>
    </w:p>
    <w:p w:rsidRPr="00CD15B4" w:rsidR="00BE6FAB" w:rsidP="00BE6FAB" w:rsidRDefault="00BE6FAB" w14:paraId="543BCA9F" w14:textId="77777777">
      <w:pPr>
        <w:pStyle w:val="ListParagraph"/>
        <w:numPr>
          <w:ilvl w:val="0"/>
          <w:numId w:val="14"/>
        </w:numPr>
      </w:pPr>
      <w:r w:rsidRPr="00434AA7">
        <w:rPr>
          <w:b/>
          <w:bCs/>
        </w:rPr>
        <w:t>eventID</w:t>
      </w:r>
      <w:r w:rsidRPr="00CD15B4">
        <w:t xml:space="preserve"> must be a globally unique UUID v4 (urn:uuid:...) </w:t>
      </w:r>
      <w:r>
        <w:t>-</w:t>
      </w:r>
      <w:r w:rsidRPr="00CD15B4">
        <w:t xml:space="preserve"> used for idempotency; duplicate eventID is rejected with DUPLICATE_EVENT</w:t>
      </w:r>
      <w:r>
        <w:t>_</w:t>
      </w:r>
      <w:r w:rsidRPr="00CD15B4">
        <w:t>ID</w:t>
      </w:r>
    </w:p>
    <w:p w:rsidRPr="00CD15B4" w:rsidR="00BE6FAB" w:rsidP="00BE6FAB" w:rsidRDefault="00BE6FAB" w14:paraId="14D92662" w14:textId="77777777">
      <w:pPr>
        <w:pStyle w:val="ListParagraph"/>
        <w:numPr>
          <w:ilvl w:val="0"/>
          <w:numId w:val="14"/>
        </w:numPr>
      </w:pPr>
      <w:r w:rsidRPr="00434AA7">
        <w:rPr>
          <w:b/>
          <w:bCs/>
        </w:rPr>
        <w:t>eventTime</w:t>
      </w:r>
      <w:r w:rsidRPr="00CD15B4">
        <w:t xml:space="preserve"> must be in UTC, ending with Z (e.g. 2026-01-22T10:15:00.000Z) </w:t>
      </w:r>
      <w:r>
        <w:t>-</w:t>
      </w:r>
      <w:r w:rsidRPr="00CD15B4">
        <w:t xml:space="preserve"> future time is rejected; time </w:t>
      </w:r>
      <w:r>
        <w:t xml:space="preserve"> more</w:t>
      </w:r>
      <w:r w:rsidRPr="00CD15B4">
        <w:t xml:space="preserve"> than </w:t>
      </w:r>
      <w:r>
        <w:t xml:space="preserve">7 </w:t>
      </w:r>
      <w:r w:rsidRPr="00CD15B4">
        <w:t>days generates a STALE_EVENTTIME warning</w:t>
      </w:r>
    </w:p>
    <w:p w:rsidRPr="00CD15B4" w:rsidR="00BE6FAB" w:rsidP="00BE6FAB" w:rsidRDefault="00BE6FAB" w14:paraId="69A2314D" w14:textId="77777777">
      <w:pPr>
        <w:pStyle w:val="ListParagraph"/>
        <w:numPr>
          <w:ilvl w:val="0"/>
          <w:numId w:val="14"/>
        </w:numPr>
      </w:pPr>
      <w:r w:rsidRPr="00434AA7">
        <w:rPr>
          <w:b/>
          <w:bCs/>
        </w:rPr>
        <w:t>eventTimeZoneOffset</w:t>
      </w:r>
      <w:r w:rsidRPr="00CD15B4">
        <w:t xml:space="preserve"> must be stated separately (e.g. +03:00) </w:t>
      </w:r>
      <w:r>
        <w:t>-</w:t>
      </w:r>
      <w:r w:rsidRPr="00CD15B4">
        <w:t xml:space="preserve"> do not embed offset into eventTime</w:t>
      </w:r>
    </w:p>
    <w:p w:rsidRPr="00CD15B4" w:rsidR="00BE6FAB" w:rsidP="00BE6FAB" w:rsidRDefault="00BE6FAB" w14:paraId="0E4A3D8E" w14:textId="77777777">
      <w:pPr>
        <w:pStyle w:val="ListParagraph"/>
        <w:numPr>
          <w:ilvl w:val="0"/>
          <w:numId w:val="14"/>
        </w:numPr>
      </w:pPr>
      <w:r>
        <w:t>All GTINs, SGTINs, SSCCs, GLNs and SGLNs must be pre-registered in the national repository before use - unknown identifiers will be flagged with UNKNOWN_SGTIN / UNKNOWN_SGLN</w:t>
      </w:r>
    </w:p>
    <w:p w:rsidRPr="00CD15B4" w:rsidR="00BE6FAB" w:rsidP="00BE6FAB" w:rsidRDefault="00BE6FAB" w14:paraId="51281740" w14:textId="77777777">
      <w:pPr>
        <w:pStyle w:val="ListParagraph"/>
        <w:numPr>
          <w:ilvl w:val="0"/>
          <w:numId w:val="14"/>
        </w:numPr>
      </w:pPr>
      <w:r w:rsidRPr="00CD15B4">
        <w:t>Events are immutable once accepted </w:t>
      </w:r>
      <w:r>
        <w:t>-</w:t>
      </w:r>
      <w:r w:rsidRPr="00CD15B4">
        <w:t xml:space="preserve"> no modification or deletion is permitted</w:t>
      </w:r>
    </w:p>
    <w:p w:rsidR="00BE6FAB" w:rsidP="00BE6FAB" w:rsidRDefault="00BE6FAB" w14:paraId="0A10C19A" w14:textId="77777777">
      <w:pPr>
        <w:pStyle w:val="ListParagraph"/>
        <w:numPr>
          <w:ilvl w:val="0"/>
          <w:numId w:val="14"/>
        </w:numPr>
      </w:pPr>
      <w:r w:rsidRPr="00CD15B4">
        <w:t>SBDH is required for EPCIS 1.2 XML file-based submissions; it must NOT appear in EPCIS 2.0 JSON-LD</w:t>
      </w:r>
    </w:p>
    <w:p w:rsidR="00242B19" w:rsidP="00242B19" w:rsidRDefault="00242B19" w14:paraId="45BB7490" w14:textId="465C3B9F">
      <w:pPr>
        <w:pStyle w:val="ListParagraph"/>
        <w:numPr>
          <w:ilvl w:val="0"/>
          <w:numId w:val="14"/>
        </w:numPr>
      </w:pPr>
      <w:r>
        <w:t>In EPCIS event payloads, the format for bizStep and disposition depends on the EPCIS version:</w:t>
      </w:r>
    </w:p>
    <w:p w:rsidR="00242B19" w:rsidP="00242B19" w:rsidRDefault="00242B19" w14:paraId="4373948D" w14:textId="63C0616F">
      <w:pPr>
        <w:pStyle w:val="ListParagraph"/>
        <w:numPr>
          <w:ilvl w:val="1"/>
          <w:numId w:val="14"/>
        </w:numPr>
      </w:pPr>
      <w:r>
        <w:t>EPCIS 2.0 (JSON / JSON-LD): must use plain CBV tokens</w:t>
      </w:r>
    </w:p>
    <w:p w:rsidR="00242B19" w:rsidP="00242B19" w:rsidRDefault="00242B19" w14:paraId="4416AFB4" w14:textId="204DCD0E">
      <w:pPr>
        <w:pStyle w:val="ListParagraph"/>
        <w:numPr>
          <w:ilvl w:val="2"/>
          <w:numId w:val="14"/>
        </w:numPr>
      </w:pPr>
      <w:r w:rsidRPr="00242B19">
        <w:rPr>
          <w:u w:val="single"/>
        </w:rPr>
        <w:t>Required</w:t>
      </w:r>
      <w:r>
        <w:t>: shipping, in_transit</w:t>
      </w:r>
    </w:p>
    <w:p w:rsidR="00242B19" w:rsidP="00242B19" w:rsidRDefault="00242B19" w14:paraId="355F54FF" w14:textId="6F6211B2">
      <w:pPr>
        <w:pStyle w:val="ListParagraph"/>
        <w:numPr>
          <w:ilvl w:val="2"/>
          <w:numId w:val="14"/>
        </w:numPr>
      </w:pPr>
      <w:r w:rsidRPr="00242B19">
        <w:rPr>
          <w:u w:val="single"/>
        </w:rPr>
        <w:t>Not allowed</w:t>
      </w:r>
      <w:r>
        <w:t>: urn:epcglobal:cbv:bizstep:shipping, urn:epcglobal:cbv:disp:in_transit</w:t>
      </w:r>
    </w:p>
    <w:p w:rsidR="00242B19" w:rsidP="00242B19" w:rsidRDefault="00242B19" w14:paraId="05F73D59" w14:textId="6F4300A5">
      <w:pPr>
        <w:pStyle w:val="ListParagraph"/>
        <w:numPr>
          <w:ilvl w:val="1"/>
          <w:numId w:val="14"/>
        </w:numPr>
      </w:pPr>
      <w:r>
        <w:t>EPCIS 1.2 (XML): must use short-form URNs</w:t>
      </w:r>
    </w:p>
    <w:p w:rsidR="00242B19" w:rsidP="00242B19" w:rsidRDefault="00242B19" w14:paraId="64A8CBF4" w14:textId="77777777">
      <w:pPr>
        <w:pStyle w:val="ListParagraph"/>
        <w:numPr>
          <w:ilvl w:val="2"/>
          <w:numId w:val="14"/>
        </w:numPr>
      </w:pPr>
      <w:r w:rsidRPr="00242B19">
        <w:rPr>
          <w:u w:val="single"/>
        </w:rPr>
        <w:t>Required:</w:t>
      </w:r>
      <w:r>
        <w:t xml:space="preserve"> urn:epcglobal:cbv:bizstep:shipping, urn:epcglobal:cbv:disp:in_transit</w:t>
      </w:r>
    </w:p>
    <w:p w:rsidRPr="009F4D63" w:rsidR="009F4D63" w:rsidP="00242B19" w:rsidRDefault="009F4D63" w14:paraId="6719FE4C" w14:textId="6362E99B">
      <w:pPr>
        <w:pStyle w:val="ListParagraph"/>
        <w:numPr>
          <w:ilvl w:val="0"/>
          <w:numId w:val="14"/>
        </w:numPr>
      </w:pPr>
      <w:r w:rsidRPr="009F4D63">
        <w:t>All shipping and receiving events must include a transaction reference in bizTransactionList.</w:t>
      </w:r>
      <w:r w:rsidR="00931647">
        <w:t xml:space="preserve"> </w:t>
      </w:r>
      <w:r w:rsidRPr="00931647" w:rsidR="00931647">
        <w:t>Transaction references enable traceability between physical product movements and internal system transactions (e.g., ERP, WMS), which is critical for auditability, reconciliation, and regulatory compliance.</w:t>
      </w:r>
    </w:p>
    <w:p w:rsidRPr="00CD15B4" w:rsidR="0014674B" w:rsidP="003B5712" w:rsidRDefault="0014674B" w14:paraId="390E2E5E" w14:textId="37A8A2ED">
      <w:pPr>
        <w:pStyle w:val="ListParagraph"/>
      </w:pPr>
    </w:p>
    <w:p w:rsidR="00BE6FAB" w:rsidP="00BE6FAB" w:rsidRDefault="00BE6FAB" w14:paraId="3FDFF222" w14:textId="77777777">
      <w:pPr>
        <w:rPr>
          <w:rFonts w:ascii="Aptos" w:hAnsi="Aptos" w:eastAsia="Yu Mincho" w:cs="Arial"/>
          <w:b/>
          <w:bCs/>
          <w:color w:val="000000" w:themeColor="text1"/>
        </w:rPr>
      </w:pPr>
      <w:r w:rsidRPr="09C6533D">
        <w:rPr>
          <w:rFonts w:ascii="Aptos" w:hAnsi="Aptos" w:eastAsia="Yu Mincho" w:cs="Arial"/>
          <w:b/>
          <w:bCs/>
          <w:color w:val="000000" w:themeColor="text1"/>
        </w:rPr>
        <w:t>Parameters for Sending Events</w:t>
      </w:r>
    </w:p>
    <w:p w:rsidR="00BE6FAB" w:rsidP="00BE6FAB" w:rsidRDefault="00BE6FAB" w14:paraId="0D58DD3E" w14:textId="77777777">
      <w:pPr>
        <w:pStyle w:val="ListParagraph"/>
        <w:numPr>
          <w:ilvl w:val="0"/>
          <w:numId w:val="14"/>
        </w:numPr>
      </w:pPr>
      <w:r w:rsidRPr="09C6533D">
        <w:rPr>
          <w:rFonts w:ascii="Aptos" w:hAnsi="Aptos" w:eastAsia="Yu Mincho" w:cs="Arial"/>
        </w:rPr>
        <w:t xml:space="preserve">File Size - </w:t>
      </w:r>
      <w:r>
        <w:t>1MB synchronously – dispense events, 10 MB asynchronously – all other events</w:t>
      </w:r>
    </w:p>
    <w:p w:rsidR="00BE6FAB" w:rsidP="00BE6FAB" w:rsidRDefault="00BE6FAB" w14:paraId="252C53AA" w14:textId="77777777">
      <w:pPr>
        <w:pStyle w:val="ListParagraph"/>
        <w:numPr>
          <w:ilvl w:val="0"/>
          <w:numId w:val="14"/>
        </w:numPr>
        <w:rPr>
          <w:rFonts w:ascii="Aptos" w:hAnsi="Aptos" w:eastAsia="Yu Mincho" w:cs="Arial"/>
        </w:rPr>
      </w:pPr>
      <w:r w:rsidRPr="09C6533D">
        <w:rPr>
          <w:rFonts w:ascii="Aptos" w:hAnsi="Aptos" w:eastAsia="Yu Mincho" w:cs="Arial"/>
        </w:rPr>
        <w:t>Max serial numbers (</w:t>
      </w:r>
      <w:r w:rsidRPr="09C6533D">
        <w:t>epcList/childEPCs)</w:t>
      </w:r>
      <w:r w:rsidRPr="09C6533D">
        <w:rPr>
          <w:rFonts w:ascii="Aptos" w:hAnsi="Aptos" w:eastAsia="Yu Mincho" w:cs="Arial"/>
        </w:rPr>
        <w:t xml:space="preserve"> in an event message 50000</w:t>
      </w:r>
    </w:p>
    <w:p w:rsidR="00BE6FAB" w:rsidP="00BE6FAB" w:rsidRDefault="00BE6FAB" w14:paraId="309266D1" w14:textId="77777777">
      <w:pPr>
        <w:pStyle w:val="ListParagraph"/>
        <w:numPr>
          <w:ilvl w:val="0"/>
          <w:numId w:val="14"/>
        </w:numPr>
        <w:rPr>
          <w:rFonts w:ascii="Aptos" w:hAnsi="Aptos" w:eastAsia="Yu Mincho" w:cs="Arial"/>
        </w:rPr>
      </w:pPr>
      <w:r w:rsidRPr="09C6533D">
        <w:rPr>
          <w:rFonts w:ascii="Aptos" w:hAnsi="Aptos" w:eastAsia="Yu Mincho" w:cs="Arial"/>
        </w:rPr>
        <w:t>Max level of hierarchy 3</w:t>
      </w:r>
    </w:p>
    <w:p w:rsidRPr="00CD15B4" w:rsidR="00BE6FAB" w:rsidP="00BE6FAB" w:rsidRDefault="00BE6FAB" w14:paraId="7B7F3365" w14:textId="77777777">
      <w:pPr>
        <w:pStyle w:val="ListParagraph"/>
        <w:numPr>
          <w:ilvl w:val="0"/>
          <w:numId w:val="14"/>
        </w:numPr>
      </w:pPr>
      <w:r w:rsidRPr="00CD15B4">
        <w:t xml:space="preserve">Every event must declare bizLocation. While readPoint is optional by GS1 schema, bizLocation is operationally mandatory on this platform for all events since it anchors the regulatory jurisdiction. </w:t>
      </w:r>
    </w:p>
    <w:p w:rsidR="00BE6FAB" w:rsidP="00BE6FAB" w:rsidRDefault="00BE6FAB" w14:paraId="59E390DE" w14:textId="77777777">
      <w:pPr>
        <w:pStyle w:val="ListParagraph"/>
        <w:numPr>
          <w:ilvl w:val="0"/>
          <w:numId w:val="14"/>
        </w:numPr>
      </w:pPr>
      <w:r w:rsidRPr="00CD15B4">
        <w:t xml:space="preserve">readPoint and bizLocation are allowed to differ </w:t>
      </w:r>
      <w:r>
        <w:t>-</w:t>
      </w:r>
      <w:r w:rsidRPr="00CD15B4">
        <w:t xml:space="preserve"> readPoint is the scan point (sublocation SGLN), bizLocation is the facility-level GLN. </w:t>
      </w:r>
      <w:r w:rsidRPr="00CD15B4">
        <w:rPr>
          <w:rFonts w:ascii="Arial" w:hAnsi="Arial" w:cs="Arial"/>
        </w:rPr>
        <w:t>​</w:t>
      </w:r>
    </w:p>
    <w:p w:rsidR="00BE6FAB" w:rsidP="00BE6FAB" w:rsidRDefault="00BE6FAB" w14:paraId="0A397323" w14:textId="77777777">
      <w:pPr>
        <w:pStyle w:val="Heading2"/>
      </w:pPr>
      <w:bookmarkStart w:name="_Toc229417819" w:id="25"/>
      <w:r>
        <w:t>3.1 Manufacturer Events</w:t>
      </w:r>
      <w:bookmarkEnd w:id="25"/>
    </w:p>
    <w:p w:rsidR="00BE6FAB" w:rsidP="00BE6FAB" w:rsidRDefault="1B069380" w14:paraId="5902BB10" w14:textId="053D1127">
      <w:pPr>
        <w:pStyle w:val="Heading3"/>
      </w:pPr>
      <w:bookmarkStart w:name="_Toc229417820" w:id="26"/>
      <w:r>
        <w:t>3.1.1 Commissioning (ObjectEvent)</w:t>
      </w:r>
      <w:bookmarkEnd w:id="26"/>
    </w:p>
    <w:p w:rsidR="00BE6FAB" w:rsidP="00BE6FAB" w:rsidRDefault="00BE6FAB" w14:paraId="58CF3B3D" w14:textId="77777777">
      <w:r w:rsidRPr="0E680CB1">
        <w:rPr>
          <w:b/>
          <w:bCs/>
        </w:rPr>
        <w:t xml:space="preserve">Purpose: </w:t>
      </w:r>
      <w:r w:rsidRPr="0E680CB1">
        <w:t>Assign unique serial number to individual product unit.</w:t>
      </w:r>
    </w:p>
    <w:p w:rsidR="00BE6FAB" w:rsidP="00BE6FAB" w:rsidRDefault="00BE6FAB" w14:paraId="2120789E" w14:textId="77777777">
      <w:r w:rsidRPr="0E680CB1">
        <w:rPr>
          <w:b/>
          <w:bCs/>
        </w:rPr>
        <w:t>Mandatory Fields:</w:t>
      </w:r>
      <w:r w:rsidRPr="00765DB9">
        <w:t xml:space="preserve"> eventID, </w:t>
      </w:r>
      <w:r w:rsidRPr="0E680CB1">
        <w:t>eventTime, eventTimeZoneOffset, epcList, action (ADD), bizStep, readPoint</w:t>
      </w:r>
      <w:r>
        <w:t xml:space="preserve">, </w:t>
      </w:r>
      <w:r w:rsidRPr="00CD15B4">
        <w:t>bizLocation</w:t>
      </w:r>
    </w:p>
    <w:p w:rsidR="00BE6FAB" w:rsidP="00BE6FAB" w:rsidRDefault="00BE6FAB" w14:paraId="75BFF6A0" w14:textId="77777777">
      <w:r>
        <w:rPr>
          <w:b/>
        </w:rPr>
        <w:t>Rules:</w:t>
      </w:r>
    </w:p>
    <w:p w:rsidR="00BE6FAB" w:rsidP="00BE6FAB" w:rsidRDefault="00BE6FAB" w14:paraId="60653EED" w14:textId="77777777">
      <w:pPr>
        <w:numPr>
          <w:ilvl w:val="0"/>
          <w:numId w:val="11"/>
        </w:numPr>
        <w:spacing w:after="160"/>
      </w:pPr>
      <w:r w:rsidRPr="0E680CB1">
        <w:t>Every SGTIN commissioning event must include ILMD extension with lot number and expiration date</w:t>
      </w:r>
    </w:p>
    <w:p w:rsidR="00BE6FAB" w:rsidP="00BE6FAB" w:rsidRDefault="00BE6FAB" w14:paraId="272BEC08" w14:textId="77777777">
      <w:pPr>
        <w:numPr>
          <w:ilvl w:val="0"/>
          <w:numId w:val="11"/>
        </w:numPr>
        <w:spacing w:after="160"/>
      </w:pPr>
      <w:r w:rsidRPr="0E680CB1">
        <w:t>One lot per commissioning event - mixed lots require multiple events</w:t>
      </w:r>
    </w:p>
    <w:p w:rsidR="00BE6FAB" w:rsidP="00BE6FAB" w:rsidRDefault="00BE6FAB" w14:paraId="5B0AB1E4" w14:textId="77777777">
      <w:pPr>
        <w:numPr>
          <w:ilvl w:val="0"/>
          <w:numId w:val="11"/>
        </w:numPr>
        <w:spacing w:after="160"/>
      </w:pPr>
      <w:r>
        <w:t>action must be ADD</w:t>
      </w:r>
    </w:p>
    <w:p w:rsidR="00BE6FAB" w:rsidP="00BE6FAB" w:rsidRDefault="34430E15" w14:paraId="44576081" w14:textId="12BB0132">
      <w:pPr>
        <w:numPr>
          <w:ilvl w:val="0"/>
          <w:numId w:val="11"/>
        </w:numPr>
        <w:spacing w:after="160"/>
      </w:pPr>
      <w:r>
        <w:t>bizStep must be urn:epcglobal:cbv:bizstep:commissioning</w:t>
      </w:r>
      <w:r w:rsidR="3DA70C45">
        <w:t xml:space="preserve"> </w:t>
      </w:r>
      <w:r w:rsidR="79168C7E">
        <w:t>(for XML 1.2)</w:t>
      </w:r>
      <w:r w:rsidR="3DA70C45">
        <w:t xml:space="preserve"> or</w:t>
      </w:r>
      <w:r w:rsidR="3EE2F3C0">
        <w:t xml:space="preserve"> commissioning </w:t>
      </w:r>
      <w:r w:rsidR="3F96CF1A">
        <w:t>(for JSON -LD 2.0)</w:t>
      </w:r>
    </w:p>
    <w:p w:rsidR="00BE6FAB" w:rsidP="00BE6FAB" w:rsidRDefault="00BE6FAB" w14:paraId="671E052F" w14:textId="77777777">
      <w:pPr>
        <w:pStyle w:val="ListParagraph"/>
        <w:numPr>
          <w:ilvl w:val="0"/>
          <w:numId w:val="11"/>
        </w:numPr>
      </w:pPr>
      <w:r w:rsidRPr="003757BA">
        <w:t xml:space="preserve">cbvmda:countryOfOrigin must be included in ILMD for all foreign MAH products </w:t>
      </w:r>
      <w:r>
        <w:t>-</w:t>
      </w:r>
      <w:r w:rsidRPr="003757BA">
        <w:t xml:space="preserve"> the PPB requires origin declaration at commissioning</w:t>
      </w:r>
    </w:p>
    <w:p w:rsidR="00BE6FAB" w:rsidP="00BE6FAB" w:rsidRDefault="00BE6FAB" w14:paraId="05B9D17E" w14:textId="77777777">
      <w:pPr>
        <w:numPr>
          <w:ilvl w:val="0"/>
          <w:numId w:val="11"/>
        </w:numPr>
      </w:pPr>
      <w:r>
        <w:t>For goods entering Kenya from a foreign MAH, the sourceList must include the foreign MAH's GLN bizlocation</w:t>
      </w:r>
    </w:p>
    <w:p w:rsidR="00BE6FAB" w:rsidP="00BE6FAB" w:rsidRDefault="00BE6FAB" w14:paraId="44A67416" w14:textId="77777777">
      <w:pPr>
        <w:pStyle w:val="Heading4"/>
      </w:pPr>
      <w:r w:rsidRPr="0886C70B">
        <w:t xml:space="preserve">3.1.1.1 Lot Integrity Rule </w:t>
      </w:r>
    </w:p>
    <w:p w:rsidR="00BE6FAB" w:rsidP="00BE6FAB" w:rsidRDefault="00BE6FAB" w14:paraId="40C05B5D" w14:textId="77777777">
      <w:pPr>
        <w:spacing w:before="240" w:after="240"/>
      </w:pPr>
      <w:r w:rsidRPr="0886C70B">
        <w:rPr>
          <w:rFonts w:ascii="Aptos" w:hAnsi="Aptos" w:eastAsia="Aptos" w:cs="Aptos"/>
          <w:b/>
          <w:bCs/>
        </w:rPr>
        <w:t>Rule:</w:t>
      </w:r>
      <w:r w:rsidRPr="0886C70B">
        <w:rPr>
          <w:rFonts w:ascii="Aptos" w:hAnsi="Aptos" w:eastAsia="Aptos" w:cs="Aptos"/>
        </w:rPr>
        <w:t xml:space="preserve"> Each Commissioning ObjectEvent must contain SGTINs belonging to a </w:t>
      </w:r>
      <w:r w:rsidRPr="0886C70B">
        <w:rPr>
          <w:rFonts w:ascii="Aptos" w:hAnsi="Aptos" w:eastAsia="Aptos" w:cs="Aptos"/>
          <w:b/>
          <w:bCs/>
        </w:rPr>
        <w:t>single Lot/Batch number</w:t>
      </w:r>
      <w:r w:rsidRPr="0886C70B">
        <w:rPr>
          <w:rFonts w:ascii="Aptos" w:hAnsi="Aptos" w:eastAsia="Aptos" w:cs="Aptos"/>
        </w:rPr>
        <w:t>.</w:t>
      </w:r>
    </w:p>
    <w:p w:rsidR="00BE6FAB" w:rsidP="00BE6FAB" w:rsidRDefault="00BE6FAB" w14:paraId="2E7DE3CA" w14:textId="77777777">
      <w:pPr>
        <w:pStyle w:val="ListParagraph"/>
        <w:numPr>
          <w:ilvl w:val="0"/>
          <w:numId w:val="27"/>
        </w:numPr>
        <w:spacing w:before="240" w:after="240"/>
        <w:rPr>
          <w:rFonts w:ascii="Aptos" w:hAnsi="Aptos" w:eastAsia="Aptos" w:cs="Aptos"/>
        </w:rPr>
      </w:pPr>
      <w:r w:rsidRPr="0886C70B">
        <w:rPr>
          <w:rFonts w:ascii="Aptos" w:hAnsi="Aptos" w:eastAsia="Aptos" w:cs="Aptos"/>
          <w:b/>
          <w:bCs/>
        </w:rPr>
        <w:t>Rationale:</w:t>
      </w:r>
      <w:r w:rsidRPr="0886C70B">
        <w:rPr>
          <w:rFonts w:ascii="Aptos" w:hAnsi="Aptos" w:eastAsia="Aptos" w:cs="Aptos"/>
        </w:rPr>
        <w:t xml:space="preserve"> EPCIS 1.2 and 2.0 associate Instance-Level Master Data (ILMD)—such as lotNumber and itemExpirationDate—with the entire event. Including multiple lots in a single event would result in all serials being incorrectly mapped to the same lot in the national registry, breaking traceability.</w:t>
      </w:r>
    </w:p>
    <w:p w:rsidR="00BE6FAB" w:rsidP="00BE6FAB" w:rsidRDefault="00BE6FAB" w14:paraId="2E989087" w14:textId="77777777">
      <w:pPr>
        <w:pStyle w:val="ListParagraph"/>
        <w:numPr>
          <w:ilvl w:val="0"/>
          <w:numId w:val="27"/>
        </w:numPr>
        <w:spacing w:before="240" w:after="240"/>
        <w:rPr>
          <w:rFonts w:ascii="Aptos" w:hAnsi="Aptos" w:eastAsia="Aptos" w:cs="Aptos"/>
        </w:rPr>
      </w:pPr>
      <w:r w:rsidRPr="0886C70B">
        <w:rPr>
          <w:rFonts w:ascii="Aptos" w:hAnsi="Aptos" w:eastAsia="Aptos" w:cs="Aptos"/>
          <w:b/>
          <w:bCs/>
        </w:rPr>
        <w:t>Alternative Strategy (Multi-Lot Batching):</w:t>
      </w:r>
      <w:r w:rsidRPr="0886C70B">
        <w:rPr>
          <w:rFonts w:ascii="Aptos" w:hAnsi="Aptos" w:eastAsia="Aptos" w:cs="Aptos"/>
        </w:rPr>
        <w:t xml:space="preserve"> If a production run involves multiple lots, the participant must submit separate EPCIS documents (or separate events within the same document), each containing only the SGTINs for a specific lot.</w:t>
      </w:r>
    </w:p>
    <w:p w:rsidR="00BE6FAB" w:rsidP="00BE6FAB" w:rsidRDefault="00BE6FAB" w14:paraId="2DED6436" w14:textId="77777777"/>
    <w:p w:rsidR="00BE6FAB" w:rsidP="00BE6FAB" w:rsidRDefault="00BE6FAB" w14:paraId="072A24F1" w14:textId="77777777">
      <w:pPr>
        <w:pStyle w:val="Heading4"/>
      </w:pPr>
      <w:r>
        <w:t>EPCIS 1.2 XML</w:t>
      </w:r>
    </w:p>
    <w:p w:rsidR="00BE6FAB" w:rsidP="00BE6FAB" w:rsidRDefault="00BE6FAB" w14:paraId="76D7E34D" w14:textId="77777777">
      <w:pPr>
        <w:pBdr>
          <w:top w:val="single" w:color="BBDEFB" w:sz="4" w:space="0"/>
        </w:pBdr>
        <w:shd w:val="clear" w:color="auto" w:fill="F5F5F5"/>
        <w:spacing w:before="120" w:after="0"/>
      </w:pPr>
    </w:p>
    <w:p w:rsidR="00BE6FAB" w:rsidP="00BE6FAB" w:rsidRDefault="00BE6FAB" w14:paraId="5337F230" w14:textId="77777777">
      <w:pPr>
        <w:pStyle w:val="Code0"/>
        <w:spacing w:before="0" w:after="0"/>
      </w:pPr>
      <w:r>
        <w:t>&lt;?xml version="1.0" encoding="UTF-8"?&gt;</w:t>
      </w:r>
    </w:p>
    <w:p w:rsidR="00BE6FAB" w:rsidP="00BE6FAB" w:rsidRDefault="00BE6FAB" w14:paraId="245306F6" w14:textId="77777777">
      <w:pPr>
        <w:pStyle w:val="Code0"/>
        <w:spacing w:before="0" w:after="0"/>
      </w:pPr>
      <w:r>
        <w:t xml:space="preserve">&lt;epcis:EPCISDocument </w:t>
      </w:r>
    </w:p>
    <w:p w:rsidR="00BE6FAB" w:rsidP="00BE6FAB" w:rsidRDefault="00BE6FAB" w14:paraId="203ED7F2" w14:textId="77777777">
      <w:pPr>
        <w:pStyle w:val="Code0"/>
        <w:spacing w:before="0" w:after="0"/>
      </w:pPr>
      <w:r>
        <w:t xml:space="preserve">    xmlns:epcis="urn:epcglobal:epcis:xsd:1" </w:t>
      </w:r>
    </w:p>
    <w:p w:rsidR="00BE6FAB" w:rsidP="00BE6FAB" w:rsidRDefault="00BE6FAB" w14:paraId="25EF2AD1" w14:textId="77777777">
      <w:pPr>
        <w:pStyle w:val="Code0"/>
        <w:spacing w:before="0" w:after="0"/>
      </w:pPr>
      <w:r>
        <w:t xml:space="preserve">    xmlns:cbvmda="urn:epcglobal:cbv:mda"</w:t>
      </w:r>
    </w:p>
    <w:p w:rsidR="00BE6FAB" w:rsidP="00BE6FAB" w:rsidRDefault="00BE6FAB" w14:paraId="634A6DD7" w14:textId="77777777">
      <w:pPr>
        <w:pStyle w:val="Code0"/>
        <w:spacing w:before="0" w:after="0"/>
      </w:pPr>
      <w:r>
        <w:t xml:space="preserve">    schemaVersion="1.2" </w:t>
      </w:r>
    </w:p>
    <w:p w:rsidR="00BE6FAB" w:rsidP="00BE6FAB" w:rsidRDefault="00BE6FAB" w14:paraId="3964A9BF" w14:textId="77777777">
      <w:pPr>
        <w:pStyle w:val="Code0"/>
        <w:spacing w:before="0" w:after="0"/>
      </w:pPr>
      <w:r>
        <w:t xml:space="preserve">    creationDate="2026-02-28T08:00:00.000Z"&gt;</w:t>
      </w:r>
    </w:p>
    <w:p w:rsidR="00BE6FAB" w:rsidP="00BE6FAB" w:rsidRDefault="00BE6FAB" w14:paraId="65D0D9A7" w14:textId="77777777">
      <w:pPr>
        <w:pStyle w:val="Code0"/>
        <w:spacing w:before="0" w:after="0"/>
      </w:pPr>
      <w:r>
        <w:t xml:space="preserve">  &lt;EPCISBody&gt;</w:t>
      </w:r>
    </w:p>
    <w:p w:rsidR="00BE6FAB" w:rsidP="00BE6FAB" w:rsidRDefault="00BE6FAB" w14:paraId="183AD0A2" w14:textId="77777777">
      <w:pPr>
        <w:pStyle w:val="Code0"/>
        <w:spacing w:before="0" w:after="0"/>
      </w:pPr>
      <w:r>
        <w:t xml:space="preserve">    &lt;EventList&gt;</w:t>
      </w:r>
    </w:p>
    <w:p w:rsidR="00BE6FAB" w:rsidP="00BE6FAB" w:rsidRDefault="00BE6FAB" w14:paraId="23629F16" w14:textId="77777777">
      <w:pPr>
        <w:pStyle w:val="Code0"/>
        <w:spacing w:before="0" w:after="0"/>
      </w:pPr>
      <w:r>
        <w:t xml:space="preserve">      &lt;ObjectEvent&gt;</w:t>
      </w:r>
    </w:p>
    <w:p w:rsidR="00BE6FAB" w:rsidP="00BE6FAB" w:rsidRDefault="00BE6FAB" w14:paraId="197DC65E" w14:textId="77777777">
      <w:pPr>
        <w:pStyle w:val="Code0"/>
        <w:spacing w:before="0" w:after="0"/>
      </w:pPr>
      <w:r>
        <w:t xml:space="preserve">        &lt;eventID&gt;urn:uuid:a1b2c3d4-e5f6-47a8-b9c0-d1e2f3a4b5c6&lt;/eventID&gt;</w:t>
      </w:r>
    </w:p>
    <w:p w:rsidR="00BE6FAB" w:rsidP="00BE6FAB" w:rsidRDefault="00BE6FAB" w14:paraId="092FC08B" w14:textId="77777777">
      <w:pPr>
        <w:pStyle w:val="Code0"/>
        <w:spacing w:before="0" w:after="0"/>
      </w:pPr>
      <w:r>
        <w:t xml:space="preserve">        &lt;eventTime&gt;2026-02-28T07:55:00.000Z&lt;/eventTime&gt;</w:t>
      </w:r>
    </w:p>
    <w:p w:rsidR="00BE6FAB" w:rsidP="00BE6FAB" w:rsidRDefault="00BE6FAB" w14:paraId="07FA5769" w14:textId="77777777">
      <w:pPr>
        <w:pStyle w:val="Code0"/>
        <w:spacing w:before="0" w:after="0"/>
      </w:pPr>
      <w:r>
        <w:t xml:space="preserve">        &lt;eventTimeZoneOffset&gt;+03:00&lt;/eventTimeZoneOffset&gt;</w:t>
      </w:r>
    </w:p>
    <w:p w:rsidR="00BE6FAB" w:rsidP="00BE6FAB" w:rsidRDefault="00BE6FAB" w14:paraId="29F8127D" w14:textId="77777777">
      <w:pPr>
        <w:pStyle w:val="Code0"/>
        <w:spacing w:before="0" w:after="0"/>
      </w:pPr>
      <w:r>
        <w:t xml:space="preserve">        &lt;epcList&gt;</w:t>
      </w:r>
    </w:p>
    <w:p w:rsidR="00BE6FAB" w:rsidP="00BE6FAB" w:rsidRDefault="00BE6FAB" w14:paraId="2CEA19DB" w14:textId="77777777">
      <w:pPr>
        <w:pStyle w:val="Code0"/>
        <w:spacing w:before="0" w:after="0"/>
      </w:pPr>
      <w:r>
        <w:t xml:space="preserve">          &lt;epc&gt;urn:epc:id:sgtin:0614141.107346.1001&lt;/epc&gt;</w:t>
      </w:r>
    </w:p>
    <w:p w:rsidR="00BE6FAB" w:rsidP="00BE6FAB" w:rsidRDefault="00BE6FAB" w14:paraId="2BEEB53C" w14:textId="77777777">
      <w:pPr>
        <w:pStyle w:val="Code0"/>
        <w:spacing w:before="0" w:after="0"/>
      </w:pPr>
      <w:r>
        <w:t xml:space="preserve">          &lt;epc&gt;urn:epc:id:sgtin:0614141.107346.1002&lt;/epc&gt;</w:t>
      </w:r>
    </w:p>
    <w:p w:rsidR="00BE6FAB" w:rsidP="00BE6FAB" w:rsidRDefault="00BE6FAB" w14:paraId="7FAB8DFE" w14:textId="77777777">
      <w:pPr>
        <w:pStyle w:val="Code0"/>
        <w:spacing w:before="0" w:after="0"/>
      </w:pPr>
      <w:r>
        <w:t xml:space="preserve">        &lt;/epcList&gt;</w:t>
      </w:r>
    </w:p>
    <w:p w:rsidR="00BE6FAB" w:rsidP="00BE6FAB" w:rsidRDefault="00BE6FAB" w14:paraId="73734940" w14:textId="77777777">
      <w:pPr>
        <w:pStyle w:val="Code0"/>
        <w:spacing w:before="0" w:after="0"/>
      </w:pPr>
      <w:r>
        <w:t xml:space="preserve">        &lt;action&gt;ADD&lt;/action&gt;</w:t>
      </w:r>
    </w:p>
    <w:p w:rsidR="00BE6FAB" w:rsidP="00BE6FAB" w:rsidRDefault="00BE6FAB" w14:paraId="28CDFF62" w14:textId="77777777">
      <w:pPr>
        <w:pStyle w:val="Code0"/>
        <w:spacing w:before="0" w:after="0"/>
      </w:pPr>
      <w:r>
        <w:t xml:space="preserve">        &lt;bizStep&gt;urn:epcglobal:cbv:bizstep:commissioning&lt;/bizStep&gt;</w:t>
      </w:r>
    </w:p>
    <w:p w:rsidR="00BE6FAB" w:rsidP="00BE6FAB" w:rsidRDefault="00BE6FAB" w14:paraId="01CB1212" w14:textId="77777777">
      <w:pPr>
        <w:pStyle w:val="Code0"/>
        <w:spacing w:before="0" w:after="0"/>
      </w:pPr>
      <w:r>
        <w:t xml:space="preserve">        &lt;disposition&gt;urn:epcglobal:cbv:disp:active&lt;/disposition&gt;</w:t>
      </w:r>
    </w:p>
    <w:p w:rsidR="00BE6FAB" w:rsidP="00BE6FAB" w:rsidRDefault="00BE6FAB" w14:paraId="6680EA3E" w14:textId="77777777">
      <w:pPr>
        <w:pStyle w:val="Code0"/>
        <w:spacing w:before="0" w:after="0"/>
      </w:pPr>
      <w:r>
        <w:t xml:space="preserve">        &lt;readPoint&gt;&lt;id&gt;urn:epc:id:sgln:0614141.00001.400&lt;/id&gt;&lt;/readPoint&gt;</w:t>
      </w:r>
    </w:p>
    <w:p w:rsidR="00BE6FAB" w:rsidP="00BE6FAB" w:rsidRDefault="00BE6FAB" w14:paraId="7AA74515" w14:textId="77777777">
      <w:pPr>
        <w:pStyle w:val="Code0"/>
        <w:spacing w:before="0" w:after="0"/>
      </w:pPr>
      <w:r>
        <w:t xml:space="preserve">        &lt;bizLocation&gt;&lt;id&gt;urn:epc:id:sgln:0614141.00001.0&lt;/id&gt;&lt;/bizLocation&gt;</w:t>
      </w:r>
    </w:p>
    <w:p w:rsidR="00BE6FAB" w:rsidP="00BE6FAB" w:rsidRDefault="00BE6FAB" w14:paraId="7E12316F" w14:textId="77777777">
      <w:pPr>
        <w:pStyle w:val="Code0"/>
        <w:spacing w:before="0" w:after="0"/>
      </w:pPr>
      <w:r>
        <w:t xml:space="preserve">        &lt;extension&gt;</w:t>
      </w:r>
    </w:p>
    <w:p w:rsidR="00BE6FAB" w:rsidP="00BE6FAB" w:rsidRDefault="00BE6FAB" w14:paraId="1AFF6471" w14:textId="77777777">
      <w:pPr>
        <w:pStyle w:val="Code0"/>
        <w:spacing w:before="0" w:after="0"/>
      </w:pPr>
      <w:r>
        <w:t xml:space="preserve">          &lt;ilmd&gt;</w:t>
      </w:r>
    </w:p>
    <w:p w:rsidR="00BE6FAB" w:rsidP="00BE6FAB" w:rsidRDefault="00BE6FAB" w14:paraId="52BCF2EE" w14:textId="77777777">
      <w:pPr>
        <w:pStyle w:val="Code0"/>
        <w:spacing w:before="0" w:after="0"/>
      </w:pPr>
      <w:r>
        <w:t xml:space="preserve">            &lt;cbvmda:lotNumber&gt;LOT12345&lt;/cbvmda:lotNumber&gt;</w:t>
      </w:r>
    </w:p>
    <w:p w:rsidR="00BE6FAB" w:rsidP="00BE6FAB" w:rsidRDefault="00BE6FAB" w14:paraId="35C070EC" w14:textId="77777777">
      <w:pPr>
        <w:pStyle w:val="Code0"/>
        <w:spacing w:before="0" w:after="0"/>
      </w:pPr>
      <w:r>
        <w:t xml:space="preserve">            &lt;cbvmda:itemExpirationDate&gt;2027-12-31&lt;/cbvmda:itemExpirationDate&gt;</w:t>
      </w:r>
    </w:p>
    <w:p w:rsidR="00BE6FAB" w:rsidP="00BE6FAB" w:rsidRDefault="00BE6FAB" w14:paraId="32B8ED1F" w14:textId="77777777">
      <w:pPr>
        <w:pStyle w:val="Code0"/>
        <w:spacing w:before="0" w:after="0"/>
      </w:pPr>
      <w:r>
        <w:t xml:space="preserve">          &lt;/ilmd&gt;</w:t>
      </w:r>
    </w:p>
    <w:p w:rsidR="00BE6FAB" w:rsidP="00BE6FAB" w:rsidRDefault="00BE6FAB" w14:paraId="7B6D7A80" w14:textId="77777777">
      <w:pPr>
        <w:pStyle w:val="Code0"/>
        <w:spacing w:before="0" w:after="0"/>
      </w:pPr>
      <w:r>
        <w:t xml:space="preserve">        &lt;/extension&gt;</w:t>
      </w:r>
    </w:p>
    <w:p w:rsidR="00BE6FAB" w:rsidP="00BE6FAB" w:rsidRDefault="00BE6FAB" w14:paraId="32018234" w14:textId="77777777">
      <w:pPr>
        <w:pStyle w:val="Code0"/>
        <w:spacing w:before="0" w:after="0"/>
      </w:pPr>
      <w:r>
        <w:t xml:space="preserve">      &lt;/ObjectEvent&gt;</w:t>
      </w:r>
    </w:p>
    <w:p w:rsidR="00BE6FAB" w:rsidP="00BE6FAB" w:rsidRDefault="00BE6FAB" w14:paraId="7EECC88C" w14:textId="77777777">
      <w:pPr>
        <w:pStyle w:val="Code0"/>
        <w:spacing w:before="0" w:after="0"/>
      </w:pPr>
      <w:r>
        <w:t xml:space="preserve">    &lt;/EventList&gt;</w:t>
      </w:r>
    </w:p>
    <w:p w:rsidR="00BE6FAB" w:rsidP="00BE6FAB" w:rsidRDefault="00BE6FAB" w14:paraId="5CD6A3E2" w14:textId="77777777">
      <w:pPr>
        <w:pStyle w:val="Code0"/>
        <w:spacing w:before="0" w:after="0"/>
      </w:pPr>
      <w:r>
        <w:t xml:space="preserve">  &lt;/EPCISBody&gt;</w:t>
      </w:r>
    </w:p>
    <w:p w:rsidR="00BE6FAB" w:rsidP="00BE6FAB" w:rsidRDefault="00BE6FAB" w14:paraId="315A0D36" w14:textId="77777777">
      <w:pPr>
        <w:pStyle w:val="Code0"/>
        <w:spacing w:before="0" w:after="0"/>
      </w:pPr>
      <w:r>
        <w:t>&lt;/epcis:EPCISDocument&gt;</w:t>
      </w:r>
    </w:p>
    <w:p w:rsidR="00BE6FAB" w:rsidP="00BE6FAB" w:rsidRDefault="00BE6FAB" w14:paraId="66B9B0F9" w14:textId="77777777">
      <w:pPr>
        <w:pBdr>
          <w:bottom w:val="single" w:color="BBDEFB" w:sz="4" w:space="0"/>
        </w:pBdr>
        <w:shd w:val="clear" w:color="auto" w:fill="F5F5F5"/>
      </w:pPr>
    </w:p>
    <w:p w:rsidR="00BE6FAB" w:rsidP="00BE6FAB" w:rsidRDefault="00BE6FAB" w14:paraId="7CC730EC" w14:textId="77777777">
      <w:pPr>
        <w:pStyle w:val="Heading4"/>
      </w:pPr>
      <w:r w:rsidRPr="2E90107D">
        <w:t xml:space="preserve">EPCIS </w:t>
      </w:r>
      <w:r>
        <w:t>2.0</w:t>
      </w:r>
      <w:r w:rsidRPr="2E90107D">
        <w:t xml:space="preserve"> JSON-LD</w:t>
      </w:r>
    </w:p>
    <w:p w:rsidR="00BE6FAB" w:rsidP="00BE6FAB" w:rsidRDefault="00BE6FAB" w14:paraId="00ACC03B" w14:textId="77777777">
      <w:pPr>
        <w:pBdr>
          <w:top w:val="single" w:color="BBDEFB" w:sz="4" w:space="0"/>
        </w:pBdr>
        <w:shd w:val="clear" w:color="auto" w:fill="F5F5F5"/>
        <w:spacing w:before="120" w:after="0"/>
        <w:rPr>
          <w:rFonts w:ascii="Aptos" w:hAnsi="Aptos" w:eastAsia="Aptos" w:cs="Aptos"/>
          <w:color w:val="000000" w:themeColor="text1"/>
        </w:rPr>
      </w:pPr>
    </w:p>
    <w:p w:rsidR="00BE6FAB" w:rsidP="00BE6FAB" w:rsidRDefault="00BE6FAB" w14:paraId="7E573986" w14:textId="77777777">
      <w:pPr>
        <w:pStyle w:val="Code0"/>
        <w:spacing w:before="0" w:after="0"/>
        <w:rPr>
          <w:rFonts w:eastAsia="Consolas" w:cs="Consolas"/>
        </w:rPr>
      </w:pPr>
      <w:r>
        <w:t>{</w:t>
      </w:r>
    </w:p>
    <w:p w:rsidR="00BE6FAB" w:rsidP="00BE6FAB" w:rsidRDefault="00BE6FAB" w14:paraId="7346BC51" w14:textId="77777777">
      <w:pPr>
        <w:pStyle w:val="Code0"/>
        <w:spacing w:before="0" w:after="0"/>
      </w:pPr>
      <w:r>
        <w:t xml:space="preserve">  "@context": [</w:t>
      </w:r>
    </w:p>
    <w:p w:rsidR="00BE6FAB" w:rsidP="00BE6FAB" w:rsidRDefault="00BE6FAB" w14:paraId="7BB377B8" w14:textId="77777777">
      <w:pPr>
        <w:pStyle w:val="Code0"/>
        <w:spacing w:before="0" w:after="0"/>
      </w:pPr>
      <w:r>
        <w:t xml:space="preserve">    "https://ref.gs1.org/standards/epcis/epcis-context.jsonld"</w:t>
      </w:r>
    </w:p>
    <w:p w:rsidR="00BE6FAB" w:rsidP="00BE6FAB" w:rsidRDefault="00BE6FAB" w14:paraId="2F04B745" w14:textId="77777777">
      <w:pPr>
        <w:pStyle w:val="Code0"/>
        <w:spacing w:before="0" w:after="0"/>
      </w:pPr>
      <w:r>
        <w:t xml:space="preserve">  ],</w:t>
      </w:r>
    </w:p>
    <w:p w:rsidR="00BE6FAB" w:rsidP="00BE6FAB" w:rsidRDefault="00BE6FAB" w14:paraId="62F79B6B" w14:textId="77777777">
      <w:pPr>
        <w:pStyle w:val="Code0"/>
        <w:spacing w:before="0" w:after="0"/>
      </w:pPr>
      <w:r>
        <w:t xml:space="preserve">  "type": "EPCISDocument",</w:t>
      </w:r>
    </w:p>
    <w:p w:rsidR="00BE6FAB" w:rsidP="00BE6FAB" w:rsidRDefault="00BE6FAB" w14:paraId="50125167" w14:textId="77777777">
      <w:pPr>
        <w:pStyle w:val="Code0"/>
        <w:spacing w:before="0" w:after="0"/>
      </w:pPr>
      <w:r>
        <w:t xml:space="preserve">  "schemaVersion": "2.0",</w:t>
      </w:r>
    </w:p>
    <w:p w:rsidR="00BE6FAB" w:rsidP="00BE6FAB" w:rsidRDefault="00BE6FAB" w14:paraId="69C9CE15" w14:textId="77777777">
      <w:pPr>
        <w:pStyle w:val="Code0"/>
        <w:spacing w:before="0" w:after="0"/>
      </w:pPr>
      <w:r>
        <w:t xml:space="preserve">  "creationDate": "2026-02-28T08:00:00.000Z",</w:t>
      </w:r>
    </w:p>
    <w:p w:rsidR="00BE6FAB" w:rsidP="00BE6FAB" w:rsidRDefault="00BE6FAB" w14:paraId="7DF3EA85" w14:textId="77777777">
      <w:pPr>
        <w:pStyle w:val="Code0"/>
        <w:spacing w:before="0" w:after="0"/>
      </w:pPr>
      <w:r>
        <w:t xml:space="preserve">  "epcisBody": {</w:t>
      </w:r>
    </w:p>
    <w:p w:rsidR="00BE6FAB" w:rsidP="00BE6FAB" w:rsidRDefault="00BE6FAB" w14:paraId="1178E9EE" w14:textId="77777777">
      <w:pPr>
        <w:pStyle w:val="Code0"/>
        <w:spacing w:before="0" w:after="0"/>
      </w:pPr>
      <w:r>
        <w:t xml:space="preserve">    "eventList": [</w:t>
      </w:r>
    </w:p>
    <w:p w:rsidR="00BE6FAB" w:rsidP="00BE6FAB" w:rsidRDefault="00BE6FAB" w14:paraId="66B2FB71" w14:textId="77777777">
      <w:pPr>
        <w:pStyle w:val="Code0"/>
        <w:spacing w:before="0" w:after="0"/>
      </w:pPr>
      <w:r>
        <w:t xml:space="preserve">      {</w:t>
      </w:r>
    </w:p>
    <w:p w:rsidR="00BE6FAB" w:rsidP="00BE6FAB" w:rsidRDefault="00BE6FAB" w14:paraId="7B650FCA" w14:textId="77777777">
      <w:pPr>
        <w:pStyle w:val="Code0"/>
        <w:spacing w:before="0" w:after="0"/>
      </w:pPr>
      <w:r>
        <w:t xml:space="preserve">        "type": "ObjectEvent",</w:t>
      </w:r>
    </w:p>
    <w:p w:rsidR="00BE6FAB" w:rsidP="00BE6FAB" w:rsidRDefault="00BE6FAB" w14:paraId="6F1BAE3E" w14:textId="77777777">
      <w:pPr>
        <w:pStyle w:val="Code0"/>
        <w:spacing w:before="0" w:after="0"/>
      </w:pPr>
      <w:r>
        <w:t xml:space="preserve">        "eventID": "urn:uuid:6d2b3c4e-5f6a-7b8c-9d0e-1a2b3c4d5e6f",</w:t>
      </w:r>
    </w:p>
    <w:p w:rsidR="00BE6FAB" w:rsidP="00BE6FAB" w:rsidRDefault="00BE6FAB" w14:paraId="13F87617" w14:textId="77777777">
      <w:pPr>
        <w:pStyle w:val="Code0"/>
        <w:spacing w:before="0" w:after="0"/>
      </w:pPr>
      <w:r>
        <w:t xml:space="preserve">        "eventTime": "2026-02-28T07:55:00.000Z",</w:t>
      </w:r>
    </w:p>
    <w:p w:rsidR="00BE6FAB" w:rsidP="00BE6FAB" w:rsidRDefault="00BE6FAB" w14:paraId="3DD703AF" w14:textId="77777777">
      <w:pPr>
        <w:pStyle w:val="Code0"/>
        <w:spacing w:before="0" w:after="0"/>
      </w:pPr>
      <w:r>
        <w:t xml:space="preserve">        "eventTimeZoneOffset": "+03:00",</w:t>
      </w:r>
    </w:p>
    <w:p w:rsidR="00BE6FAB" w:rsidP="00BE6FAB" w:rsidRDefault="00BE6FAB" w14:paraId="7CB5144E" w14:textId="77777777">
      <w:pPr>
        <w:pStyle w:val="Code0"/>
        <w:spacing w:before="0" w:after="0"/>
      </w:pPr>
      <w:r>
        <w:t xml:space="preserve">        "epcList": [</w:t>
      </w:r>
    </w:p>
    <w:p w:rsidR="00BE6FAB" w:rsidP="00BE6FAB" w:rsidRDefault="00BE6FAB" w14:paraId="49D8FC55" w14:textId="77777777">
      <w:pPr>
        <w:pStyle w:val="Code0"/>
        <w:spacing w:before="0" w:after="0"/>
      </w:pPr>
      <w:r>
        <w:t xml:space="preserve">          "urn:epc:id:sgtin:0614141.107346.1001",</w:t>
      </w:r>
    </w:p>
    <w:p w:rsidR="00BE6FAB" w:rsidP="00BE6FAB" w:rsidRDefault="00BE6FAB" w14:paraId="2455166F" w14:textId="77777777">
      <w:pPr>
        <w:pStyle w:val="Code0"/>
        <w:spacing w:before="0" w:after="0"/>
      </w:pPr>
      <w:r>
        <w:t xml:space="preserve">          "urn:epc:id:sgtin:0614141.107346.1002"</w:t>
      </w:r>
    </w:p>
    <w:p w:rsidR="00BE6FAB" w:rsidP="00BE6FAB" w:rsidRDefault="00BE6FAB" w14:paraId="6F4A53B9" w14:textId="77777777">
      <w:pPr>
        <w:pStyle w:val="Code0"/>
        <w:spacing w:before="0" w:after="0"/>
      </w:pPr>
      <w:r>
        <w:t xml:space="preserve">        ],</w:t>
      </w:r>
    </w:p>
    <w:p w:rsidR="00BE6FAB" w:rsidP="00BE6FAB" w:rsidRDefault="00BE6FAB" w14:paraId="117AD147" w14:textId="77777777">
      <w:pPr>
        <w:pStyle w:val="Code0"/>
        <w:spacing w:before="0" w:after="0"/>
      </w:pPr>
      <w:r>
        <w:t xml:space="preserve">        "action": "ADD",</w:t>
      </w:r>
    </w:p>
    <w:p w:rsidR="00BE6FAB" w:rsidP="00BE6FAB" w:rsidRDefault="00BE6FAB" w14:paraId="2FBB4804" w14:textId="77777777">
      <w:pPr>
        <w:pStyle w:val="Code0"/>
        <w:spacing w:before="0" w:after="0"/>
      </w:pPr>
      <w:r>
        <w:t xml:space="preserve">        "bizStep": "commissioning",</w:t>
      </w:r>
    </w:p>
    <w:p w:rsidR="00BE6FAB" w:rsidP="00BE6FAB" w:rsidRDefault="00BE6FAB" w14:paraId="3EC69646" w14:textId="77777777">
      <w:pPr>
        <w:pStyle w:val="Code0"/>
        <w:spacing w:before="0" w:after="0"/>
      </w:pPr>
      <w:r>
        <w:t xml:space="preserve">        "disposition": "active",</w:t>
      </w:r>
    </w:p>
    <w:p w:rsidR="00BE6FAB" w:rsidP="00BE6FAB" w:rsidRDefault="00BE6FAB" w14:paraId="637FC695" w14:textId="77777777">
      <w:pPr>
        <w:pStyle w:val="Code0"/>
        <w:spacing w:before="0" w:after="0"/>
      </w:pPr>
      <w:r>
        <w:t xml:space="preserve">        "readPoint": { "id": "urn:epc:id:sgln:0614141.00001.400" },</w:t>
      </w:r>
    </w:p>
    <w:p w:rsidR="00BE6FAB" w:rsidP="00BE6FAB" w:rsidRDefault="00BE6FAB" w14:paraId="37F22316" w14:textId="77777777">
      <w:pPr>
        <w:pStyle w:val="Code0"/>
        <w:spacing w:before="0" w:after="0"/>
      </w:pPr>
      <w:r>
        <w:t xml:space="preserve">        "bizLocation": { "id": "urn:epc:id:sgln:0614141.00001.0" },</w:t>
      </w:r>
    </w:p>
    <w:p w:rsidR="00BE6FAB" w:rsidP="00BE6FAB" w:rsidRDefault="00BE6FAB" w14:paraId="5F38DE7A" w14:textId="77777777">
      <w:pPr>
        <w:pStyle w:val="Code0"/>
        <w:spacing w:before="0" w:after="0"/>
      </w:pPr>
      <w:r>
        <w:t xml:space="preserve">        "ilmd": {</w:t>
      </w:r>
    </w:p>
    <w:p w:rsidR="00BE6FAB" w:rsidP="00BE6FAB" w:rsidRDefault="00BE6FAB" w14:paraId="23BBE635" w14:textId="77777777">
      <w:pPr>
        <w:pStyle w:val="Code0"/>
        <w:spacing w:before="0" w:after="0"/>
      </w:pPr>
      <w:r>
        <w:t xml:space="preserve">          "cbvmda:lotNumber": "LOT12345",</w:t>
      </w:r>
    </w:p>
    <w:p w:rsidR="00BE6FAB" w:rsidP="00BE6FAB" w:rsidRDefault="00BE6FAB" w14:paraId="7A7B4AB4" w14:textId="77777777">
      <w:pPr>
        <w:pStyle w:val="Code0"/>
        <w:spacing w:before="0" w:after="0"/>
      </w:pPr>
      <w:r>
        <w:t xml:space="preserve">          "cbvmda:itemExpirationDate": "2027-12-31"</w:t>
      </w:r>
    </w:p>
    <w:p w:rsidR="00BE6FAB" w:rsidP="00BE6FAB" w:rsidRDefault="00BE6FAB" w14:paraId="66EDD838" w14:textId="77777777">
      <w:pPr>
        <w:pStyle w:val="Code0"/>
        <w:spacing w:before="0" w:after="0"/>
      </w:pPr>
      <w:r>
        <w:t xml:space="preserve">        }</w:t>
      </w:r>
    </w:p>
    <w:p w:rsidR="00BE6FAB" w:rsidP="00BE6FAB" w:rsidRDefault="00BE6FAB" w14:paraId="4D8CCDDC" w14:textId="77777777">
      <w:pPr>
        <w:pStyle w:val="Code0"/>
        <w:spacing w:before="0" w:after="0"/>
      </w:pPr>
      <w:r>
        <w:t xml:space="preserve">      }</w:t>
      </w:r>
    </w:p>
    <w:p w:rsidR="00BE6FAB" w:rsidP="00BE6FAB" w:rsidRDefault="00BE6FAB" w14:paraId="2DC251E1" w14:textId="77777777">
      <w:pPr>
        <w:pStyle w:val="Code0"/>
        <w:spacing w:before="0" w:after="0"/>
      </w:pPr>
      <w:r>
        <w:t xml:space="preserve">    ]</w:t>
      </w:r>
    </w:p>
    <w:p w:rsidR="00BE6FAB" w:rsidP="00BE6FAB" w:rsidRDefault="00BE6FAB" w14:paraId="12CC003B" w14:textId="77777777">
      <w:pPr>
        <w:pStyle w:val="Code0"/>
        <w:spacing w:before="0" w:after="0"/>
      </w:pPr>
      <w:r>
        <w:t xml:space="preserve">  }</w:t>
      </w:r>
    </w:p>
    <w:p w:rsidR="00BE6FAB" w:rsidP="00BE6FAB" w:rsidRDefault="00BE6FAB" w14:paraId="37318298" w14:textId="77777777">
      <w:pPr>
        <w:pStyle w:val="Code0"/>
        <w:spacing w:before="0" w:after="0"/>
      </w:pPr>
      <w:r>
        <w:t>}</w:t>
      </w:r>
    </w:p>
    <w:p w:rsidR="00BE6FAB" w:rsidP="00BE6FAB" w:rsidRDefault="00BE6FAB" w14:paraId="016BCCAD" w14:textId="77777777">
      <w:pPr>
        <w:shd w:val="clear" w:color="auto" w:fill="F5F5F5"/>
        <w:spacing w:after="0" w:line="240" w:lineRule="auto"/>
        <w:rPr>
          <w:rFonts w:ascii="Consolas" w:hAnsi="Consolas" w:eastAsia="Consolas" w:cs="Consolas"/>
          <w:color w:val="263238"/>
          <w:sz w:val="18"/>
          <w:szCs w:val="18"/>
        </w:rPr>
      </w:pPr>
    </w:p>
    <w:p w:rsidR="00BE6FAB" w:rsidP="00BE6FAB" w:rsidRDefault="00BE6FAB" w14:paraId="1F97B8F4" w14:textId="77777777"/>
    <w:p w:rsidR="00BE6FAB" w:rsidP="00BE6FAB" w:rsidRDefault="00BE6FAB" w14:paraId="1A9F33A6" w14:textId="77777777">
      <w:pPr>
        <w:pStyle w:val="Heading3"/>
      </w:pPr>
      <w:bookmarkStart w:name="_Toc229417821" w:id="27"/>
      <w:r w:rsidRPr="0E680CB1">
        <w:t>3.1.2 Packing (AggregationEvent - ADD)</w:t>
      </w:r>
      <w:bookmarkEnd w:id="27"/>
    </w:p>
    <w:p w:rsidR="00BE6FAB" w:rsidP="00BE6FAB" w:rsidRDefault="00BE6FAB" w14:paraId="688D1F76" w14:textId="77777777">
      <w:r>
        <w:rPr>
          <w:b/>
        </w:rPr>
        <w:t>Purpose:</w:t>
      </w:r>
      <w:r w:rsidRPr="79CC5988">
        <w:rPr>
          <w:b/>
          <w:bCs/>
        </w:rPr>
        <w:t xml:space="preserve"> </w:t>
      </w:r>
      <w:r>
        <w:t>Associate child items (SGTINs) with parent container (SSCC).</w:t>
      </w:r>
    </w:p>
    <w:p w:rsidRPr="000F52AB" w:rsidR="00BE6FAB" w:rsidP="00BE6FAB" w:rsidRDefault="00BE6FAB" w14:paraId="08FCE440" w14:textId="77777777">
      <w:r w:rsidRPr="0E680CB1">
        <w:rPr>
          <w:b/>
          <w:bCs/>
        </w:rPr>
        <w:t xml:space="preserve">Mandatory Fields: </w:t>
      </w:r>
      <w:r w:rsidRPr="0096694D">
        <w:t>eventID,</w:t>
      </w:r>
      <w:r>
        <w:rPr>
          <w:b/>
          <w:bCs/>
        </w:rPr>
        <w:t xml:space="preserve"> </w:t>
      </w:r>
      <w:r w:rsidRPr="0E680CB1">
        <w:t>eventTime, eventTimeZoneOffset, parentID, childEPCs, action (ADD), bizStep, readPoint</w:t>
      </w:r>
      <w:r>
        <w:t>,</w:t>
      </w:r>
      <w:r w:rsidRPr="000F52AB">
        <w:t xml:space="preserve"> </w:t>
      </w:r>
      <w:r w:rsidRPr="00CD15B4">
        <w:t>bizLocation</w:t>
      </w:r>
    </w:p>
    <w:p w:rsidR="00BE6FAB" w:rsidP="00BE6FAB" w:rsidRDefault="00BE6FAB" w14:paraId="68CD161B" w14:textId="77777777">
      <w:r>
        <w:rPr>
          <w:b/>
        </w:rPr>
        <w:t>Aggregation Rules:</w:t>
      </w:r>
    </w:p>
    <w:p w:rsidR="00BE6FAB" w:rsidP="00BE6FAB" w:rsidRDefault="00BE6FAB" w14:paraId="1ED6061E" w14:textId="77777777">
      <w:pPr>
        <w:numPr>
          <w:ilvl w:val="0"/>
          <w:numId w:val="11"/>
        </w:numPr>
        <w:spacing w:after="160"/>
      </w:pPr>
      <w:r>
        <w:rPr>
          <w:rFonts w:hint="eastAsia"/>
        </w:rPr>
        <w:t xml:space="preserve">No child may have 2 parents simultaneously </w:t>
      </w:r>
      <w:r>
        <w:t>triggers</w:t>
      </w:r>
      <w:r>
        <w:rPr>
          <w:rFonts w:hint="eastAsia"/>
        </w:rPr>
        <w:t xml:space="preserve"> </w:t>
      </w:r>
      <w:r>
        <w:t>an error code</w:t>
      </w:r>
    </w:p>
    <w:p w:rsidR="00BE6FAB" w:rsidP="00BE6FAB" w:rsidRDefault="00BE6FAB" w14:paraId="13B56D7D" w14:textId="77777777">
      <w:pPr>
        <w:numPr>
          <w:ilvl w:val="0"/>
          <w:numId w:val="11"/>
        </w:numPr>
        <w:spacing w:after="160"/>
      </w:pPr>
      <w:r>
        <w:t>No cyclic aggregation (parent cannot be child of its own child)</w:t>
      </w:r>
    </w:p>
    <w:p w:rsidR="00BE6FAB" w:rsidP="00BE6FAB" w:rsidRDefault="00BE6FAB" w14:paraId="32361DEA" w14:textId="77777777">
      <w:pPr>
        <w:numPr>
          <w:ilvl w:val="0"/>
          <w:numId w:val="11"/>
        </w:numPr>
        <w:spacing w:after="160"/>
      </w:pPr>
      <w:r>
        <w:t>SSCC cannot be a child of an SGTIN</w:t>
      </w:r>
    </w:p>
    <w:p w:rsidR="00BE6FAB" w:rsidP="00BE6FAB" w:rsidRDefault="00BE6FAB" w14:paraId="61267B1D" w14:textId="77777777">
      <w:pPr>
        <w:numPr>
          <w:ilvl w:val="0"/>
          <w:numId w:val="11"/>
        </w:numPr>
        <w:spacing w:after="160"/>
      </w:pPr>
      <w:r>
        <w:t>SSCC is first used as parentID in an AggregationEvent (not pre-commissioned separately)</w:t>
      </w:r>
    </w:p>
    <w:p w:rsidR="00BE6FAB" w:rsidP="00BE6FAB" w:rsidRDefault="00BE6FAB" w14:paraId="1C4DF0F6" w14:textId="77777777">
      <w:pPr>
        <w:numPr>
          <w:ilvl w:val="0"/>
          <w:numId w:val="11"/>
        </w:numPr>
        <w:spacing w:after="160"/>
      </w:pPr>
      <w:r>
        <w:t>Maximum level of hierarchy – 3</w:t>
      </w:r>
    </w:p>
    <w:p w:rsidR="00BE6FAB" w:rsidP="00BE6FAB" w:rsidRDefault="00BE6FAB" w14:paraId="7521D6A5" w14:textId="77777777">
      <w:pPr>
        <w:numPr>
          <w:ilvl w:val="0"/>
          <w:numId w:val="11"/>
        </w:numPr>
        <w:spacing w:after="160"/>
      </w:pPr>
      <w:r>
        <w:t>All child EPCs must belong to the same bizLocation as the packing event - cross-location packing within one event is not permitted</w:t>
      </w:r>
    </w:p>
    <w:p w:rsidR="00BE6FAB" w:rsidP="00BE6FAB" w:rsidRDefault="00BE6FAB" w14:paraId="2E346A82" w14:textId="77777777">
      <w:pPr>
        <w:numPr>
          <w:ilvl w:val="0"/>
          <w:numId w:val="11"/>
        </w:numPr>
        <w:spacing w:after="160"/>
      </w:pPr>
      <w:r w:rsidRPr="09C6533D">
        <w:rPr>
          <w:rFonts w:ascii="Aptos" w:hAnsi="Aptos" w:eastAsia="Aptos" w:cs="Aptos"/>
        </w:rPr>
        <w:t>Disposition on the parent SSCC must be active following a successful ADD event.</w:t>
      </w:r>
    </w:p>
    <w:p w:rsidR="00BE6FAB" w:rsidP="00BE6FAB" w:rsidRDefault="00BE6FAB" w14:paraId="2BE6CCBA" w14:textId="77777777">
      <w:pPr>
        <w:spacing w:before="240" w:after="240"/>
        <w:rPr>
          <w:rFonts w:ascii="Aptos" w:hAnsi="Aptos" w:eastAsia="Aptos" w:cs="Aptos"/>
          <w:b/>
          <w:bCs/>
        </w:rPr>
      </w:pPr>
      <w:r w:rsidRPr="0886C70B">
        <w:rPr>
          <w:rFonts w:ascii="Aptos" w:hAnsi="Aptos" w:eastAsia="Aptos" w:cs="Aptos"/>
          <w:b/>
          <w:bCs/>
        </w:rPr>
        <w:t xml:space="preserve">3.1.2.1 Aggregation Validation Rule – Mandatory commissioning </w:t>
      </w:r>
    </w:p>
    <w:p w:rsidR="00BE6FAB" w:rsidP="00BE6FAB" w:rsidRDefault="00BE6FAB" w14:paraId="5048CAB2" w14:textId="77777777">
      <w:pPr>
        <w:spacing w:before="240" w:after="240"/>
        <w:rPr>
          <w:rFonts w:ascii="Aptos" w:hAnsi="Aptos" w:eastAsia="Aptos" w:cs="Aptos"/>
        </w:rPr>
      </w:pPr>
      <w:r w:rsidRPr="0886C70B">
        <w:rPr>
          <w:rFonts w:ascii="Aptos" w:hAnsi="Aptos" w:eastAsia="Aptos" w:cs="Aptos"/>
          <w:b/>
          <w:bCs/>
        </w:rPr>
        <w:t>Rule:</w:t>
      </w:r>
      <w:r w:rsidRPr="0886C70B">
        <w:rPr>
          <w:rFonts w:ascii="Aptos" w:hAnsi="Aptos" w:eastAsia="Aptos" w:cs="Aptos"/>
        </w:rPr>
        <w:t xml:space="preserve"> Every child EPC (SGTIN) included in an Aggregation event have a prior Commissioning event recorded in the Hub.</w:t>
      </w:r>
    </w:p>
    <w:p w:rsidR="00BE6FAB" w:rsidP="00BE6FAB" w:rsidRDefault="00BE6FAB" w14:paraId="1394E150" w14:textId="77777777">
      <w:pPr>
        <w:pStyle w:val="ListParagraph"/>
        <w:numPr>
          <w:ilvl w:val="0"/>
          <w:numId w:val="29"/>
        </w:numPr>
        <w:spacing w:before="240" w:after="240"/>
        <w:rPr>
          <w:rFonts w:ascii="Aptos" w:hAnsi="Aptos" w:eastAsia="Aptos" w:cs="Aptos"/>
        </w:rPr>
      </w:pPr>
      <w:r w:rsidRPr="0886C70B">
        <w:rPr>
          <w:rFonts w:ascii="Aptos" w:hAnsi="Aptos" w:eastAsia="Aptos" w:cs="Aptos"/>
        </w:rPr>
        <w:t xml:space="preserve">Validation logic: The Hub performs a real-time check of all serials in the childEPCs list. If any SGTIN is not found in the commissioned registry, </w:t>
      </w:r>
      <w:r w:rsidRPr="62191400">
        <w:rPr>
          <w:rFonts w:ascii="Aptos" w:hAnsi="Aptos" w:eastAsia="Aptos" w:cs="Aptos"/>
        </w:rPr>
        <w:t>it</w:t>
      </w:r>
      <w:r w:rsidRPr="0886C70B">
        <w:rPr>
          <w:rFonts w:ascii="Aptos" w:hAnsi="Aptos" w:eastAsia="Aptos" w:cs="Aptos"/>
        </w:rPr>
        <w:t xml:space="preserve"> will be </w:t>
      </w:r>
      <w:r w:rsidRPr="62191400">
        <w:rPr>
          <w:rFonts w:ascii="Aptos" w:hAnsi="Aptos" w:eastAsia="Aptos" w:cs="Aptos"/>
        </w:rPr>
        <w:t>flagged</w:t>
      </w:r>
    </w:p>
    <w:p w:rsidR="00BE6FAB" w:rsidP="00BE6FAB" w:rsidRDefault="00BE6FAB" w14:paraId="51947AF3" w14:textId="77777777">
      <w:pPr>
        <w:pStyle w:val="Heading4"/>
      </w:pPr>
      <w:r>
        <w:t>EPCIS 1.2 XML</w:t>
      </w:r>
    </w:p>
    <w:p w:rsidR="00BE6FAB" w:rsidP="00BE6FAB" w:rsidRDefault="00BE6FAB" w14:paraId="483DA1A8" w14:textId="77777777">
      <w:pPr>
        <w:pStyle w:val="Code0"/>
        <w:spacing w:before="0" w:after="0"/>
      </w:pPr>
      <w:r>
        <w:t>&lt;?xml version="1.0" encoding="UTF-8"?&gt;</w:t>
      </w:r>
    </w:p>
    <w:p w:rsidR="00BE6FAB" w:rsidP="00BE6FAB" w:rsidRDefault="00BE6FAB" w14:paraId="7F6F7AA7" w14:textId="77777777">
      <w:pPr>
        <w:pStyle w:val="Code0"/>
        <w:spacing w:before="0" w:after="0"/>
      </w:pPr>
      <w:r>
        <w:t xml:space="preserve">&lt;epcis:EPCISDocument </w:t>
      </w:r>
    </w:p>
    <w:p w:rsidR="00BE6FAB" w:rsidP="00BE6FAB" w:rsidRDefault="00BE6FAB" w14:paraId="72C14396" w14:textId="77777777">
      <w:pPr>
        <w:pStyle w:val="Code0"/>
        <w:spacing w:before="0" w:after="0"/>
      </w:pPr>
      <w:r>
        <w:t xml:space="preserve">    xmlns:epcis="urn:epcglobal:epcis:xsd:1" </w:t>
      </w:r>
    </w:p>
    <w:p w:rsidR="00BE6FAB" w:rsidP="00BE6FAB" w:rsidRDefault="00BE6FAB" w14:paraId="7B4AD97C" w14:textId="77777777">
      <w:pPr>
        <w:pStyle w:val="Code0"/>
        <w:spacing w:before="0" w:after="0"/>
      </w:pPr>
      <w:r>
        <w:t xml:space="preserve">    schemaVersion="1.2" </w:t>
      </w:r>
    </w:p>
    <w:p w:rsidR="00BE6FAB" w:rsidP="00BE6FAB" w:rsidRDefault="00BE6FAB" w14:paraId="01865DF7" w14:textId="77777777">
      <w:pPr>
        <w:pStyle w:val="Code0"/>
        <w:spacing w:before="0" w:after="0"/>
      </w:pPr>
      <w:r>
        <w:t xml:space="preserve">    creationDate="2026-02-28T09:00:00.000Z"&gt;</w:t>
      </w:r>
    </w:p>
    <w:p w:rsidR="00BE6FAB" w:rsidP="00BE6FAB" w:rsidRDefault="00BE6FAB" w14:paraId="1ACF8035" w14:textId="77777777">
      <w:pPr>
        <w:pStyle w:val="Code0"/>
        <w:spacing w:before="0" w:after="0"/>
      </w:pPr>
      <w:r>
        <w:t xml:space="preserve">  &lt;EPCISBody&gt;</w:t>
      </w:r>
    </w:p>
    <w:p w:rsidR="00BE6FAB" w:rsidP="00BE6FAB" w:rsidRDefault="00BE6FAB" w14:paraId="257642EE" w14:textId="77777777">
      <w:pPr>
        <w:pStyle w:val="Code0"/>
        <w:spacing w:before="0" w:after="0"/>
      </w:pPr>
      <w:r>
        <w:t xml:space="preserve">    &lt;EventList&gt;</w:t>
      </w:r>
    </w:p>
    <w:p w:rsidR="00BE6FAB" w:rsidP="00BE6FAB" w:rsidRDefault="00BE6FAB" w14:paraId="44F262FD" w14:textId="77777777">
      <w:pPr>
        <w:pStyle w:val="Code0"/>
        <w:spacing w:before="0" w:after="0"/>
      </w:pPr>
      <w:r>
        <w:t xml:space="preserve">      &lt;AggregationEvent&gt;</w:t>
      </w:r>
    </w:p>
    <w:p w:rsidR="00BE6FAB" w:rsidP="00BE6FAB" w:rsidRDefault="00BE6FAB" w14:paraId="21CC60C9" w14:textId="77777777">
      <w:pPr>
        <w:pStyle w:val="Code0"/>
        <w:spacing w:before="0" w:after="0"/>
      </w:pPr>
      <w:r>
        <w:t xml:space="preserve">        &lt;eventID&gt;urn:uuid:1a2b3c4d-5e6f-7a8b-9c0d-1e2f3a4b5c6d&lt;/eventID&gt;</w:t>
      </w:r>
    </w:p>
    <w:p w:rsidR="00BE6FAB" w:rsidP="00BE6FAB" w:rsidRDefault="00BE6FAB" w14:paraId="38A9CB26" w14:textId="77777777">
      <w:pPr>
        <w:pStyle w:val="Code0"/>
        <w:spacing w:before="0" w:after="0"/>
      </w:pPr>
      <w:r>
        <w:t xml:space="preserve">        &lt;eventTime&gt;2026-02-28T08:55:00.000Z&lt;/eventTime&gt;</w:t>
      </w:r>
    </w:p>
    <w:p w:rsidR="00BE6FAB" w:rsidP="00BE6FAB" w:rsidRDefault="00BE6FAB" w14:paraId="64E33942" w14:textId="77777777">
      <w:pPr>
        <w:pStyle w:val="Code0"/>
        <w:spacing w:before="0" w:after="0"/>
      </w:pPr>
      <w:r>
        <w:t xml:space="preserve">        &lt;eventTimeZoneOffset&gt;+03:00&lt;/eventTimeZoneOffset&gt;</w:t>
      </w:r>
    </w:p>
    <w:p w:rsidR="00BE6FAB" w:rsidP="00BE6FAB" w:rsidRDefault="00BE6FAB" w14:paraId="7C188B9D" w14:textId="77777777">
      <w:pPr>
        <w:pStyle w:val="Code0"/>
        <w:spacing w:before="0" w:after="0"/>
      </w:pPr>
      <w:r>
        <w:t xml:space="preserve">        &lt;parentID&gt;urn:epc:id:sscc:0614141.1234567890&lt;/parentID&gt;</w:t>
      </w:r>
    </w:p>
    <w:p w:rsidR="00BE6FAB" w:rsidP="00BE6FAB" w:rsidRDefault="00BE6FAB" w14:paraId="54B102CA" w14:textId="77777777">
      <w:pPr>
        <w:pStyle w:val="Code0"/>
        <w:spacing w:before="0" w:after="0"/>
      </w:pPr>
      <w:r>
        <w:t xml:space="preserve">        &lt;childEPCs&gt;</w:t>
      </w:r>
    </w:p>
    <w:p w:rsidR="00BE6FAB" w:rsidP="00BE6FAB" w:rsidRDefault="00BE6FAB" w14:paraId="25C4E9DC" w14:textId="77777777">
      <w:pPr>
        <w:pStyle w:val="Code0"/>
        <w:spacing w:before="0" w:after="0"/>
      </w:pPr>
      <w:r>
        <w:t xml:space="preserve">          &lt;epc&gt;urn:epc:id:sgtin:0614141.107346.1001&lt;/epc&gt;</w:t>
      </w:r>
    </w:p>
    <w:p w:rsidR="00BE6FAB" w:rsidP="00BE6FAB" w:rsidRDefault="00BE6FAB" w14:paraId="0E4C54AC" w14:textId="77777777">
      <w:pPr>
        <w:pStyle w:val="Code0"/>
        <w:spacing w:before="0" w:after="0"/>
      </w:pPr>
      <w:r>
        <w:t xml:space="preserve">          &lt;epc&gt;urn:epc:id:sgtin:0614141.107346.1002&lt;/epc&gt;</w:t>
      </w:r>
    </w:p>
    <w:p w:rsidR="00BE6FAB" w:rsidP="00BE6FAB" w:rsidRDefault="00BE6FAB" w14:paraId="2159035B" w14:textId="77777777">
      <w:pPr>
        <w:pStyle w:val="Code0"/>
        <w:spacing w:before="0" w:after="0"/>
      </w:pPr>
      <w:r>
        <w:t xml:space="preserve">        &lt;/childEPCs&gt;</w:t>
      </w:r>
    </w:p>
    <w:p w:rsidR="00BE6FAB" w:rsidP="00BE6FAB" w:rsidRDefault="00BE6FAB" w14:paraId="6EE28EBA" w14:textId="77777777">
      <w:pPr>
        <w:pStyle w:val="Code0"/>
        <w:spacing w:before="0" w:after="0"/>
      </w:pPr>
      <w:r>
        <w:t xml:space="preserve">        &lt;action&gt;ADD&lt;/action&gt;</w:t>
      </w:r>
    </w:p>
    <w:p w:rsidR="00BE6FAB" w:rsidP="00BE6FAB" w:rsidRDefault="00BE6FAB" w14:paraId="048A5927" w14:textId="77777777">
      <w:pPr>
        <w:pStyle w:val="Code0"/>
        <w:spacing w:before="0" w:after="0"/>
      </w:pPr>
      <w:r>
        <w:t xml:space="preserve">        &lt;bizStep&gt;urn:epcglobal:cbv:bizstep:packing&lt;/bizStep&gt;</w:t>
      </w:r>
    </w:p>
    <w:p w:rsidR="00BE6FAB" w:rsidP="00BE6FAB" w:rsidRDefault="00BE6FAB" w14:paraId="4A8AF014" w14:textId="77777777">
      <w:pPr>
        <w:pStyle w:val="Code0"/>
        <w:spacing w:before="0" w:after="0"/>
      </w:pPr>
      <w:r>
        <w:t xml:space="preserve">        &lt;disposition&gt;urn:epcglobal:cbv:disp:active&lt;/disposition&gt;</w:t>
      </w:r>
    </w:p>
    <w:p w:rsidR="00BE6FAB" w:rsidP="00BE6FAB" w:rsidRDefault="00BE6FAB" w14:paraId="4F2910F9" w14:textId="77777777">
      <w:pPr>
        <w:pStyle w:val="Code0"/>
        <w:spacing w:before="0" w:after="0"/>
      </w:pPr>
      <w:r>
        <w:t xml:space="preserve">        &lt;readPoint&gt;</w:t>
      </w:r>
    </w:p>
    <w:p w:rsidR="00BE6FAB" w:rsidP="00BE6FAB" w:rsidRDefault="00BE6FAB" w14:paraId="757CF4E6" w14:textId="77777777">
      <w:pPr>
        <w:pStyle w:val="Code0"/>
        <w:spacing w:before="0" w:after="0"/>
      </w:pPr>
      <w:r>
        <w:t xml:space="preserve">          &lt;id&gt;urn:epc:id:sgln:0614141.00001.400&lt;/id&gt;</w:t>
      </w:r>
    </w:p>
    <w:p w:rsidR="00BE6FAB" w:rsidP="00BE6FAB" w:rsidRDefault="00BE6FAB" w14:paraId="55CC1097" w14:textId="77777777">
      <w:pPr>
        <w:pStyle w:val="Code0"/>
        <w:spacing w:before="0" w:after="0"/>
      </w:pPr>
      <w:r>
        <w:t xml:space="preserve">        &lt;/readPoint&gt;</w:t>
      </w:r>
    </w:p>
    <w:p w:rsidR="00BE6FAB" w:rsidP="00BE6FAB" w:rsidRDefault="00BE6FAB" w14:paraId="10A56692" w14:textId="77777777">
      <w:pPr>
        <w:pStyle w:val="Code0"/>
        <w:spacing w:before="0" w:after="0"/>
      </w:pPr>
      <w:r>
        <w:t xml:space="preserve">        &lt;bizLocation&gt;</w:t>
      </w:r>
    </w:p>
    <w:p w:rsidR="00BE6FAB" w:rsidP="00BE6FAB" w:rsidRDefault="00BE6FAB" w14:paraId="345CB03A" w14:textId="77777777">
      <w:pPr>
        <w:pStyle w:val="Code0"/>
        <w:spacing w:before="0" w:after="0"/>
      </w:pPr>
      <w:r>
        <w:t xml:space="preserve">          &lt;id&gt;urn:epc:id:sgln:0614141.00001.0&lt;/id&gt;</w:t>
      </w:r>
    </w:p>
    <w:p w:rsidR="00BE6FAB" w:rsidP="00BE6FAB" w:rsidRDefault="00BE6FAB" w14:paraId="62E17BF5" w14:textId="77777777">
      <w:pPr>
        <w:pStyle w:val="Code0"/>
        <w:spacing w:before="0" w:after="0"/>
      </w:pPr>
      <w:r>
        <w:t xml:space="preserve">        &lt;/bizLocation&gt;</w:t>
      </w:r>
    </w:p>
    <w:p w:rsidR="00BE6FAB" w:rsidP="00BE6FAB" w:rsidRDefault="00BE6FAB" w14:paraId="7F5D4C81" w14:textId="77777777">
      <w:pPr>
        <w:pStyle w:val="Code0"/>
        <w:spacing w:before="0" w:after="0"/>
      </w:pPr>
      <w:r>
        <w:t xml:space="preserve">      &lt;/AggregationEvent&gt;</w:t>
      </w:r>
    </w:p>
    <w:p w:rsidR="00BE6FAB" w:rsidP="00BE6FAB" w:rsidRDefault="00BE6FAB" w14:paraId="394CDD49" w14:textId="77777777">
      <w:pPr>
        <w:pStyle w:val="Code0"/>
        <w:spacing w:before="0" w:after="0"/>
      </w:pPr>
      <w:r>
        <w:t xml:space="preserve">    &lt;/EventList&gt;</w:t>
      </w:r>
    </w:p>
    <w:p w:rsidR="00BE6FAB" w:rsidP="00BE6FAB" w:rsidRDefault="00BE6FAB" w14:paraId="54D20D10" w14:textId="77777777">
      <w:pPr>
        <w:pStyle w:val="Code0"/>
        <w:spacing w:before="0" w:after="0"/>
      </w:pPr>
      <w:r>
        <w:t xml:space="preserve">  &lt;/EPCISBody&gt;</w:t>
      </w:r>
    </w:p>
    <w:p w:rsidR="00BE6FAB" w:rsidP="00BE6FAB" w:rsidRDefault="00BE6FAB" w14:paraId="194C0CF6" w14:textId="77777777">
      <w:pPr>
        <w:pStyle w:val="Code0"/>
        <w:spacing w:before="0" w:after="0"/>
      </w:pPr>
      <w:r>
        <w:t>&lt;/epcis:EPCISDocument&gt;</w:t>
      </w:r>
    </w:p>
    <w:p w:rsidR="00BE6FAB" w:rsidP="00BE6FAB" w:rsidRDefault="00BE6FAB" w14:paraId="1599ED4C" w14:textId="77777777">
      <w:pPr>
        <w:pStyle w:val="Heading4"/>
      </w:pPr>
      <w:r>
        <w:t>EPCIS 2.0 JSON-LD</w:t>
      </w:r>
    </w:p>
    <w:p w:rsidR="00BE6FAB" w:rsidP="00BE6FAB" w:rsidRDefault="00BE6FAB" w14:paraId="4D312B5D" w14:textId="77777777">
      <w:pPr>
        <w:pBdr>
          <w:top w:val="single" w:color="BBDEFB" w:sz="4" w:space="0"/>
        </w:pBdr>
        <w:shd w:val="clear" w:color="auto" w:fill="F5F5F5"/>
        <w:spacing w:before="120" w:after="0"/>
        <w:rPr>
          <w:rFonts w:ascii="Aptos" w:hAnsi="Aptos" w:eastAsia="Aptos" w:cs="Aptos"/>
          <w:color w:val="000000" w:themeColor="text1"/>
        </w:rPr>
      </w:pPr>
    </w:p>
    <w:p w:rsidR="00BE6FAB" w:rsidP="00BE6FAB" w:rsidRDefault="00BE6FAB" w14:paraId="725975CF" w14:textId="77777777">
      <w:pPr>
        <w:pStyle w:val="Code0"/>
        <w:spacing w:before="0" w:after="0"/>
      </w:pPr>
      <w:r>
        <w:t>{</w:t>
      </w:r>
    </w:p>
    <w:p w:rsidR="00BE6FAB" w:rsidP="00BE6FAB" w:rsidRDefault="00BE6FAB" w14:paraId="6D097D08" w14:textId="77777777">
      <w:pPr>
        <w:pStyle w:val="Code0"/>
        <w:spacing w:before="0" w:after="0"/>
      </w:pPr>
      <w:r>
        <w:t xml:space="preserve">  "@context": [</w:t>
      </w:r>
    </w:p>
    <w:p w:rsidR="00BE6FAB" w:rsidP="00BE6FAB" w:rsidRDefault="00BE6FAB" w14:paraId="200E9F68" w14:textId="77777777">
      <w:pPr>
        <w:pStyle w:val="Code0"/>
        <w:spacing w:before="0" w:after="0"/>
      </w:pPr>
      <w:r>
        <w:t xml:space="preserve">    "https://ref.gs1.org/standards/epcis/epcis-context.jsonld"</w:t>
      </w:r>
    </w:p>
    <w:p w:rsidR="00BE6FAB" w:rsidP="00BE6FAB" w:rsidRDefault="00BE6FAB" w14:paraId="6C062A3A" w14:textId="77777777">
      <w:pPr>
        <w:pStyle w:val="Code0"/>
        <w:spacing w:before="0" w:after="0"/>
      </w:pPr>
      <w:r>
        <w:t xml:space="preserve">  ],</w:t>
      </w:r>
    </w:p>
    <w:p w:rsidR="00BE6FAB" w:rsidP="00BE6FAB" w:rsidRDefault="00BE6FAB" w14:paraId="438EDDEB" w14:textId="77777777">
      <w:pPr>
        <w:pStyle w:val="Code0"/>
        <w:spacing w:before="0" w:after="0"/>
      </w:pPr>
      <w:r>
        <w:t xml:space="preserve">  "type": "EPCISDocument",</w:t>
      </w:r>
    </w:p>
    <w:p w:rsidR="00BE6FAB" w:rsidP="00BE6FAB" w:rsidRDefault="00BE6FAB" w14:paraId="5AE45B1C" w14:textId="77777777">
      <w:pPr>
        <w:pStyle w:val="Code0"/>
        <w:spacing w:before="0" w:after="0"/>
      </w:pPr>
      <w:r>
        <w:t xml:space="preserve">  "schemaVersion": "2.0",</w:t>
      </w:r>
    </w:p>
    <w:p w:rsidR="00BE6FAB" w:rsidP="00BE6FAB" w:rsidRDefault="00BE6FAB" w14:paraId="058819BE" w14:textId="77777777">
      <w:pPr>
        <w:pStyle w:val="Code0"/>
        <w:spacing w:before="0" w:after="0"/>
      </w:pPr>
      <w:r>
        <w:t xml:space="preserve">  "creationDate": "2026-02-28T09:00:00.000Z",</w:t>
      </w:r>
    </w:p>
    <w:p w:rsidR="00BE6FAB" w:rsidP="00BE6FAB" w:rsidRDefault="00BE6FAB" w14:paraId="515035F6" w14:textId="77777777">
      <w:pPr>
        <w:pStyle w:val="Code0"/>
        <w:spacing w:before="0" w:after="0"/>
      </w:pPr>
      <w:r>
        <w:t xml:space="preserve">  "epcisBody": {</w:t>
      </w:r>
    </w:p>
    <w:p w:rsidR="00BE6FAB" w:rsidP="00BE6FAB" w:rsidRDefault="00BE6FAB" w14:paraId="0D32F117" w14:textId="77777777">
      <w:pPr>
        <w:pStyle w:val="Code0"/>
        <w:spacing w:before="0" w:after="0"/>
      </w:pPr>
      <w:r>
        <w:t xml:space="preserve">    "eventList": [</w:t>
      </w:r>
    </w:p>
    <w:p w:rsidR="00BE6FAB" w:rsidP="00BE6FAB" w:rsidRDefault="00BE6FAB" w14:paraId="7657C735" w14:textId="77777777">
      <w:pPr>
        <w:pStyle w:val="Code0"/>
        <w:spacing w:before="0" w:after="0"/>
      </w:pPr>
      <w:r>
        <w:t xml:space="preserve">      {</w:t>
      </w:r>
    </w:p>
    <w:p w:rsidR="00BE6FAB" w:rsidP="00BE6FAB" w:rsidRDefault="00BE6FAB" w14:paraId="208243E0" w14:textId="77777777">
      <w:pPr>
        <w:pStyle w:val="Code0"/>
        <w:spacing w:before="0" w:after="0"/>
      </w:pPr>
      <w:r>
        <w:t xml:space="preserve">        "type": "AggregationEvent",</w:t>
      </w:r>
    </w:p>
    <w:p w:rsidR="00BE6FAB" w:rsidP="00BE6FAB" w:rsidRDefault="00BE6FAB" w14:paraId="4072B986" w14:textId="77777777">
      <w:pPr>
        <w:pStyle w:val="Code0"/>
        <w:spacing w:before="0" w:after="0"/>
      </w:pPr>
      <w:r>
        <w:t xml:space="preserve">        "eventID": "urn:uuid:8c7b6a5d-4e3f-2a1b-9c8d-7e6f5a4b3c2d",</w:t>
      </w:r>
    </w:p>
    <w:p w:rsidR="00BE6FAB" w:rsidP="00BE6FAB" w:rsidRDefault="00BE6FAB" w14:paraId="0C4418A8" w14:textId="77777777">
      <w:pPr>
        <w:pStyle w:val="Code0"/>
        <w:spacing w:before="0" w:after="0"/>
      </w:pPr>
      <w:r>
        <w:t xml:space="preserve">        "eventTime": "2026-02-28T08:55:00.000Z",</w:t>
      </w:r>
    </w:p>
    <w:p w:rsidR="00BE6FAB" w:rsidP="00BE6FAB" w:rsidRDefault="00BE6FAB" w14:paraId="2B72A9BE" w14:textId="77777777">
      <w:pPr>
        <w:pStyle w:val="Code0"/>
        <w:spacing w:before="0" w:after="0"/>
      </w:pPr>
      <w:r>
        <w:t xml:space="preserve">        "eventTimeZoneOffset": "+03:00",</w:t>
      </w:r>
    </w:p>
    <w:p w:rsidR="00BE6FAB" w:rsidP="00BE6FAB" w:rsidRDefault="00BE6FAB" w14:paraId="68E6A727" w14:textId="77777777">
      <w:pPr>
        <w:pStyle w:val="Code0"/>
        <w:spacing w:before="0" w:after="0"/>
      </w:pPr>
      <w:r>
        <w:t xml:space="preserve">        "parentID": "urn:epc:id:sscc:0614141.1234567890",</w:t>
      </w:r>
    </w:p>
    <w:p w:rsidR="00BE6FAB" w:rsidP="00BE6FAB" w:rsidRDefault="00BE6FAB" w14:paraId="73A767CB" w14:textId="77777777">
      <w:pPr>
        <w:pStyle w:val="Code0"/>
        <w:spacing w:before="0" w:after="0"/>
      </w:pPr>
      <w:r>
        <w:t xml:space="preserve">        "childEPCs": [</w:t>
      </w:r>
    </w:p>
    <w:p w:rsidR="00BE6FAB" w:rsidP="00BE6FAB" w:rsidRDefault="00BE6FAB" w14:paraId="7845D4C6" w14:textId="77777777">
      <w:pPr>
        <w:pStyle w:val="Code0"/>
        <w:spacing w:before="0" w:after="0"/>
      </w:pPr>
      <w:r>
        <w:t xml:space="preserve">          "urn:epc:id:sgtin:0614141.107346.1001",</w:t>
      </w:r>
    </w:p>
    <w:p w:rsidR="00BE6FAB" w:rsidP="00BE6FAB" w:rsidRDefault="00BE6FAB" w14:paraId="2A009DDA" w14:textId="77777777">
      <w:pPr>
        <w:pStyle w:val="Code0"/>
        <w:spacing w:before="0" w:after="0"/>
      </w:pPr>
      <w:r>
        <w:t xml:space="preserve">          "urn:epc:id:sgtin:0614141.107346.1002"</w:t>
      </w:r>
    </w:p>
    <w:p w:rsidR="00BE6FAB" w:rsidP="00BE6FAB" w:rsidRDefault="00BE6FAB" w14:paraId="74B479A7" w14:textId="77777777">
      <w:pPr>
        <w:pStyle w:val="Code0"/>
        <w:spacing w:before="0" w:after="0"/>
      </w:pPr>
      <w:r>
        <w:t xml:space="preserve">        ],</w:t>
      </w:r>
    </w:p>
    <w:p w:rsidR="00BE6FAB" w:rsidP="00BE6FAB" w:rsidRDefault="00BE6FAB" w14:paraId="4AABE41E" w14:textId="77777777">
      <w:pPr>
        <w:pStyle w:val="Code0"/>
        <w:spacing w:before="0" w:after="0"/>
      </w:pPr>
      <w:r>
        <w:t xml:space="preserve">        "action": "ADD",</w:t>
      </w:r>
    </w:p>
    <w:p w:rsidR="00BE6FAB" w:rsidP="00BE6FAB" w:rsidRDefault="00BE6FAB" w14:paraId="3F5B34D5" w14:textId="77777777">
      <w:pPr>
        <w:pStyle w:val="Code0"/>
        <w:spacing w:before="0" w:after="0"/>
      </w:pPr>
      <w:r>
        <w:t xml:space="preserve">        "bizStep": "packing",</w:t>
      </w:r>
    </w:p>
    <w:p w:rsidR="00BE6FAB" w:rsidP="00BE6FAB" w:rsidRDefault="00BE6FAB" w14:paraId="2906925E" w14:textId="77777777">
      <w:pPr>
        <w:pStyle w:val="Code0"/>
        <w:spacing w:before="0" w:after="0"/>
      </w:pPr>
      <w:r>
        <w:t xml:space="preserve">        "disposition": "active",</w:t>
      </w:r>
    </w:p>
    <w:p w:rsidR="00BE6FAB" w:rsidP="00BE6FAB" w:rsidRDefault="00BE6FAB" w14:paraId="7C29E275" w14:textId="77777777">
      <w:pPr>
        <w:pStyle w:val="Code0"/>
        <w:spacing w:before="0" w:after="0"/>
      </w:pPr>
      <w:r>
        <w:t xml:space="preserve">        "readPoint": { "id": "urn:epc:id:sgln:0614141.00001.400" },</w:t>
      </w:r>
    </w:p>
    <w:p w:rsidR="00BE6FAB" w:rsidP="00BE6FAB" w:rsidRDefault="00BE6FAB" w14:paraId="6DE19930" w14:textId="77777777">
      <w:pPr>
        <w:pStyle w:val="Code0"/>
        <w:spacing w:before="0" w:after="0"/>
      </w:pPr>
      <w:r>
        <w:t xml:space="preserve">        "bizLocation": { "id": "urn:epc:id:sgln:0614141.00001.0" }</w:t>
      </w:r>
    </w:p>
    <w:p w:rsidR="00BE6FAB" w:rsidP="00BE6FAB" w:rsidRDefault="00BE6FAB" w14:paraId="02BEBBDB" w14:textId="77777777">
      <w:pPr>
        <w:pStyle w:val="Code0"/>
        <w:spacing w:before="0" w:after="0"/>
      </w:pPr>
      <w:r>
        <w:t xml:space="preserve">      }</w:t>
      </w:r>
    </w:p>
    <w:p w:rsidR="00BE6FAB" w:rsidP="00BE6FAB" w:rsidRDefault="00BE6FAB" w14:paraId="6A3965F2" w14:textId="77777777">
      <w:pPr>
        <w:pStyle w:val="Code0"/>
        <w:spacing w:before="0" w:after="0"/>
      </w:pPr>
      <w:r>
        <w:t xml:space="preserve">    ]</w:t>
      </w:r>
    </w:p>
    <w:p w:rsidR="00BE6FAB" w:rsidP="00BE6FAB" w:rsidRDefault="00BE6FAB" w14:paraId="3708E742" w14:textId="77777777">
      <w:pPr>
        <w:pStyle w:val="Code0"/>
        <w:spacing w:before="0" w:after="0"/>
      </w:pPr>
      <w:r>
        <w:t xml:space="preserve">  }</w:t>
      </w:r>
    </w:p>
    <w:p w:rsidR="00BE6FAB" w:rsidP="00BE6FAB" w:rsidRDefault="00BE6FAB" w14:paraId="6B9CA07F" w14:textId="77777777">
      <w:pPr>
        <w:pStyle w:val="Code0"/>
        <w:spacing w:before="0" w:after="0"/>
      </w:pPr>
      <w:r>
        <w:t>}</w:t>
      </w:r>
    </w:p>
    <w:p w:rsidR="00BE6FAB" w:rsidP="00BE6FAB" w:rsidRDefault="00BE6FAB" w14:paraId="72C619F3" w14:textId="77777777">
      <w:pPr>
        <w:pStyle w:val="Code0"/>
        <w:spacing w:before="0" w:after="0"/>
        <w:rPr>
          <w:rFonts w:eastAsia="Consolas" w:cs="Consolas"/>
          <w:szCs w:val="18"/>
        </w:rPr>
      </w:pPr>
    </w:p>
    <w:p w:rsidR="00BE6FAB" w:rsidP="00BE6FAB" w:rsidRDefault="00BE6FAB" w14:paraId="34DE7C2F" w14:textId="77777777"/>
    <w:p w:rsidR="00BE6FAB" w:rsidP="00BE6FAB" w:rsidRDefault="00BE6FAB" w14:paraId="564EE91F" w14:textId="77777777">
      <w:pPr>
        <w:pStyle w:val="Heading3"/>
      </w:pPr>
      <w:bookmarkStart w:name="_Toc229417822" w:id="28"/>
      <w:r>
        <w:t>3.1.3 SSCC to SSCC Aggregation</w:t>
      </w:r>
      <w:bookmarkEnd w:id="28"/>
    </w:p>
    <w:p w:rsidR="00BE6FAB" w:rsidP="00BE6FAB" w:rsidRDefault="00BE6FAB" w14:paraId="2C522022" w14:textId="77777777">
      <w:r>
        <w:t>For cases aggregated onto pallets (SSCC parent with SSCC children):</w:t>
      </w:r>
    </w:p>
    <w:p w:rsidR="00BE6FAB" w:rsidP="00BE6FAB" w:rsidRDefault="00BE6FAB" w14:paraId="65A771F8" w14:textId="77777777">
      <w:pPr>
        <w:numPr>
          <w:ilvl w:val="0"/>
          <w:numId w:val="11"/>
        </w:numPr>
        <w:spacing w:after="160"/>
      </w:pPr>
      <w:r>
        <w:t>SSCC is f</w:t>
      </w:r>
      <w:r w:rsidRPr="00B1343F">
        <w:t>irst used as parentID in AggregationEvent</w:t>
      </w:r>
    </w:p>
    <w:p w:rsidR="00BE6FAB" w:rsidP="00BE6FAB" w:rsidRDefault="00BE6FAB" w14:paraId="63CC2B15" w14:textId="77777777">
      <w:pPr>
        <w:numPr>
          <w:ilvl w:val="0"/>
          <w:numId w:val="11"/>
        </w:numPr>
        <w:spacing w:after="160"/>
      </w:pPr>
      <w:r>
        <w:t>When packing child SSCCs into a parent SSCC (case-to-pallet), each child SSCC must currently be in disposition: active and must not have an existing active parent.</w:t>
      </w:r>
    </w:p>
    <w:p w:rsidR="00BE6FAB" w:rsidP="00BE6FAB" w:rsidRDefault="00BE6FAB" w14:paraId="2A9DA55D" w14:textId="77777777">
      <w:pPr>
        <w:numPr>
          <w:ilvl w:val="0"/>
          <w:numId w:val="11"/>
        </w:numPr>
        <w:spacing w:after="160"/>
      </w:pPr>
      <w:r>
        <w:t>Child SSCCs that are in_transit cannot be packed onto a pallet - they must first be received and set to active.</w:t>
      </w:r>
    </w:p>
    <w:p w:rsidR="00BE6FAB" w:rsidP="00BE6FAB" w:rsidRDefault="00BE6FAB" w14:paraId="7CDDA75D" w14:textId="77777777">
      <w:pPr>
        <w:numPr>
          <w:ilvl w:val="0"/>
          <w:numId w:val="11"/>
        </w:numPr>
        <w:spacing w:after="160"/>
      </w:pPr>
      <w:r>
        <w:t>The parent pallet SSCC introduced in this event must not have previously existed as a childEPCs value in another AggregationEvent.</w:t>
      </w:r>
    </w:p>
    <w:p w:rsidR="00BE6FAB" w:rsidP="00BE6FAB" w:rsidRDefault="00BE6FAB" w14:paraId="5E6A9F08" w14:textId="77777777">
      <w:pPr>
        <w:numPr>
          <w:ilvl w:val="0"/>
          <w:numId w:val="11"/>
        </w:numPr>
        <w:spacing w:after="160"/>
      </w:pPr>
      <w:r>
        <w:t>bizLocation and readPoint should reflect the warehouse or staging location where palletization physically occurred.</w:t>
      </w:r>
    </w:p>
    <w:p w:rsidR="00BE6FAB" w:rsidP="00BE6FAB" w:rsidRDefault="00BE6FAB" w14:paraId="3B63E6AD" w14:textId="77777777">
      <w:pPr>
        <w:pStyle w:val="Heading4"/>
      </w:pPr>
      <w:r>
        <w:t>EPCIS 1.2 XML</w:t>
      </w:r>
    </w:p>
    <w:p w:rsidR="00BE6FAB" w:rsidP="00BE6FAB" w:rsidRDefault="00BE6FAB" w14:paraId="02953C7D" w14:textId="77777777">
      <w:pPr>
        <w:pBdr>
          <w:top w:val="single" w:color="BBDEFB" w:sz="4" w:space="0"/>
        </w:pBdr>
        <w:shd w:val="clear" w:color="auto" w:fill="F5F5F5"/>
        <w:spacing w:before="120" w:after="0"/>
      </w:pPr>
    </w:p>
    <w:p w:rsidR="00BE6FAB" w:rsidP="00BE6FAB" w:rsidRDefault="00BE6FAB" w14:paraId="323E3F62" w14:textId="77777777">
      <w:pPr>
        <w:pStyle w:val="Code0"/>
        <w:spacing w:before="0" w:after="0"/>
      </w:pPr>
      <w:r>
        <w:t>&lt;?xml version="1.0" encoding="UTF-8"?&gt;</w:t>
      </w:r>
    </w:p>
    <w:p w:rsidR="00BE6FAB" w:rsidP="00BE6FAB" w:rsidRDefault="00BE6FAB" w14:paraId="19126062" w14:textId="77777777">
      <w:pPr>
        <w:pStyle w:val="Code0"/>
        <w:spacing w:before="0" w:after="0"/>
        <w:rPr>
          <w:szCs w:val="18"/>
        </w:rPr>
      </w:pPr>
      <w:r w:rsidRPr="0E680CB1">
        <w:rPr>
          <w:szCs w:val="18"/>
        </w:rPr>
        <w:t>&lt;epcis:EPCISDocument</w:t>
      </w:r>
    </w:p>
    <w:p w:rsidR="00BE6FAB" w:rsidP="00BE6FAB" w:rsidRDefault="00BE6FAB" w14:paraId="7108488B" w14:textId="77777777">
      <w:pPr>
        <w:pStyle w:val="Code0"/>
        <w:spacing w:before="0" w:after="0"/>
      </w:pPr>
      <w:r>
        <w:t xml:space="preserve">    xmlns:epcis="urn:epcglobal:epcis:xsd:1"</w:t>
      </w:r>
    </w:p>
    <w:p w:rsidR="00BE6FAB" w:rsidP="00BE6FAB" w:rsidRDefault="00BE6FAB" w14:paraId="65D3FE7F" w14:textId="77777777">
      <w:pPr>
        <w:pStyle w:val="Code0"/>
        <w:spacing w:before="0" w:after="0"/>
      </w:pPr>
      <w:r w:rsidRPr="0E680CB1">
        <w:rPr>
          <w:szCs w:val="18"/>
        </w:rPr>
        <w:t xml:space="preserve">    schemaVersion="1.2"</w:t>
      </w:r>
    </w:p>
    <w:p w:rsidR="00BE6FAB" w:rsidP="00BE6FAB" w:rsidRDefault="00BE6FAB" w14:paraId="10D72DAC" w14:textId="77777777">
      <w:pPr>
        <w:pStyle w:val="Code0"/>
        <w:spacing w:before="0" w:after="0"/>
      </w:pPr>
      <w:r w:rsidRPr="0E680CB1">
        <w:rPr>
          <w:szCs w:val="18"/>
        </w:rPr>
        <w:t xml:space="preserve">    creationDate="2026-01-22T12:15:00.000Z"&gt;</w:t>
      </w:r>
    </w:p>
    <w:p w:rsidR="00BE6FAB" w:rsidP="00BE6FAB" w:rsidRDefault="00BE6FAB" w14:paraId="29FFE9AA" w14:textId="77777777">
      <w:pPr>
        <w:pStyle w:val="Code0"/>
        <w:spacing w:before="0" w:after="0"/>
      </w:pPr>
      <w:r w:rsidRPr="0E680CB1">
        <w:rPr>
          <w:szCs w:val="18"/>
        </w:rPr>
        <w:t xml:space="preserve">  &lt;EPCISBody&gt;</w:t>
      </w:r>
    </w:p>
    <w:p w:rsidR="00BE6FAB" w:rsidP="00BE6FAB" w:rsidRDefault="00BE6FAB" w14:paraId="59B3F1DA" w14:textId="77777777">
      <w:pPr>
        <w:pStyle w:val="Code0"/>
        <w:spacing w:before="0" w:after="0"/>
      </w:pPr>
      <w:r w:rsidRPr="0E680CB1">
        <w:rPr>
          <w:szCs w:val="18"/>
        </w:rPr>
        <w:t xml:space="preserve">    &lt;EventList&gt;</w:t>
      </w:r>
    </w:p>
    <w:p w:rsidR="00BE6FAB" w:rsidP="00BE6FAB" w:rsidRDefault="00BE6FAB" w14:paraId="675222E4" w14:textId="77777777">
      <w:pPr>
        <w:pStyle w:val="Code0"/>
        <w:spacing w:before="0" w:after="0"/>
      </w:pPr>
      <w:r>
        <w:t xml:space="preserve">      &lt;AggregationEvent&gt;</w:t>
      </w:r>
    </w:p>
    <w:p w:rsidR="00BE6FAB" w:rsidP="00BE6FAB" w:rsidRDefault="00BE6FAB" w14:paraId="551177D8" w14:textId="77777777">
      <w:pPr>
        <w:pStyle w:val="Code0"/>
        <w:spacing w:before="0" w:after="0"/>
      </w:pPr>
      <w:r w:rsidRPr="1ACFB646">
        <w:rPr>
          <w:rFonts w:eastAsia="Consolas" w:cs="Consolas"/>
          <w:color w:val="1C2833"/>
        </w:rPr>
        <w:t xml:space="preserve"> </w:t>
      </w:r>
      <w:r>
        <w:tab/>
      </w:r>
      <w:r w:rsidRPr="3B52DB52">
        <w:rPr>
          <w:rFonts w:eastAsia="Consolas" w:cs="Consolas"/>
          <w:color w:val="1C2833"/>
        </w:rPr>
        <w:t xml:space="preserve"> </w:t>
      </w:r>
      <w:r w:rsidRPr="1ACFB646">
        <w:rPr>
          <w:rFonts w:eastAsia="Consolas" w:cs="Consolas"/>
          <w:color w:val="1C2833"/>
        </w:rPr>
        <w:t>&lt;eventID&gt;</w:t>
      </w:r>
      <w:r w:rsidRPr="545AD5AB">
        <w:t>urn:uuid:f47a2b31-8c9d-4e5a-b123-6f7d8e9a0b1c</w:t>
      </w:r>
      <w:r w:rsidRPr="1ACFB646">
        <w:rPr>
          <w:rFonts w:eastAsia="Consolas" w:cs="Consolas"/>
          <w:color w:val="1C2833"/>
        </w:rPr>
        <w:t>&lt;/eventID&gt;</w:t>
      </w:r>
    </w:p>
    <w:p w:rsidR="00BE6FAB" w:rsidP="00BE6FAB" w:rsidRDefault="00BE6FAB" w14:paraId="1A2F6C58" w14:textId="77777777">
      <w:pPr>
        <w:pStyle w:val="Code0"/>
        <w:spacing w:before="0" w:after="0"/>
      </w:pPr>
      <w:r w:rsidRPr="0E680CB1">
        <w:rPr>
          <w:szCs w:val="18"/>
        </w:rPr>
        <w:t xml:space="preserve">        &lt;eventTime&gt;2026-01-22T12:15:00.000Z&lt;/eventTime&gt;</w:t>
      </w:r>
    </w:p>
    <w:p w:rsidR="00BE6FAB" w:rsidP="00BE6FAB" w:rsidRDefault="00BE6FAB" w14:paraId="285C1B66" w14:textId="77777777">
      <w:pPr>
        <w:pStyle w:val="Code0"/>
        <w:spacing w:before="0" w:after="0"/>
      </w:pPr>
      <w:r w:rsidRPr="0E680CB1">
        <w:rPr>
          <w:szCs w:val="18"/>
        </w:rPr>
        <w:t xml:space="preserve">        &lt;eventTimeZoneOffset&gt;+03:00&lt;/eventTimeZoneOffset&gt;</w:t>
      </w:r>
    </w:p>
    <w:p w:rsidR="00BE6FAB" w:rsidP="00BE6FAB" w:rsidRDefault="00BE6FAB" w14:paraId="7093F111" w14:textId="77777777">
      <w:pPr>
        <w:pStyle w:val="Code0"/>
        <w:spacing w:before="0" w:after="0"/>
      </w:pPr>
      <w:r w:rsidRPr="0E680CB1">
        <w:rPr>
          <w:szCs w:val="18"/>
        </w:rPr>
        <w:t xml:space="preserve">        &lt;parentID&gt;urn:epc:id:sscc:0123456.0000005000&lt;/parentID&gt;</w:t>
      </w:r>
    </w:p>
    <w:p w:rsidR="00BE6FAB" w:rsidP="00BE6FAB" w:rsidRDefault="00BE6FAB" w14:paraId="76941148" w14:textId="77777777">
      <w:pPr>
        <w:pStyle w:val="Code0"/>
        <w:spacing w:before="0" w:after="0"/>
      </w:pPr>
      <w:r w:rsidRPr="0E680CB1">
        <w:rPr>
          <w:szCs w:val="18"/>
        </w:rPr>
        <w:t xml:space="preserve">        &lt;childEPCs&gt;</w:t>
      </w:r>
    </w:p>
    <w:p w:rsidR="00BE6FAB" w:rsidP="00BE6FAB" w:rsidRDefault="00BE6FAB" w14:paraId="2967FDF4" w14:textId="77777777">
      <w:pPr>
        <w:pStyle w:val="Code0"/>
        <w:spacing w:before="0" w:after="0"/>
      </w:pPr>
      <w:r w:rsidRPr="0E680CB1">
        <w:rPr>
          <w:szCs w:val="18"/>
        </w:rPr>
        <w:t xml:space="preserve">          &lt;epc&gt;urn:epc:id:sscc:0123456.0000001001&lt;/epc&gt;</w:t>
      </w:r>
    </w:p>
    <w:p w:rsidR="00BE6FAB" w:rsidP="00BE6FAB" w:rsidRDefault="00BE6FAB" w14:paraId="15864ACA" w14:textId="77777777">
      <w:pPr>
        <w:pStyle w:val="Code0"/>
        <w:spacing w:before="0" w:after="0"/>
      </w:pPr>
      <w:r w:rsidRPr="0E680CB1">
        <w:rPr>
          <w:szCs w:val="18"/>
        </w:rPr>
        <w:t xml:space="preserve">          &lt;epc&gt;urn:epc:id:sscc:0123456.0000001002&lt;/epc&gt;</w:t>
      </w:r>
    </w:p>
    <w:p w:rsidR="00BE6FAB" w:rsidP="00BE6FAB" w:rsidRDefault="00BE6FAB" w14:paraId="5BEFF65B" w14:textId="77777777">
      <w:pPr>
        <w:pStyle w:val="Code0"/>
        <w:spacing w:before="0" w:after="0"/>
      </w:pPr>
      <w:r w:rsidRPr="0E680CB1">
        <w:rPr>
          <w:szCs w:val="18"/>
        </w:rPr>
        <w:t xml:space="preserve">          &lt;epc&gt;urn:epc:id:sscc:0123456.0000001003&lt;/epc&gt;</w:t>
      </w:r>
    </w:p>
    <w:p w:rsidR="00BE6FAB" w:rsidP="00BE6FAB" w:rsidRDefault="00BE6FAB" w14:paraId="1FCAEC22" w14:textId="77777777">
      <w:pPr>
        <w:pStyle w:val="Code0"/>
        <w:spacing w:before="0" w:after="0"/>
      </w:pPr>
      <w:r w:rsidRPr="0E680CB1">
        <w:rPr>
          <w:szCs w:val="18"/>
        </w:rPr>
        <w:t xml:space="preserve">        &lt;/childEPCs&gt;</w:t>
      </w:r>
    </w:p>
    <w:p w:rsidR="00BE6FAB" w:rsidP="00BE6FAB" w:rsidRDefault="00BE6FAB" w14:paraId="46D19D7B" w14:textId="77777777">
      <w:pPr>
        <w:pStyle w:val="Code0"/>
        <w:spacing w:before="0" w:after="0"/>
      </w:pPr>
      <w:r>
        <w:t xml:space="preserve">        &lt;action&gt;ADD&lt;/action&gt;</w:t>
      </w:r>
    </w:p>
    <w:p w:rsidR="00BE6FAB" w:rsidP="00BE6FAB" w:rsidRDefault="00BE6FAB" w14:paraId="72935C4F" w14:textId="77777777">
      <w:pPr>
        <w:pStyle w:val="Code0"/>
        <w:spacing w:before="0" w:after="0"/>
      </w:pPr>
      <w:r w:rsidRPr="0E680CB1">
        <w:rPr>
          <w:szCs w:val="18"/>
        </w:rPr>
        <w:t xml:space="preserve">        &lt;bizStep&gt;urn:epcglobal:cbv:bizstep:packing&lt;/bizStep&gt;</w:t>
      </w:r>
    </w:p>
    <w:p w:rsidR="00BE6FAB" w:rsidP="00BE6FAB" w:rsidRDefault="00BE6FAB" w14:paraId="1A4940BB" w14:textId="77777777">
      <w:pPr>
        <w:pStyle w:val="Code0"/>
        <w:spacing w:before="0" w:after="0"/>
      </w:pPr>
      <w:r w:rsidRPr="0E680CB1">
        <w:rPr>
          <w:szCs w:val="18"/>
        </w:rPr>
        <w:t xml:space="preserve">        &lt;disposition&gt;urn:epcglobal:cbv:disp:active&lt;/disposition&gt;</w:t>
      </w:r>
    </w:p>
    <w:p w:rsidR="00BE6FAB" w:rsidP="00BE6FAB" w:rsidRDefault="00BE6FAB" w14:paraId="07450D7E" w14:textId="77777777">
      <w:pPr>
        <w:pStyle w:val="Code0"/>
        <w:spacing w:before="0" w:after="0"/>
      </w:pPr>
      <w:r w:rsidRPr="0E680CB1">
        <w:rPr>
          <w:szCs w:val="18"/>
        </w:rPr>
        <w:t xml:space="preserve">        &lt;readPoint&gt;</w:t>
      </w:r>
    </w:p>
    <w:p w:rsidR="00BE6FAB" w:rsidP="00BE6FAB" w:rsidRDefault="00BE6FAB" w14:paraId="7F236027" w14:textId="77777777">
      <w:pPr>
        <w:pStyle w:val="Code0"/>
        <w:spacing w:before="0" w:after="0"/>
      </w:pPr>
      <w:r w:rsidRPr="0E680CB1">
        <w:rPr>
          <w:szCs w:val="18"/>
        </w:rPr>
        <w:t xml:space="preserve">          &lt;id&gt;urn:epc:id:sgln:0123456.22222.0&lt;/id&gt;</w:t>
      </w:r>
    </w:p>
    <w:p w:rsidR="00BE6FAB" w:rsidP="00BE6FAB" w:rsidRDefault="00BE6FAB" w14:paraId="0B2CC004" w14:textId="77777777">
      <w:pPr>
        <w:pStyle w:val="Code0"/>
        <w:spacing w:before="0" w:after="0"/>
      </w:pPr>
      <w:r w:rsidRPr="0E680CB1">
        <w:rPr>
          <w:szCs w:val="18"/>
        </w:rPr>
        <w:t xml:space="preserve">        &lt;/readPoint&gt;</w:t>
      </w:r>
    </w:p>
    <w:p w:rsidR="00BE6FAB" w:rsidP="00BE6FAB" w:rsidRDefault="00BE6FAB" w14:paraId="4ECF1911" w14:textId="77777777">
      <w:pPr>
        <w:pStyle w:val="Code0"/>
        <w:spacing w:before="0" w:after="0"/>
      </w:pPr>
      <w:r w:rsidRPr="0E680CB1">
        <w:rPr>
          <w:szCs w:val="18"/>
        </w:rPr>
        <w:t xml:space="preserve">        &lt;bizLocation&gt;</w:t>
      </w:r>
    </w:p>
    <w:p w:rsidR="00BE6FAB" w:rsidP="00BE6FAB" w:rsidRDefault="00BE6FAB" w14:paraId="7A01832E" w14:textId="77777777">
      <w:pPr>
        <w:pStyle w:val="Code0"/>
        <w:spacing w:before="0" w:after="0"/>
      </w:pPr>
      <w:r w:rsidRPr="0E680CB1">
        <w:rPr>
          <w:szCs w:val="18"/>
        </w:rPr>
        <w:t xml:space="preserve">          &lt;id&gt;urn:epc:id:sgln:0123456.22222.0&lt;/id&gt;</w:t>
      </w:r>
    </w:p>
    <w:p w:rsidR="00BE6FAB" w:rsidP="00BE6FAB" w:rsidRDefault="00BE6FAB" w14:paraId="27126C08" w14:textId="77777777">
      <w:pPr>
        <w:pStyle w:val="Code0"/>
        <w:spacing w:before="0" w:after="0"/>
      </w:pPr>
      <w:r w:rsidRPr="0E680CB1">
        <w:rPr>
          <w:szCs w:val="18"/>
        </w:rPr>
        <w:t xml:space="preserve">        &lt;/bizLocation&gt;</w:t>
      </w:r>
    </w:p>
    <w:p w:rsidR="00BE6FAB" w:rsidP="00BE6FAB" w:rsidRDefault="00BE6FAB" w14:paraId="08C72D2D" w14:textId="77777777">
      <w:pPr>
        <w:pStyle w:val="Code0"/>
        <w:spacing w:before="0" w:after="0"/>
      </w:pPr>
      <w:r w:rsidRPr="0E680CB1">
        <w:rPr>
          <w:szCs w:val="18"/>
        </w:rPr>
        <w:t xml:space="preserve">      &lt;/AggregationEvent&gt;</w:t>
      </w:r>
    </w:p>
    <w:p w:rsidR="00BE6FAB" w:rsidP="00BE6FAB" w:rsidRDefault="00BE6FAB" w14:paraId="5C1CC8A6" w14:textId="77777777">
      <w:pPr>
        <w:pStyle w:val="Code0"/>
        <w:spacing w:before="0" w:after="0"/>
      </w:pPr>
      <w:r w:rsidRPr="0E680CB1">
        <w:rPr>
          <w:szCs w:val="18"/>
        </w:rPr>
        <w:t xml:space="preserve">    &lt;/EventList&gt;</w:t>
      </w:r>
    </w:p>
    <w:p w:rsidR="00BE6FAB" w:rsidP="00BE6FAB" w:rsidRDefault="00BE6FAB" w14:paraId="574A7613" w14:textId="77777777">
      <w:pPr>
        <w:pStyle w:val="Code0"/>
        <w:spacing w:before="0" w:after="0"/>
      </w:pPr>
      <w:r w:rsidRPr="0E680CB1">
        <w:rPr>
          <w:szCs w:val="18"/>
        </w:rPr>
        <w:t xml:space="preserve">  &lt;/EPCISBody&gt;</w:t>
      </w:r>
    </w:p>
    <w:p w:rsidR="00BE6FAB" w:rsidP="00BE6FAB" w:rsidRDefault="00BE6FAB" w14:paraId="5EA094B6" w14:textId="77777777">
      <w:pPr>
        <w:pStyle w:val="Code0"/>
        <w:spacing w:before="0" w:after="0"/>
      </w:pPr>
      <w:r w:rsidRPr="0E680CB1">
        <w:rPr>
          <w:szCs w:val="18"/>
        </w:rPr>
        <w:t>&lt;/epcis:EPCISDocument&gt;</w:t>
      </w:r>
    </w:p>
    <w:p w:rsidR="00BE6FAB" w:rsidP="00BE6FAB" w:rsidRDefault="00BE6FAB" w14:paraId="5175F3D7" w14:textId="77777777">
      <w:pPr>
        <w:pBdr>
          <w:bottom w:val="single" w:color="BBDEFB" w:sz="4" w:space="0"/>
        </w:pBdr>
        <w:shd w:val="clear" w:color="auto" w:fill="F5F5F5"/>
      </w:pPr>
    </w:p>
    <w:p w:rsidR="00BE6FAB" w:rsidP="00BE6FAB" w:rsidRDefault="00BE6FAB" w14:paraId="35186442" w14:textId="77777777"/>
    <w:p w:rsidR="00BE6FAB" w:rsidP="00BE6FAB" w:rsidRDefault="00BE6FAB" w14:paraId="03CB1A10" w14:textId="77777777">
      <w:pPr>
        <w:pStyle w:val="Heading4"/>
      </w:pPr>
      <w:r>
        <w:t>EPCIS 2.0 JSON-LD</w:t>
      </w:r>
    </w:p>
    <w:p w:rsidR="00BE6FAB" w:rsidP="00BE6FAB" w:rsidRDefault="00BE6FAB" w14:paraId="21B38260" w14:textId="77777777">
      <w:pPr>
        <w:pBdr>
          <w:top w:val="single" w:color="BBDEFB" w:sz="4" w:space="0"/>
        </w:pBdr>
        <w:shd w:val="clear" w:color="auto" w:fill="F5F5F5"/>
        <w:spacing w:before="120" w:after="0"/>
        <w:rPr>
          <w:rFonts w:ascii="Aptos" w:hAnsi="Aptos" w:eastAsia="Aptos" w:cs="Aptos"/>
          <w:color w:val="000000" w:themeColor="text1"/>
        </w:rPr>
      </w:pPr>
    </w:p>
    <w:p w:rsidR="00BE6FAB" w:rsidP="00BE6FAB" w:rsidRDefault="00BE6FAB" w14:paraId="7E9D56F1" w14:textId="77777777">
      <w:pPr>
        <w:pStyle w:val="Code0"/>
        <w:spacing w:before="0" w:after="0"/>
        <w:rPr>
          <w:rFonts w:eastAsia="Consolas" w:cs="Consolas"/>
          <w:szCs w:val="18"/>
        </w:rPr>
      </w:pPr>
      <w:r>
        <w:t>{</w:t>
      </w:r>
    </w:p>
    <w:p w:rsidR="00BE6FAB" w:rsidP="00BE6FAB" w:rsidRDefault="00BE6FAB" w14:paraId="751D52FC" w14:textId="77777777">
      <w:pPr>
        <w:pStyle w:val="Code0"/>
        <w:spacing w:before="0" w:after="0"/>
        <w:rPr>
          <w:rFonts w:eastAsia="Consolas" w:cs="Consolas"/>
          <w:szCs w:val="18"/>
        </w:rPr>
      </w:pPr>
      <w:r>
        <w:t xml:space="preserve">  "@context": [</w:t>
      </w:r>
    </w:p>
    <w:p w:rsidR="00BE6FAB" w:rsidP="00BE6FAB" w:rsidRDefault="00BE6FAB" w14:paraId="01057C12" w14:textId="77777777">
      <w:pPr>
        <w:pStyle w:val="Code0"/>
        <w:spacing w:before="0" w:after="0"/>
        <w:rPr>
          <w:rFonts w:eastAsia="Consolas" w:cs="Consolas"/>
          <w:szCs w:val="18"/>
        </w:rPr>
      </w:pPr>
      <w:r>
        <w:t xml:space="preserve">    "https://ref.gs1.org/standards/epcis/epcis-context.jsonld"</w:t>
      </w:r>
    </w:p>
    <w:p w:rsidR="00BE6FAB" w:rsidP="00BE6FAB" w:rsidRDefault="00BE6FAB" w14:paraId="4A756F04" w14:textId="77777777">
      <w:pPr>
        <w:pStyle w:val="Code0"/>
        <w:spacing w:before="0" w:after="0"/>
        <w:rPr>
          <w:rFonts w:eastAsia="Consolas" w:cs="Consolas"/>
          <w:szCs w:val="18"/>
        </w:rPr>
      </w:pPr>
      <w:r>
        <w:t xml:space="preserve">  ],</w:t>
      </w:r>
    </w:p>
    <w:p w:rsidR="00BE6FAB" w:rsidP="00BE6FAB" w:rsidRDefault="00BE6FAB" w14:paraId="1630DA4D" w14:textId="77777777">
      <w:pPr>
        <w:pStyle w:val="Code0"/>
        <w:spacing w:before="0" w:after="0"/>
        <w:rPr>
          <w:rFonts w:eastAsia="Consolas" w:cs="Consolas"/>
          <w:szCs w:val="18"/>
        </w:rPr>
      </w:pPr>
      <w:r>
        <w:t xml:space="preserve">  "type": "EPCISDocument",</w:t>
      </w:r>
    </w:p>
    <w:p w:rsidR="00BE6FAB" w:rsidP="00BE6FAB" w:rsidRDefault="00BE6FAB" w14:paraId="6B3385DA" w14:textId="77777777">
      <w:pPr>
        <w:pStyle w:val="Code0"/>
        <w:spacing w:before="0" w:after="0"/>
        <w:rPr>
          <w:rFonts w:eastAsia="Consolas" w:cs="Consolas"/>
          <w:szCs w:val="18"/>
        </w:rPr>
      </w:pPr>
      <w:r>
        <w:t xml:space="preserve">  "schemaVersion": "2.0",</w:t>
      </w:r>
    </w:p>
    <w:p w:rsidR="00BE6FAB" w:rsidP="00BE6FAB" w:rsidRDefault="00BE6FAB" w14:paraId="32A2D9C8" w14:textId="77777777">
      <w:pPr>
        <w:pStyle w:val="Code0"/>
        <w:spacing w:before="0" w:after="0"/>
        <w:rPr>
          <w:rFonts w:eastAsia="Consolas" w:cs="Consolas"/>
          <w:szCs w:val="18"/>
        </w:rPr>
      </w:pPr>
      <w:r>
        <w:t xml:space="preserve">  "creationDate": "2026-01-22T09:15:00.000Z",</w:t>
      </w:r>
    </w:p>
    <w:p w:rsidR="00BE6FAB" w:rsidP="00BE6FAB" w:rsidRDefault="00BE6FAB" w14:paraId="2C89A28D" w14:textId="77777777">
      <w:pPr>
        <w:pStyle w:val="Code0"/>
        <w:spacing w:before="0" w:after="0"/>
        <w:rPr>
          <w:rFonts w:eastAsia="Consolas" w:cs="Consolas"/>
          <w:szCs w:val="18"/>
        </w:rPr>
      </w:pPr>
      <w:r>
        <w:t xml:space="preserve">  "epcisBody": {</w:t>
      </w:r>
    </w:p>
    <w:p w:rsidR="00BE6FAB" w:rsidP="00BE6FAB" w:rsidRDefault="00BE6FAB" w14:paraId="372DCD58" w14:textId="77777777">
      <w:pPr>
        <w:pStyle w:val="Code0"/>
        <w:spacing w:before="0" w:after="0"/>
        <w:rPr>
          <w:rFonts w:eastAsia="Consolas" w:cs="Consolas"/>
          <w:szCs w:val="18"/>
        </w:rPr>
      </w:pPr>
      <w:r>
        <w:t xml:space="preserve">    "eventList": [</w:t>
      </w:r>
    </w:p>
    <w:p w:rsidR="00BE6FAB" w:rsidP="00BE6FAB" w:rsidRDefault="00BE6FAB" w14:paraId="732B85CD" w14:textId="77777777">
      <w:pPr>
        <w:pStyle w:val="Code0"/>
        <w:spacing w:before="0" w:after="0"/>
        <w:rPr>
          <w:rFonts w:eastAsia="Consolas" w:cs="Consolas"/>
          <w:szCs w:val="18"/>
        </w:rPr>
      </w:pPr>
      <w:r>
        <w:t xml:space="preserve">      {</w:t>
      </w:r>
    </w:p>
    <w:p w:rsidR="00BE6FAB" w:rsidP="00BE6FAB" w:rsidRDefault="00BE6FAB" w14:paraId="67B90BB2" w14:textId="77777777">
      <w:pPr>
        <w:pStyle w:val="Code0"/>
        <w:spacing w:before="0" w:after="0"/>
        <w:rPr>
          <w:rFonts w:eastAsia="Consolas" w:cs="Consolas"/>
          <w:szCs w:val="18"/>
        </w:rPr>
      </w:pPr>
      <w:r>
        <w:t xml:space="preserve">        "type": "AggregationEvent",</w:t>
      </w:r>
    </w:p>
    <w:p w:rsidR="00BE6FAB" w:rsidP="00BE6FAB" w:rsidRDefault="00BE6FAB" w14:paraId="4102A02E" w14:textId="77777777">
      <w:pPr>
        <w:pStyle w:val="Code0"/>
        <w:spacing w:before="0" w:after="0"/>
        <w:rPr>
          <w:rFonts w:eastAsia="Consolas" w:cs="Consolas"/>
          <w:color w:val="1C2833"/>
        </w:rPr>
      </w:pPr>
      <w:r>
        <w:t xml:space="preserve"> </w:t>
      </w:r>
      <w:r>
        <w:tab/>
      </w:r>
      <w:r>
        <w:t xml:space="preserve"> "eventID": "urn:uuid:f47a2b31-8c9d-4e5a-b123-6f7d8e9a0b1c",</w:t>
      </w:r>
    </w:p>
    <w:p w:rsidR="00BE6FAB" w:rsidP="00BE6FAB" w:rsidRDefault="00BE6FAB" w14:paraId="1CC7C97F" w14:textId="77777777">
      <w:pPr>
        <w:pStyle w:val="Code0"/>
        <w:spacing w:before="0" w:after="0"/>
        <w:rPr>
          <w:rFonts w:eastAsia="Consolas" w:cs="Consolas"/>
          <w:szCs w:val="18"/>
        </w:rPr>
      </w:pPr>
      <w:r>
        <w:t xml:space="preserve">        "eventTime": "2026-01-22T09:15:00.000Z",</w:t>
      </w:r>
    </w:p>
    <w:p w:rsidR="00BE6FAB" w:rsidP="00BE6FAB" w:rsidRDefault="00BE6FAB" w14:paraId="3789DD3C" w14:textId="77777777">
      <w:pPr>
        <w:pStyle w:val="Code0"/>
        <w:spacing w:before="0" w:after="0"/>
        <w:rPr>
          <w:rFonts w:eastAsia="Consolas" w:cs="Consolas"/>
          <w:szCs w:val="18"/>
        </w:rPr>
      </w:pPr>
      <w:r>
        <w:t xml:space="preserve">        "eventTimeZoneOffset": "+03:00",</w:t>
      </w:r>
    </w:p>
    <w:p w:rsidR="00BE6FAB" w:rsidP="00BE6FAB" w:rsidRDefault="00BE6FAB" w14:paraId="3EF9274E" w14:textId="77777777">
      <w:pPr>
        <w:pStyle w:val="Code0"/>
        <w:spacing w:before="0" w:after="0"/>
        <w:rPr>
          <w:rFonts w:eastAsia="Consolas" w:cs="Consolas"/>
        </w:rPr>
      </w:pPr>
      <w:r>
        <w:t xml:space="preserve">        "parentID": "urn:epc:id:sscc:0123456.0000005000",</w:t>
      </w:r>
    </w:p>
    <w:p w:rsidR="00BE6FAB" w:rsidP="00BE6FAB" w:rsidRDefault="00BE6FAB" w14:paraId="7765B360" w14:textId="77777777">
      <w:pPr>
        <w:pStyle w:val="Code0"/>
        <w:spacing w:before="0" w:after="0"/>
        <w:rPr>
          <w:rFonts w:eastAsia="Consolas" w:cs="Consolas"/>
          <w:szCs w:val="18"/>
        </w:rPr>
      </w:pPr>
      <w:r>
        <w:t xml:space="preserve">        "childEPCs": [</w:t>
      </w:r>
    </w:p>
    <w:p w:rsidR="00BE6FAB" w:rsidP="00BE6FAB" w:rsidRDefault="00BE6FAB" w14:paraId="139F5420" w14:textId="77777777">
      <w:pPr>
        <w:pStyle w:val="Code0"/>
        <w:spacing w:before="0" w:after="0"/>
        <w:rPr>
          <w:rFonts w:eastAsia="Consolas" w:cs="Consolas"/>
        </w:rPr>
      </w:pPr>
      <w:r>
        <w:t xml:space="preserve">          "urn:epc:id:sscc:0123456.0000001001",</w:t>
      </w:r>
    </w:p>
    <w:p w:rsidR="00BE6FAB" w:rsidP="00BE6FAB" w:rsidRDefault="00BE6FAB" w14:paraId="626B18FA" w14:textId="77777777">
      <w:pPr>
        <w:pStyle w:val="Code0"/>
        <w:spacing w:before="0" w:after="0"/>
        <w:rPr>
          <w:rFonts w:eastAsia="Consolas" w:cs="Consolas"/>
        </w:rPr>
      </w:pPr>
      <w:r>
        <w:t xml:space="preserve">          "urn:epc:id:sscc:0123456.0000001002",</w:t>
      </w:r>
    </w:p>
    <w:p w:rsidR="00BE6FAB" w:rsidP="00BE6FAB" w:rsidRDefault="00BE6FAB" w14:paraId="41AA285B" w14:textId="77777777">
      <w:pPr>
        <w:pStyle w:val="Code0"/>
        <w:spacing w:before="0" w:after="0"/>
        <w:rPr>
          <w:rFonts w:eastAsia="Consolas" w:cs="Consolas"/>
        </w:rPr>
      </w:pPr>
      <w:r>
        <w:t xml:space="preserve">          "urn:epc:id:sscc:0123456.0000001003"</w:t>
      </w:r>
    </w:p>
    <w:p w:rsidR="00BE6FAB" w:rsidP="00BE6FAB" w:rsidRDefault="00BE6FAB" w14:paraId="37DAF65D" w14:textId="77777777">
      <w:pPr>
        <w:pStyle w:val="Code0"/>
        <w:spacing w:before="0" w:after="0"/>
        <w:rPr>
          <w:rFonts w:eastAsia="Consolas" w:cs="Consolas"/>
          <w:szCs w:val="18"/>
        </w:rPr>
      </w:pPr>
      <w:r>
        <w:t xml:space="preserve">        ],</w:t>
      </w:r>
    </w:p>
    <w:p w:rsidR="00BE6FAB" w:rsidP="00BE6FAB" w:rsidRDefault="00BE6FAB" w14:paraId="662A1650" w14:textId="77777777">
      <w:pPr>
        <w:pStyle w:val="Code0"/>
        <w:spacing w:before="0" w:after="0"/>
        <w:rPr>
          <w:rFonts w:eastAsia="Consolas" w:cs="Consolas"/>
          <w:szCs w:val="18"/>
        </w:rPr>
      </w:pPr>
      <w:r>
        <w:t xml:space="preserve">        "action": "ADD",</w:t>
      </w:r>
    </w:p>
    <w:p w:rsidR="00BE6FAB" w:rsidP="00BE6FAB" w:rsidRDefault="00BE6FAB" w14:paraId="77A6F4AB" w14:textId="77777777">
      <w:pPr>
        <w:pStyle w:val="Code0"/>
        <w:spacing w:before="0" w:after="0"/>
        <w:rPr>
          <w:rFonts w:eastAsia="Consolas" w:cs="Consolas"/>
        </w:rPr>
      </w:pPr>
      <w:r>
        <w:t xml:space="preserve">        "bizStep": "packing",</w:t>
      </w:r>
    </w:p>
    <w:p w:rsidR="00BE6FAB" w:rsidP="00BE6FAB" w:rsidRDefault="00BE6FAB" w14:paraId="5B053CC1" w14:textId="77777777">
      <w:pPr>
        <w:pStyle w:val="Code0"/>
        <w:spacing w:before="0" w:after="0"/>
        <w:rPr>
          <w:rFonts w:eastAsia="Consolas" w:cs="Consolas"/>
        </w:rPr>
      </w:pPr>
      <w:r>
        <w:t xml:space="preserve">        "disposition": "active",</w:t>
      </w:r>
    </w:p>
    <w:p w:rsidR="00BE6FAB" w:rsidP="00BE6FAB" w:rsidRDefault="00BE6FAB" w14:paraId="72F8A308" w14:textId="77777777">
      <w:pPr>
        <w:pStyle w:val="Code0"/>
        <w:spacing w:before="0" w:after="0"/>
        <w:rPr>
          <w:rFonts w:eastAsia="Consolas" w:cs="Consolas"/>
          <w:szCs w:val="18"/>
        </w:rPr>
      </w:pPr>
      <w:r>
        <w:t xml:space="preserve">        "readPoint": {</w:t>
      </w:r>
    </w:p>
    <w:p w:rsidR="00BE6FAB" w:rsidP="00BE6FAB" w:rsidRDefault="00BE6FAB" w14:paraId="479371D3" w14:textId="77777777">
      <w:pPr>
        <w:pStyle w:val="Code0"/>
        <w:spacing w:before="0" w:after="0"/>
        <w:rPr>
          <w:rFonts w:eastAsia="Consolas" w:cs="Consolas"/>
        </w:rPr>
      </w:pPr>
      <w:r>
        <w:t xml:space="preserve">          "id": "urn:epc:id:sgln:0123456.22222.0"</w:t>
      </w:r>
    </w:p>
    <w:p w:rsidR="00BE6FAB" w:rsidP="00BE6FAB" w:rsidRDefault="00BE6FAB" w14:paraId="7E8298AB" w14:textId="77777777">
      <w:pPr>
        <w:pStyle w:val="Code0"/>
        <w:spacing w:before="0" w:after="0"/>
        <w:rPr>
          <w:rFonts w:eastAsia="Consolas" w:cs="Consolas"/>
          <w:szCs w:val="18"/>
        </w:rPr>
      </w:pPr>
      <w:r>
        <w:t xml:space="preserve">        },</w:t>
      </w:r>
    </w:p>
    <w:p w:rsidR="00BE6FAB" w:rsidP="00BE6FAB" w:rsidRDefault="00BE6FAB" w14:paraId="7327E356" w14:textId="77777777">
      <w:pPr>
        <w:pStyle w:val="Code0"/>
        <w:spacing w:before="0" w:after="0"/>
        <w:rPr>
          <w:rFonts w:eastAsia="Consolas" w:cs="Consolas"/>
          <w:szCs w:val="18"/>
        </w:rPr>
      </w:pPr>
      <w:r>
        <w:t xml:space="preserve">        "bizLocation": {</w:t>
      </w:r>
    </w:p>
    <w:p w:rsidR="00BE6FAB" w:rsidP="00BE6FAB" w:rsidRDefault="00BE6FAB" w14:paraId="5C4946F6" w14:textId="77777777">
      <w:pPr>
        <w:pStyle w:val="Code0"/>
        <w:spacing w:before="0" w:after="0"/>
        <w:rPr>
          <w:rFonts w:eastAsia="Consolas" w:cs="Consolas"/>
        </w:rPr>
      </w:pPr>
      <w:r>
        <w:t xml:space="preserve">          "id": "urn:epc:id:sgln:0123456.22222.0"</w:t>
      </w:r>
    </w:p>
    <w:p w:rsidR="00BE6FAB" w:rsidP="00BE6FAB" w:rsidRDefault="00BE6FAB" w14:paraId="02343ACA" w14:textId="77777777">
      <w:pPr>
        <w:pStyle w:val="Code0"/>
        <w:spacing w:before="0" w:after="0"/>
        <w:rPr>
          <w:rFonts w:eastAsia="Consolas" w:cs="Consolas"/>
          <w:szCs w:val="18"/>
        </w:rPr>
      </w:pPr>
      <w:r>
        <w:t xml:space="preserve">        }</w:t>
      </w:r>
    </w:p>
    <w:p w:rsidR="00BE6FAB" w:rsidP="00BE6FAB" w:rsidRDefault="00BE6FAB" w14:paraId="28C00EAF" w14:textId="77777777">
      <w:pPr>
        <w:pStyle w:val="Code0"/>
        <w:spacing w:before="0" w:after="0"/>
        <w:rPr>
          <w:rFonts w:eastAsia="Consolas" w:cs="Consolas"/>
          <w:szCs w:val="18"/>
        </w:rPr>
      </w:pPr>
      <w:r>
        <w:t xml:space="preserve">      }</w:t>
      </w:r>
    </w:p>
    <w:p w:rsidR="00BE6FAB" w:rsidP="00BE6FAB" w:rsidRDefault="00BE6FAB" w14:paraId="6B000500" w14:textId="77777777">
      <w:pPr>
        <w:pStyle w:val="Code0"/>
        <w:spacing w:before="0" w:after="0"/>
        <w:rPr>
          <w:rFonts w:eastAsia="Consolas" w:cs="Consolas"/>
          <w:szCs w:val="18"/>
        </w:rPr>
      </w:pPr>
      <w:r>
        <w:t xml:space="preserve">    ]</w:t>
      </w:r>
    </w:p>
    <w:p w:rsidR="00BE6FAB" w:rsidP="00BE6FAB" w:rsidRDefault="00BE6FAB" w14:paraId="7ACCAF08" w14:textId="77777777">
      <w:pPr>
        <w:pStyle w:val="Code0"/>
        <w:spacing w:before="0" w:after="0"/>
        <w:rPr>
          <w:rFonts w:eastAsia="Consolas" w:cs="Consolas"/>
          <w:szCs w:val="18"/>
        </w:rPr>
      </w:pPr>
      <w:r>
        <w:t xml:space="preserve">  }</w:t>
      </w:r>
    </w:p>
    <w:p w:rsidR="00BE6FAB" w:rsidP="00BE6FAB" w:rsidRDefault="00BE6FAB" w14:paraId="1963C49D" w14:textId="77777777">
      <w:pPr>
        <w:pStyle w:val="Code0"/>
        <w:spacing w:before="0" w:after="0"/>
        <w:rPr>
          <w:rFonts w:eastAsia="Consolas" w:cs="Consolas"/>
          <w:szCs w:val="18"/>
        </w:rPr>
      </w:pPr>
      <w:r>
        <w:t>}</w:t>
      </w:r>
    </w:p>
    <w:p w:rsidR="00BE6FAB" w:rsidP="00BE6FAB" w:rsidRDefault="00BE6FAB" w14:paraId="237A7482" w14:textId="77777777">
      <w:pPr>
        <w:shd w:val="clear" w:color="auto" w:fill="F5F5F5"/>
        <w:spacing w:after="0" w:line="240" w:lineRule="auto"/>
        <w:rPr>
          <w:rFonts w:ascii="Consolas" w:hAnsi="Consolas" w:eastAsia="Consolas" w:cs="Consolas"/>
          <w:color w:val="263238"/>
          <w:sz w:val="18"/>
          <w:szCs w:val="18"/>
        </w:rPr>
      </w:pPr>
    </w:p>
    <w:p w:rsidR="00BE6FAB" w:rsidP="00BE6FAB" w:rsidRDefault="00BE6FAB" w14:paraId="2BD45EEB" w14:textId="77777777">
      <w:pPr>
        <w:pBdr>
          <w:bottom w:val="single" w:color="BBDEFB" w:sz="4" w:space="0"/>
        </w:pBdr>
        <w:shd w:val="clear" w:color="auto" w:fill="F5F5F5"/>
        <w:rPr>
          <w:rFonts w:ascii="Aptos" w:hAnsi="Aptos" w:eastAsia="Aptos" w:cs="Aptos"/>
          <w:color w:val="000000" w:themeColor="text1"/>
        </w:rPr>
      </w:pPr>
    </w:p>
    <w:p w:rsidR="00BE6FAB" w:rsidP="00BE6FAB" w:rsidRDefault="00BE6FAB" w14:paraId="0D4A1FFC" w14:textId="77777777"/>
    <w:p w:rsidR="00BE6FAB" w:rsidP="00BE6FAB" w:rsidRDefault="00BE6FAB" w14:paraId="6FB9CC61" w14:textId="77777777">
      <w:pPr>
        <w:pStyle w:val="Heading3"/>
      </w:pPr>
      <w:bookmarkStart w:name="_Toc229417823" w:id="29"/>
      <w:r w:rsidRPr="0E680CB1">
        <w:t>3.1.4 Shipping (ObjectEvent)</w:t>
      </w:r>
      <w:bookmarkEnd w:id="29"/>
    </w:p>
    <w:p w:rsidR="00BE6FAB" w:rsidP="00BE6FAB" w:rsidRDefault="00BE6FAB" w14:paraId="45E28A2B" w14:textId="77777777">
      <w:r w:rsidRPr="0E680CB1">
        <w:rPr>
          <w:b/>
          <w:bCs/>
        </w:rPr>
        <w:t xml:space="preserve">Purpose: </w:t>
      </w:r>
      <w:r w:rsidRPr="0E680CB1">
        <w:t>Report shipment of goods to next supply chain partner.</w:t>
      </w:r>
    </w:p>
    <w:p w:rsidR="00BE6FAB" w:rsidP="00BE6FAB" w:rsidRDefault="00BE6FAB" w14:paraId="1EDB60E0" w14:textId="4B12705B">
      <w:pPr>
        <w:rPr>
          <w:b/>
          <w:bCs/>
        </w:rPr>
      </w:pPr>
      <w:r w:rsidRPr="0E680CB1">
        <w:rPr>
          <w:b/>
          <w:bCs/>
        </w:rPr>
        <w:t>Mandatory Fields</w:t>
      </w:r>
      <w:r w:rsidRPr="0096694D">
        <w:t>: eventID</w:t>
      </w:r>
      <w:r>
        <w:rPr>
          <w:b/>
          <w:bCs/>
        </w:rPr>
        <w:t xml:space="preserve">, </w:t>
      </w:r>
      <w:r w:rsidRPr="0E680CB1">
        <w:t>eventTime, eventTimeZoneOffset, epcList, action (OBSERVE), bizStep, disposition, readPoint, sourceList, destinationList</w:t>
      </w:r>
      <w:r>
        <w:t xml:space="preserve">, </w:t>
      </w:r>
      <w:r w:rsidRPr="00CD15B4">
        <w:t>bizLocation</w:t>
      </w:r>
      <w:r w:rsidR="0091690E">
        <w:t>, bizTransactionList</w:t>
      </w:r>
      <w:r>
        <w:br/>
      </w:r>
      <w:r>
        <w:rPr>
          <w:b/>
          <w:bCs/>
        </w:rPr>
        <w:t xml:space="preserve">Rules: </w:t>
      </w:r>
    </w:p>
    <w:p w:rsidRPr="00BB614A" w:rsidR="00BE6FAB" w:rsidP="00BE6FAB" w:rsidRDefault="00BE6FAB" w14:paraId="61202F44" w14:textId="77777777">
      <w:pPr>
        <w:numPr>
          <w:ilvl w:val="0"/>
          <w:numId w:val="16"/>
        </w:numPr>
      </w:pPr>
      <w:r>
        <w:t>An SGTIN that is a child of an SSCC must NOT appear in epcList of a shipping event independently - the top-level SSCC is the shipping unit. If epcList contains a child SGTIN that has an active parent, the event will be accepted with the warning  INVALID_PARENT_CHILD_RELATION</w:t>
      </w:r>
    </w:p>
    <w:p w:rsidRPr="00BB614A" w:rsidR="00BE6FAB" w:rsidP="00BE6FAB" w:rsidRDefault="00BE6FAB" w14:paraId="2AC21EE4" w14:textId="77777777">
      <w:pPr>
        <w:numPr>
          <w:ilvl w:val="0"/>
          <w:numId w:val="16"/>
        </w:numPr>
      </w:pPr>
      <w:r>
        <w:t>Disposition transition rule: Prior disposition of the shipped EPC must be active, transitions from damaged, recalled, or destroyed item is not permitted and must be flagged.</w:t>
      </w:r>
    </w:p>
    <w:p w:rsidRPr="00BB614A" w:rsidR="00BE6FAB" w:rsidP="00BE6FAB" w:rsidRDefault="00BE6FAB" w14:paraId="7427ECD6" w14:textId="77777777">
      <w:pPr>
        <w:rPr>
          <w:b/>
          <w:bCs/>
        </w:rPr>
      </w:pPr>
    </w:p>
    <w:p w:rsidR="00BE6FAB" w:rsidP="00BE6FAB" w:rsidRDefault="00BE6FAB" w14:paraId="3AB5D00B" w14:textId="77777777">
      <w:pPr>
        <w:pStyle w:val="Heading4"/>
      </w:pPr>
      <w:r>
        <w:t>EPCIS 1.2 XML</w:t>
      </w:r>
    </w:p>
    <w:p w:rsidR="00BE6FAB" w:rsidP="00BE6FAB" w:rsidRDefault="00BE6FAB" w14:paraId="6BFB0B0A" w14:textId="77777777">
      <w:pPr>
        <w:pBdr>
          <w:top w:val="single" w:color="BBDEFB" w:sz="4" w:space="0"/>
        </w:pBdr>
        <w:shd w:val="clear" w:color="auto" w:fill="F5F5F5"/>
        <w:spacing w:before="120" w:after="0"/>
      </w:pPr>
    </w:p>
    <w:p w:rsidR="00BE6FAB" w:rsidP="00BE6FAB" w:rsidRDefault="00BE6FAB" w14:paraId="18E35EB2" w14:textId="77777777">
      <w:pPr>
        <w:pStyle w:val="Code0"/>
        <w:spacing w:before="0" w:after="0"/>
      </w:pPr>
      <w:r>
        <w:t>&lt;?xml version="1.0" encoding="UTF-8"?&gt;</w:t>
      </w:r>
    </w:p>
    <w:p w:rsidR="00BE6FAB" w:rsidP="00BE6FAB" w:rsidRDefault="00BE6FAB" w14:paraId="65B4810B" w14:textId="77777777">
      <w:pPr>
        <w:pStyle w:val="Code0"/>
        <w:spacing w:before="0" w:after="0"/>
        <w:rPr>
          <w:szCs w:val="18"/>
        </w:rPr>
      </w:pPr>
      <w:r w:rsidRPr="0E680CB1">
        <w:rPr>
          <w:szCs w:val="18"/>
        </w:rPr>
        <w:t>&lt;epcis:EPCISDocument</w:t>
      </w:r>
    </w:p>
    <w:p w:rsidR="00BE6FAB" w:rsidP="00BE6FAB" w:rsidRDefault="00BE6FAB" w14:paraId="58C76D8B" w14:textId="77777777">
      <w:pPr>
        <w:pStyle w:val="Code0"/>
        <w:spacing w:before="0" w:after="0"/>
      </w:pPr>
      <w:r>
        <w:t xml:space="preserve">    xmlns:epcis="urn:epcglobal:epcis:xsd:1"</w:t>
      </w:r>
    </w:p>
    <w:p w:rsidR="00BE6FAB" w:rsidP="00BE6FAB" w:rsidRDefault="00BE6FAB" w14:paraId="75C25292" w14:textId="77777777">
      <w:pPr>
        <w:pStyle w:val="Code0"/>
        <w:spacing w:before="0" w:after="0"/>
      </w:pPr>
      <w:r w:rsidRPr="0E680CB1">
        <w:rPr>
          <w:szCs w:val="18"/>
        </w:rPr>
        <w:t xml:space="preserve">    schemaVersion="1.2"</w:t>
      </w:r>
    </w:p>
    <w:p w:rsidR="00BE6FAB" w:rsidP="00BE6FAB" w:rsidRDefault="00BE6FAB" w14:paraId="3AE6AC84" w14:textId="77777777">
      <w:pPr>
        <w:pStyle w:val="Code0"/>
        <w:spacing w:before="0" w:after="0"/>
      </w:pPr>
      <w:r w:rsidRPr="0E680CB1">
        <w:rPr>
          <w:szCs w:val="18"/>
        </w:rPr>
        <w:t xml:space="preserve">    creationDate="2026-01-22T14:00:00.000Z"&gt;</w:t>
      </w:r>
    </w:p>
    <w:p w:rsidR="00BE6FAB" w:rsidP="00BE6FAB" w:rsidRDefault="00BE6FAB" w14:paraId="3E7518FF" w14:textId="77777777">
      <w:pPr>
        <w:pStyle w:val="Code0"/>
        <w:spacing w:before="0" w:after="0"/>
      </w:pPr>
      <w:r w:rsidRPr="0E680CB1">
        <w:rPr>
          <w:szCs w:val="18"/>
        </w:rPr>
        <w:t xml:space="preserve">  &lt;EPCISBody&gt;</w:t>
      </w:r>
    </w:p>
    <w:p w:rsidR="00BE6FAB" w:rsidP="00BE6FAB" w:rsidRDefault="00BE6FAB" w14:paraId="2D4CCEB2" w14:textId="77777777">
      <w:pPr>
        <w:pStyle w:val="Code0"/>
        <w:spacing w:before="0" w:after="0"/>
      </w:pPr>
      <w:r w:rsidRPr="0E680CB1">
        <w:rPr>
          <w:szCs w:val="18"/>
        </w:rPr>
        <w:t xml:space="preserve">    &lt;EventList&gt;</w:t>
      </w:r>
    </w:p>
    <w:p w:rsidR="00BE6FAB" w:rsidP="00BE6FAB" w:rsidRDefault="00BE6FAB" w14:paraId="76A25741" w14:textId="77777777">
      <w:pPr>
        <w:pStyle w:val="Code0"/>
        <w:spacing w:before="0" w:after="0"/>
      </w:pPr>
      <w:r>
        <w:t xml:space="preserve">      &lt;ObjectEvent&gt;</w:t>
      </w:r>
    </w:p>
    <w:p w:rsidR="00BE6FAB" w:rsidP="00BE6FAB" w:rsidRDefault="00BE6FAB" w14:paraId="4CFA5B96" w14:textId="77777777">
      <w:pPr>
        <w:pStyle w:val="Code0"/>
        <w:spacing w:before="0" w:after="0"/>
      </w:pPr>
      <w:r>
        <w:t xml:space="preserve"> </w:t>
      </w:r>
      <w:r>
        <w:tab/>
      </w:r>
      <w:r w:rsidRPr="642F1F12">
        <w:rPr>
          <w:rFonts w:eastAsia="Consolas" w:cs="Consolas"/>
          <w:color w:val="1C2833"/>
        </w:rPr>
        <w:t xml:space="preserve"> </w:t>
      </w:r>
      <w:r w:rsidRPr="6BED97D4">
        <w:rPr>
          <w:rFonts w:eastAsia="Consolas" w:cs="Consolas"/>
          <w:color w:val="1C2833"/>
        </w:rPr>
        <w:t>&lt;eventID&gt;</w:t>
      </w:r>
      <w:r w:rsidRPr="7410014C">
        <w:t>urn:uuid:8b2f91a4-c5d6-43e7-b901-2a3b4c5d6e7f</w:t>
      </w:r>
      <w:r w:rsidRPr="6BED97D4">
        <w:rPr>
          <w:rFonts w:eastAsia="Consolas" w:cs="Consolas"/>
          <w:color w:val="1C2833"/>
        </w:rPr>
        <w:t>&lt;/eventID&gt;</w:t>
      </w:r>
    </w:p>
    <w:p w:rsidR="00BE6FAB" w:rsidP="00BE6FAB" w:rsidRDefault="00BE6FAB" w14:paraId="3B9876D0" w14:textId="77777777">
      <w:pPr>
        <w:pStyle w:val="Code0"/>
        <w:spacing w:before="0" w:after="0"/>
      </w:pPr>
      <w:r w:rsidRPr="0E680CB1">
        <w:rPr>
          <w:szCs w:val="18"/>
        </w:rPr>
        <w:t xml:space="preserve">        &lt;eventTime&gt;2026-01-22T14:00:00.000Z&lt;/eventTime&gt;</w:t>
      </w:r>
    </w:p>
    <w:p w:rsidR="00BE6FAB" w:rsidP="00BE6FAB" w:rsidRDefault="00BE6FAB" w14:paraId="6312E3ED" w14:textId="77777777">
      <w:pPr>
        <w:pStyle w:val="Code0"/>
        <w:spacing w:before="0" w:after="0"/>
      </w:pPr>
      <w:r w:rsidRPr="0E680CB1">
        <w:rPr>
          <w:szCs w:val="18"/>
        </w:rPr>
        <w:t xml:space="preserve">        &lt;eventTimeZoneOffset&gt;+03:00&lt;/eventTimeZoneOffset&gt;</w:t>
      </w:r>
    </w:p>
    <w:p w:rsidR="00BE6FAB" w:rsidP="00BE6FAB" w:rsidRDefault="00BE6FAB" w14:paraId="66BED72F" w14:textId="77777777">
      <w:pPr>
        <w:pStyle w:val="Code0"/>
        <w:spacing w:before="0" w:after="0"/>
      </w:pPr>
      <w:r w:rsidRPr="0E680CB1">
        <w:rPr>
          <w:szCs w:val="18"/>
        </w:rPr>
        <w:t xml:space="preserve">        &lt;epcList&gt;</w:t>
      </w:r>
    </w:p>
    <w:p w:rsidR="00BE6FAB" w:rsidP="00BE6FAB" w:rsidRDefault="00BE6FAB" w14:paraId="425208FB" w14:textId="77777777">
      <w:pPr>
        <w:pStyle w:val="Code0"/>
        <w:spacing w:before="0" w:after="0"/>
      </w:pPr>
      <w:r w:rsidRPr="0E680CB1">
        <w:rPr>
          <w:szCs w:val="18"/>
        </w:rPr>
        <w:t xml:space="preserve">          &lt;epc&gt;urn:epc:id:sscc:0123456.0000000010&lt;/epc&gt;</w:t>
      </w:r>
    </w:p>
    <w:p w:rsidR="00BE6FAB" w:rsidP="00BE6FAB" w:rsidRDefault="00BE6FAB" w14:paraId="602F5608" w14:textId="77777777">
      <w:pPr>
        <w:pStyle w:val="Code0"/>
        <w:spacing w:before="0" w:after="0"/>
      </w:pPr>
      <w:r w:rsidRPr="0E680CB1">
        <w:rPr>
          <w:szCs w:val="18"/>
        </w:rPr>
        <w:t xml:space="preserve">        &lt;/epcList&gt;</w:t>
      </w:r>
    </w:p>
    <w:p w:rsidR="00BE6FAB" w:rsidP="00BE6FAB" w:rsidRDefault="00BE6FAB" w14:paraId="13044A60" w14:textId="77777777">
      <w:pPr>
        <w:pStyle w:val="Code0"/>
        <w:spacing w:before="0" w:after="0"/>
      </w:pPr>
      <w:r>
        <w:t xml:space="preserve">        &lt;action&gt;OBSERVE&lt;/action&gt;</w:t>
      </w:r>
    </w:p>
    <w:p w:rsidR="00BE6FAB" w:rsidP="00BE6FAB" w:rsidRDefault="00BE6FAB" w14:paraId="26A5F3B5" w14:textId="77777777">
      <w:pPr>
        <w:pStyle w:val="Code0"/>
        <w:spacing w:before="0" w:after="0"/>
      </w:pPr>
      <w:r w:rsidRPr="0E680CB1">
        <w:rPr>
          <w:szCs w:val="18"/>
        </w:rPr>
        <w:t xml:space="preserve">        &lt;bizStep&gt;urn:epcglobal:cbv:bizstep:shipping&lt;/bizStep&gt;</w:t>
      </w:r>
    </w:p>
    <w:p w:rsidR="00BE6FAB" w:rsidP="00BE6FAB" w:rsidRDefault="00BE6FAB" w14:paraId="47832E63" w14:textId="77777777">
      <w:pPr>
        <w:pStyle w:val="Code0"/>
        <w:spacing w:before="0" w:after="0"/>
      </w:pPr>
      <w:r w:rsidRPr="0E680CB1">
        <w:rPr>
          <w:szCs w:val="18"/>
        </w:rPr>
        <w:t xml:space="preserve">        &lt;disposition&gt;urn:epcglobal:cbv:disp:in_transit&lt;/disposition&gt;</w:t>
      </w:r>
    </w:p>
    <w:p w:rsidR="00BE6FAB" w:rsidP="00BE6FAB" w:rsidRDefault="00BE6FAB" w14:paraId="0E975852" w14:textId="77777777">
      <w:pPr>
        <w:pStyle w:val="Code0"/>
        <w:spacing w:before="0" w:after="0"/>
      </w:pPr>
      <w:r w:rsidRPr="0E680CB1">
        <w:rPr>
          <w:szCs w:val="18"/>
        </w:rPr>
        <w:t xml:space="preserve">        &lt;readPoint&gt;</w:t>
      </w:r>
    </w:p>
    <w:p w:rsidR="00BE6FAB" w:rsidP="00BE6FAB" w:rsidRDefault="00BE6FAB" w14:paraId="5F23F8C9" w14:textId="77777777">
      <w:pPr>
        <w:pStyle w:val="Code0"/>
        <w:spacing w:before="0" w:after="0"/>
      </w:pPr>
      <w:r w:rsidRPr="0E680CB1">
        <w:rPr>
          <w:szCs w:val="18"/>
        </w:rPr>
        <w:t xml:space="preserve">          &lt;id&gt;urn:epc:id:sgln:0123456.11111.0&lt;/id&gt;</w:t>
      </w:r>
    </w:p>
    <w:p w:rsidR="00BE6FAB" w:rsidP="00BE6FAB" w:rsidRDefault="00BE6FAB" w14:paraId="020C1D4D" w14:textId="77777777">
      <w:pPr>
        <w:pStyle w:val="Code0"/>
        <w:spacing w:before="0" w:after="0"/>
      </w:pPr>
      <w:r w:rsidRPr="0E680CB1">
        <w:rPr>
          <w:szCs w:val="18"/>
        </w:rPr>
        <w:t xml:space="preserve">        &lt;/readPoint&gt;</w:t>
      </w:r>
    </w:p>
    <w:p w:rsidR="00BE6FAB" w:rsidP="00BE6FAB" w:rsidRDefault="00BE6FAB" w14:paraId="25CCC421" w14:textId="77777777">
      <w:pPr>
        <w:pStyle w:val="Code0"/>
        <w:spacing w:before="0" w:after="0"/>
      </w:pPr>
      <w:r w:rsidRPr="0E680CB1">
        <w:rPr>
          <w:szCs w:val="18"/>
        </w:rPr>
        <w:t xml:space="preserve">        &lt;bizLocation&gt;</w:t>
      </w:r>
    </w:p>
    <w:p w:rsidR="00BE6FAB" w:rsidP="00BE6FAB" w:rsidRDefault="00BE6FAB" w14:paraId="3B8CDF76" w14:textId="77777777">
      <w:pPr>
        <w:pStyle w:val="Code0"/>
        <w:spacing w:before="0" w:after="0"/>
      </w:pPr>
      <w:r w:rsidRPr="0E680CB1">
        <w:rPr>
          <w:szCs w:val="18"/>
        </w:rPr>
        <w:t xml:space="preserve">          &lt;id&gt;urn:epc:id:sgln:0123456.11111.0&lt;/id&gt;</w:t>
      </w:r>
    </w:p>
    <w:p w:rsidR="00BE6FAB" w:rsidP="00BE6FAB" w:rsidRDefault="00BE6FAB" w14:paraId="26658890" w14:textId="77777777">
      <w:pPr>
        <w:pStyle w:val="Code0"/>
        <w:spacing w:before="0" w:after="0"/>
      </w:pPr>
      <w:r w:rsidRPr="0E680CB1">
        <w:rPr>
          <w:szCs w:val="18"/>
        </w:rPr>
        <w:t xml:space="preserve">        &lt;/bizLocation&gt;</w:t>
      </w:r>
    </w:p>
    <w:p w:rsidR="00BE6FAB" w:rsidP="00BE6FAB" w:rsidRDefault="00BE6FAB" w14:paraId="2034B5DC" w14:textId="77777777">
      <w:pPr>
        <w:pStyle w:val="Code0"/>
        <w:spacing w:before="0" w:after="0"/>
      </w:pPr>
      <w:r>
        <w:t xml:space="preserve">        &lt;bizTransactionList&gt;</w:t>
      </w:r>
    </w:p>
    <w:p w:rsidR="00BE6FAB" w:rsidP="00BE6FAB" w:rsidRDefault="00BE6FAB" w14:paraId="21317F95" w14:textId="77777777">
      <w:pPr>
        <w:pStyle w:val="Code0"/>
        <w:spacing w:before="0" w:after="0"/>
      </w:pPr>
      <w:r>
        <w:t xml:space="preserve">          &lt;bizTransaction type="urn:epcglobal:cbv:btt:desadv"&gt;</w:t>
      </w:r>
    </w:p>
    <w:p w:rsidR="00BE6FAB" w:rsidP="00BE6FAB" w:rsidRDefault="00BE6FAB" w14:paraId="02F835A0" w14:textId="77777777">
      <w:pPr>
        <w:pStyle w:val="Code0"/>
        <w:spacing w:before="0" w:after="0"/>
      </w:pPr>
      <w:r w:rsidRPr="0E680CB1">
        <w:rPr>
          <w:szCs w:val="18"/>
        </w:rPr>
        <w:t xml:space="preserve">            urn:epcglobal:cbv:bt:0123456:ASN123</w:t>
      </w:r>
    </w:p>
    <w:p w:rsidR="00BE6FAB" w:rsidP="00BE6FAB" w:rsidRDefault="00BE6FAB" w14:paraId="072DDAF9" w14:textId="77777777">
      <w:pPr>
        <w:pStyle w:val="Code0"/>
        <w:spacing w:before="0" w:after="0"/>
      </w:pPr>
      <w:r w:rsidRPr="0E680CB1">
        <w:rPr>
          <w:szCs w:val="18"/>
        </w:rPr>
        <w:t xml:space="preserve">          &lt;/bizTransaction&gt;</w:t>
      </w:r>
    </w:p>
    <w:p w:rsidR="00BE6FAB" w:rsidP="00BE6FAB" w:rsidRDefault="00BE6FAB" w14:paraId="05363D82" w14:textId="77777777">
      <w:pPr>
        <w:pStyle w:val="Code0"/>
        <w:spacing w:before="0" w:after="0"/>
      </w:pPr>
      <w:r w:rsidRPr="0E680CB1">
        <w:rPr>
          <w:szCs w:val="18"/>
        </w:rPr>
        <w:t xml:space="preserve">        &lt;/bizTransactionList&gt;</w:t>
      </w:r>
    </w:p>
    <w:p w:rsidR="00BE6FAB" w:rsidP="00BE6FAB" w:rsidRDefault="00BE6FAB" w14:paraId="0CE24D6E" w14:textId="77777777">
      <w:pPr>
        <w:pStyle w:val="Code0"/>
        <w:spacing w:before="0" w:after="0"/>
      </w:pPr>
      <w:r>
        <w:t xml:space="preserve">        &lt;extension&gt;</w:t>
      </w:r>
    </w:p>
    <w:p w:rsidR="00BE6FAB" w:rsidP="00BE6FAB" w:rsidRDefault="00BE6FAB" w14:paraId="60C13BCB" w14:textId="77777777">
      <w:pPr>
        <w:pStyle w:val="Code0"/>
        <w:spacing w:before="0" w:after="0"/>
      </w:pPr>
      <w:r w:rsidRPr="0E680CB1">
        <w:rPr>
          <w:szCs w:val="18"/>
        </w:rPr>
        <w:t xml:space="preserve">          &lt;sourceList&gt;</w:t>
      </w:r>
    </w:p>
    <w:p w:rsidR="00BE6FAB" w:rsidP="00BE6FAB" w:rsidRDefault="00BE6FAB" w14:paraId="701FD4F1" w14:textId="77777777">
      <w:pPr>
        <w:pStyle w:val="Code0"/>
        <w:spacing w:before="0" w:after="0"/>
      </w:pPr>
      <w:r>
        <w:t xml:space="preserve">            &lt;source type="urn:epcglobal:cbv:sdt:owning_party"&gt;</w:t>
      </w:r>
    </w:p>
    <w:p w:rsidR="00BE6FAB" w:rsidP="00BE6FAB" w:rsidRDefault="00BE6FAB" w14:paraId="10391C49" w14:textId="77777777">
      <w:pPr>
        <w:pStyle w:val="Code0"/>
        <w:spacing w:before="0" w:after="0"/>
      </w:pPr>
      <w:r w:rsidRPr="0E680CB1">
        <w:rPr>
          <w:szCs w:val="18"/>
        </w:rPr>
        <w:t xml:space="preserve">              urn:epc:id:sgln:0123456.11111.0</w:t>
      </w:r>
    </w:p>
    <w:p w:rsidR="00BE6FAB" w:rsidP="00BE6FAB" w:rsidRDefault="00BE6FAB" w14:paraId="79FEE45F" w14:textId="77777777">
      <w:pPr>
        <w:pStyle w:val="Code0"/>
        <w:spacing w:before="0" w:after="0"/>
      </w:pPr>
      <w:r>
        <w:t xml:space="preserve">            &lt;/source&gt;</w:t>
      </w:r>
    </w:p>
    <w:p w:rsidR="00BE6FAB" w:rsidP="00BE6FAB" w:rsidRDefault="00BE6FAB" w14:paraId="428C1822" w14:textId="77777777">
      <w:pPr>
        <w:pStyle w:val="Code0"/>
        <w:spacing w:before="0" w:after="0"/>
      </w:pPr>
      <w:r w:rsidRPr="0E680CB1">
        <w:rPr>
          <w:szCs w:val="18"/>
        </w:rPr>
        <w:t xml:space="preserve">          &lt;/sourceList&gt;</w:t>
      </w:r>
    </w:p>
    <w:p w:rsidR="00BE6FAB" w:rsidP="00BE6FAB" w:rsidRDefault="00BE6FAB" w14:paraId="1386A180" w14:textId="77777777">
      <w:pPr>
        <w:pStyle w:val="Code0"/>
        <w:spacing w:before="0" w:after="0"/>
      </w:pPr>
      <w:r w:rsidRPr="0E680CB1">
        <w:rPr>
          <w:szCs w:val="18"/>
        </w:rPr>
        <w:t xml:space="preserve">          &lt;destinationList&gt;</w:t>
      </w:r>
    </w:p>
    <w:p w:rsidR="00BE6FAB" w:rsidP="00BE6FAB" w:rsidRDefault="00BE6FAB" w14:paraId="2EEE7A7A" w14:textId="77777777">
      <w:pPr>
        <w:pStyle w:val="Code0"/>
        <w:spacing w:before="0" w:after="0"/>
      </w:pPr>
      <w:r>
        <w:t xml:space="preserve">            &lt;destination type="urn:epcglobal:cbv:sdt:owning_party"&gt;</w:t>
      </w:r>
    </w:p>
    <w:p w:rsidR="00BE6FAB" w:rsidP="00BE6FAB" w:rsidRDefault="00BE6FAB" w14:paraId="0DDD5F08" w14:textId="77777777">
      <w:pPr>
        <w:pStyle w:val="Code0"/>
        <w:spacing w:before="0" w:after="0"/>
      </w:pPr>
      <w:r w:rsidRPr="0E680CB1">
        <w:rPr>
          <w:szCs w:val="18"/>
        </w:rPr>
        <w:t xml:space="preserve">              urn:epc:id:sgln:0123456.22222.0</w:t>
      </w:r>
    </w:p>
    <w:p w:rsidR="00BE6FAB" w:rsidP="00BE6FAB" w:rsidRDefault="00BE6FAB" w14:paraId="00937F0A" w14:textId="77777777">
      <w:pPr>
        <w:pStyle w:val="Code0"/>
        <w:spacing w:before="0" w:after="0"/>
      </w:pPr>
      <w:r>
        <w:t xml:space="preserve">            &lt;/destination&gt;</w:t>
      </w:r>
    </w:p>
    <w:p w:rsidR="00BE6FAB" w:rsidP="00BE6FAB" w:rsidRDefault="00BE6FAB" w14:paraId="357D60E6" w14:textId="77777777">
      <w:pPr>
        <w:pStyle w:val="Code0"/>
        <w:spacing w:before="0" w:after="0"/>
      </w:pPr>
      <w:r>
        <w:t xml:space="preserve">            &lt;destination type="urn:epcglobal:cbv:sdt:location"&gt;</w:t>
      </w:r>
    </w:p>
    <w:p w:rsidR="00BE6FAB" w:rsidP="00BE6FAB" w:rsidRDefault="00BE6FAB" w14:paraId="25FB2F39" w14:textId="77777777">
      <w:pPr>
        <w:pStyle w:val="Code0"/>
        <w:spacing w:before="0" w:after="0"/>
      </w:pPr>
      <w:r w:rsidRPr="0E680CB1">
        <w:rPr>
          <w:szCs w:val="18"/>
        </w:rPr>
        <w:t xml:space="preserve">              urn:epc:id:sgln:0123456.22222.0</w:t>
      </w:r>
    </w:p>
    <w:p w:rsidR="00BE6FAB" w:rsidP="00BE6FAB" w:rsidRDefault="00BE6FAB" w14:paraId="304F7094" w14:textId="77777777">
      <w:pPr>
        <w:pStyle w:val="Code0"/>
        <w:spacing w:before="0" w:after="0"/>
      </w:pPr>
      <w:r>
        <w:t xml:space="preserve">            &lt;/destination&gt;</w:t>
      </w:r>
    </w:p>
    <w:p w:rsidR="00BE6FAB" w:rsidP="00BE6FAB" w:rsidRDefault="00BE6FAB" w14:paraId="729EB38E" w14:textId="77777777">
      <w:pPr>
        <w:pStyle w:val="Code0"/>
        <w:spacing w:before="0" w:after="0"/>
      </w:pPr>
      <w:r w:rsidRPr="0E680CB1">
        <w:rPr>
          <w:szCs w:val="18"/>
        </w:rPr>
        <w:t xml:space="preserve">          &lt;/destinationList&gt;</w:t>
      </w:r>
    </w:p>
    <w:p w:rsidR="00BE6FAB" w:rsidP="00BE6FAB" w:rsidRDefault="00BE6FAB" w14:paraId="4D5B4DF7" w14:textId="77777777">
      <w:pPr>
        <w:pStyle w:val="Code0"/>
        <w:spacing w:before="0" w:after="0"/>
      </w:pPr>
      <w:r>
        <w:t xml:space="preserve">        &lt;/extension&gt;</w:t>
      </w:r>
    </w:p>
    <w:p w:rsidR="00BE6FAB" w:rsidP="00BE6FAB" w:rsidRDefault="00BE6FAB" w14:paraId="42CACE7A" w14:textId="77777777">
      <w:pPr>
        <w:pStyle w:val="Code0"/>
        <w:spacing w:before="0" w:after="0"/>
      </w:pPr>
      <w:r w:rsidRPr="0E680CB1">
        <w:rPr>
          <w:szCs w:val="18"/>
        </w:rPr>
        <w:t xml:space="preserve">      &lt;/ObjectEvent&gt;</w:t>
      </w:r>
    </w:p>
    <w:p w:rsidR="00BE6FAB" w:rsidP="00BE6FAB" w:rsidRDefault="00BE6FAB" w14:paraId="795FFEAD" w14:textId="77777777">
      <w:pPr>
        <w:pStyle w:val="Code0"/>
        <w:spacing w:before="0" w:after="0"/>
      </w:pPr>
      <w:r w:rsidRPr="0E680CB1">
        <w:rPr>
          <w:szCs w:val="18"/>
        </w:rPr>
        <w:t xml:space="preserve">    &lt;/EventList&gt;</w:t>
      </w:r>
    </w:p>
    <w:p w:rsidR="00BE6FAB" w:rsidP="00BE6FAB" w:rsidRDefault="00BE6FAB" w14:paraId="72BA2350" w14:textId="77777777">
      <w:pPr>
        <w:pStyle w:val="Code0"/>
        <w:spacing w:before="0" w:after="0"/>
      </w:pPr>
      <w:r w:rsidRPr="0E680CB1">
        <w:rPr>
          <w:szCs w:val="18"/>
        </w:rPr>
        <w:t xml:space="preserve">  &lt;/EPCISBody&gt;</w:t>
      </w:r>
    </w:p>
    <w:p w:rsidR="00BE6FAB" w:rsidP="00BE6FAB" w:rsidRDefault="00BE6FAB" w14:paraId="69E9A6A0" w14:textId="77777777">
      <w:pPr>
        <w:pStyle w:val="Code0"/>
        <w:spacing w:before="0" w:after="0"/>
      </w:pPr>
      <w:r w:rsidRPr="0E680CB1">
        <w:rPr>
          <w:szCs w:val="18"/>
        </w:rPr>
        <w:t>&lt;/epcis:EPCISDocument&gt;</w:t>
      </w:r>
    </w:p>
    <w:p w:rsidR="00BE6FAB" w:rsidP="00BE6FAB" w:rsidRDefault="00BE6FAB" w14:paraId="43AA3DFD" w14:textId="77777777">
      <w:pPr>
        <w:pBdr>
          <w:bottom w:val="single" w:color="BBDEFB" w:sz="4" w:space="0"/>
        </w:pBdr>
        <w:shd w:val="clear" w:color="auto" w:fill="F5F5F5"/>
      </w:pPr>
    </w:p>
    <w:p w:rsidR="00BE6FAB" w:rsidP="00BE6FAB" w:rsidRDefault="00BE6FAB" w14:paraId="7518E208" w14:textId="77777777">
      <w:pPr>
        <w:pStyle w:val="Heading4"/>
      </w:pPr>
      <w:r>
        <w:t>EPCIS 2.0 JSON-LD</w:t>
      </w:r>
    </w:p>
    <w:p w:rsidR="00BE6FAB" w:rsidP="00BE6FAB" w:rsidRDefault="00BE6FAB" w14:paraId="56A445EA" w14:textId="77777777">
      <w:pPr>
        <w:pStyle w:val="Code0"/>
        <w:spacing w:before="0" w:after="0"/>
        <w:rPr>
          <w:rFonts w:eastAsia="Consolas" w:cs="Consolas"/>
          <w:szCs w:val="18"/>
        </w:rPr>
      </w:pPr>
      <w:r>
        <w:t>{</w:t>
      </w:r>
    </w:p>
    <w:p w:rsidR="00BE6FAB" w:rsidP="00BE6FAB" w:rsidRDefault="00BE6FAB" w14:paraId="771B0955" w14:textId="77777777">
      <w:pPr>
        <w:pStyle w:val="Code0"/>
        <w:spacing w:before="0" w:after="0"/>
        <w:rPr>
          <w:rFonts w:eastAsia="Consolas" w:cs="Consolas"/>
          <w:szCs w:val="18"/>
        </w:rPr>
      </w:pPr>
      <w:r>
        <w:t xml:space="preserve">  "@context": [</w:t>
      </w:r>
    </w:p>
    <w:p w:rsidR="00BE6FAB" w:rsidP="00BE6FAB" w:rsidRDefault="00BE6FAB" w14:paraId="6341EE39" w14:textId="77777777">
      <w:pPr>
        <w:pStyle w:val="Code0"/>
        <w:spacing w:before="0" w:after="0"/>
        <w:rPr>
          <w:rFonts w:eastAsia="Consolas" w:cs="Consolas"/>
          <w:szCs w:val="18"/>
        </w:rPr>
      </w:pPr>
      <w:r>
        <w:t xml:space="preserve">    "https://ref.gs1.org/standards/epcis/epcis-context.jsonld"</w:t>
      </w:r>
    </w:p>
    <w:p w:rsidR="00BE6FAB" w:rsidP="00BE6FAB" w:rsidRDefault="00BE6FAB" w14:paraId="735CF3B8" w14:textId="77777777">
      <w:pPr>
        <w:pStyle w:val="Code0"/>
        <w:spacing w:before="0" w:after="0"/>
        <w:rPr>
          <w:rFonts w:eastAsia="Consolas" w:cs="Consolas"/>
          <w:szCs w:val="18"/>
        </w:rPr>
      </w:pPr>
      <w:r>
        <w:t xml:space="preserve">  ],</w:t>
      </w:r>
    </w:p>
    <w:p w:rsidR="00BE6FAB" w:rsidP="00BE6FAB" w:rsidRDefault="00BE6FAB" w14:paraId="4FFED314" w14:textId="77777777">
      <w:pPr>
        <w:pStyle w:val="Code0"/>
        <w:spacing w:before="0" w:after="0"/>
        <w:rPr>
          <w:rFonts w:eastAsia="Consolas" w:cs="Consolas"/>
          <w:szCs w:val="18"/>
        </w:rPr>
      </w:pPr>
      <w:r>
        <w:t xml:space="preserve">  "type": "EPCISDocument",</w:t>
      </w:r>
    </w:p>
    <w:p w:rsidR="00BE6FAB" w:rsidP="00BE6FAB" w:rsidRDefault="00BE6FAB" w14:paraId="7DF47C34" w14:textId="77777777">
      <w:pPr>
        <w:pStyle w:val="Code0"/>
        <w:spacing w:before="0" w:after="0"/>
        <w:rPr>
          <w:rFonts w:eastAsia="Consolas" w:cs="Consolas"/>
          <w:szCs w:val="18"/>
        </w:rPr>
      </w:pPr>
      <w:r>
        <w:t xml:space="preserve">  "schemaVersion": "2.0",</w:t>
      </w:r>
    </w:p>
    <w:p w:rsidR="00BE6FAB" w:rsidP="00BE6FAB" w:rsidRDefault="00BE6FAB" w14:paraId="274DE435" w14:textId="77777777">
      <w:pPr>
        <w:pStyle w:val="Code0"/>
        <w:spacing w:before="0" w:after="0"/>
        <w:rPr>
          <w:rFonts w:eastAsia="Consolas" w:cs="Consolas"/>
          <w:szCs w:val="18"/>
        </w:rPr>
      </w:pPr>
      <w:r>
        <w:t xml:space="preserve">  "creationDate": "2026-01-22T11:00:00.000Z",</w:t>
      </w:r>
    </w:p>
    <w:p w:rsidR="00BE6FAB" w:rsidP="00BE6FAB" w:rsidRDefault="00BE6FAB" w14:paraId="72388EE8" w14:textId="77777777">
      <w:pPr>
        <w:pStyle w:val="Code0"/>
        <w:spacing w:before="0" w:after="0"/>
        <w:rPr>
          <w:rFonts w:eastAsia="Consolas" w:cs="Consolas"/>
          <w:szCs w:val="18"/>
        </w:rPr>
      </w:pPr>
      <w:r>
        <w:t xml:space="preserve">  "epcisBody": {</w:t>
      </w:r>
    </w:p>
    <w:p w:rsidR="00BE6FAB" w:rsidP="00BE6FAB" w:rsidRDefault="00BE6FAB" w14:paraId="7ECF4952" w14:textId="77777777">
      <w:pPr>
        <w:pStyle w:val="Code0"/>
        <w:spacing w:before="0" w:after="0"/>
        <w:rPr>
          <w:rFonts w:eastAsia="Consolas" w:cs="Consolas"/>
          <w:szCs w:val="18"/>
        </w:rPr>
      </w:pPr>
      <w:r>
        <w:t xml:space="preserve">    "eventList": [</w:t>
      </w:r>
    </w:p>
    <w:p w:rsidR="00BE6FAB" w:rsidP="00BE6FAB" w:rsidRDefault="00BE6FAB" w14:paraId="713CD67B" w14:textId="77777777">
      <w:pPr>
        <w:pStyle w:val="Code0"/>
        <w:spacing w:before="0" w:after="0"/>
        <w:rPr>
          <w:rFonts w:eastAsia="Consolas" w:cs="Consolas"/>
          <w:szCs w:val="18"/>
        </w:rPr>
      </w:pPr>
      <w:r>
        <w:t xml:space="preserve">      {</w:t>
      </w:r>
    </w:p>
    <w:p w:rsidR="00BE6FAB" w:rsidP="00BE6FAB" w:rsidRDefault="00BE6FAB" w14:paraId="45FD2B16" w14:textId="77777777">
      <w:pPr>
        <w:pStyle w:val="Code0"/>
        <w:spacing w:before="0" w:after="0"/>
        <w:rPr>
          <w:rFonts w:eastAsia="Consolas" w:cs="Consolas"/>
          <w:szCs w:val="18"/>
        </w:rPr>
      </w:pPr>
      <w:r>
        <w:t xml:space="preserve">        "type": "ObjectEvent",</w:t>
      </w:r>
    </w:p>
    <w:p w:rsidR="00BE6FAB" w:rsidP="00BE6FAB" w:rsidRDefault="00BE6FAB" w14:paraId="1C6AD551" w14:textId="77777777">
      <w:pPr>
        <w:pStyle w:val="Code0"/>
        <w:spacing w:before="0" w:after="0"/>
        <w:rPr>
          <w:rFonts w:eastAsia="Consolas" w:cs="Consolas"/>
          <w:color w:val="1C2833"/>
        </w:rPr>
      </w:pPr>
      <w:r>
        <w:t xml:space="preserve"> </w:t>
      </w:r>
      <w:r>
        <w:tab/>
      </w:r>
      <w:r>
        <w:t xml:space="preserve"> "eventID": "urn:uuid:8b2f91a4-c5d6-43e7-b901-2a3b4c5d6e7f",</w:t>
      </w:r>
    </w:p>
    <w:p w:rsidR="00BE6FAB" w:rsidP="00BE6FAB" w:rsidRDefault="00BE6FAB" w14:paraId="49865499" w14:textId="77777777">
      <w:pPr>
        <w:pStyle w:val="Code0"/>
        <w:spacing w:before="0" w:after="0"/>
        <w:rPr>
          <w:rFonts w:eastAsia="Consolas" w:cs="Consolas"/>
          <w:szCs w:val="18"/>
        </w:rPr>
      </w:pPr>
      <w:r>
        <w:t xml:space="preserve">        "eventTime": "2026-01-22T11:00:00.000Z",</w:t>
      </w:r>
    </w:p>
    <w:p w:rsidR="00BE6FAB" w:rsidP="00BE6FAB" w:rsidRDefault="00BE6FAB" w14:paraId="4168590F" w14:textId="77777777">
      <w:pPr>
        <w:pStyle w:val="Code0"/>
        <w:spacing w:before="0" w:after="0"/>
        <w:rPr>
          <w:rFonts w:eastAsia="Consolas" w:cs="Consolas"/>
          <w:szCs w:val="18"/>
        </w:rPr>
      </w:pPr>
      <w:r>
        <w:t xml:space="preserve">        "eventTimeZoneOffset": "+03:00",</w:t>
      </w:r>
    </w:p>
    <w:p w:rsidR="00BE6FAB" w:rsidP="00BE6FAB" w:rsidRDefault="00BE6FAB" w14:paraId="5B2D685E" w14:textId="77777777">
      <w:pPr>
        <w:pStyle w:val="Code0"/>
        <w:spacing w:before="0" w:after="0"/>
        <w:rPr>
          <w:rFonts w:eastAsia="Consolas" w:cs="Consolas"/>
          <w:szCs w:val="18"/>
        </w:rPr>
      </w:pPr>
      <w:r>
        <w:t xml:space="preserve">        "epcList": [</w:t>
      </w:r>
    </w:p>
    <w:p w:rsidR="00BE6FAB" w:rsidP="00BE6FAB" w:rsidRDefault="00BE6FAB" w14:paraId="7809C8C5" w14:textId="77777777">
      <w:pPr>
        <w:pStyle w:val="Code0"/>
        <w:spacing w:before="0" w:after="0"/>
        <w:rPr>
          <w:rFonts w:eastAsia="Consolas" w:cs="Consolas"/>
        </w:rPr>
      </w:pPr>
      <w:r>
        <w:t xml:space="preserve">          "urn:epc:id:sscc:0123456.0000000010"</w:t>
      </w:r>
    </w:p>
    <w:p w:rsidR="00BE6FAB" w:rsidP="00BE6FAB" w:rsidRDefault="00BE6FAB" w14:paraId="2A68199D" w14:textId="77777777">
      <w:pPr>
        <w:pStyle w:val="Code0"/>
        <w:spacing w:before="0" w:after="0"/>
        <w:rPr>
          <w:rFonts w:eastAsia="Consolas" w:cs="Consolas"/>
          <w:szCs w:val="18"/>
        </w:rPr>
      </w:pPr>
      <w:r>
        <w:t xml:space="preserve">        ],</w:t>
      </w:r>
    </w:p>
    <w:p w:rsidR="00BE6FAB" w:rsidP="00BE6FAB" w:rsidRDefault="00BE6FAB" w14:paraId="76AB732C" w14:textId="77777777">
      <w:pPr>
        <w:pStyle w:val="Code0"/>
        <w:spacing w:before="0" w:after="0"/>
        <w:rPr>
          <w:rFonts w:eastAsia="Consolas" w:cs="Consolas"/>
          <w:szCs w:val="18"/>
        </w:rPr>
      </w:pPr>
      <w:r>
        <w:t xml:space="preserve">        "action": "OBSERVE",</w:t>
      </w:r>
    </w:p>
    <w:p w:rsidR="00BE6FAB" w:rsidP="00BE6FAB" w:rsidRDefault="00BE6FAB" w14:paraId="2A6E68B4" w14:textId="77777777">
      <w:pPr>
        <w:pStyle w:val="Code0"/>
        <w:spacing w:before="0" w:after="0"/>
        <w:rPr>
          <w:rFonts w:eastAsia="Consolas" w:cs="Consolas"/>
        </w:rPr>
      </w:pPr>
      <w:r>
        <w:t xml:space="preserve">        "bizStep": "shipping",</w:t>
      </w:r>
    </w:p>
    <w:p w:rsidR="00BE6FAB" w:rsidP="00BE6FAB" w:rsidRDefault="00BE6FAB" w14:paraId="68B395D5" w14:textId="77777777">
      <w:pPr>
        <w:pStyle w:val="Code0"/>
        <w:spacing w:before="0" w:after="0"/>
        <w:rPr>
          <w:rFonts w:eastAsia="Consolas" w:cs="Consolas"/>
        </w:rPr>
      </w:pPr>
      <w:r>
        <w:t xml:space="preserve">        "disposition": "in_transit",</w:t>
      </w:r>
    </w:p>
    <w:p w:rsidR="00BE6FAB" w:rsidP="00BE6FAB" w:rsidRDefault="00BE6FAB" w14:paraId="4C88016B" w14:textId="77777777">
      <w:pPr>
        <w:pStyle w:val="Code0"/>
        <w:spacing w:before="0" w:after="0"/>
        <w:rPr>
          <w:rFonts w:eastAsia="Consolas" w:cs="Consolas"/>
          <w:szCs w:val="18"/>
        </w:rPr>
      </w:pPr>
      <w:r>
        <w:t xml:space="preserve">        "readPoint": {</w:t>
      </w:r>
    </w:p>
    <w:p w:rsidR="00BE6FAB" w:rsidP="00BE6FAB" w:rsidRDefault="00BE6FAB" w14:paraId="18AB3513" w14:textId="77777777">
      <w:pPr>
        <w:pStyle w:val="Code0"/>
        <w:spacing w:before="0" w:after="0"/>
        <w:rPr>
          <w:rFonts w:eastAsia="Consolas" w:cs="Consolas"/>
        </w:rPr>
      </w:pPr>
      <w:r>
        <w:t xml:space="preserve">          "id": "urn:epc:id:sgln:0123456.11111.0"</w:t>
      </w:r>
    </w:p>
    <w:p w:rsidR="00BE6FAB" w:rsidP="00BE6FAB" w:rsidRDefault="00BE6FAB" w14:paraId="7B1FCD26" w14:textId="77777777">
      <w:pPr>
        <w:pStyle w:val="Code0"/>
        <w:spacing w:before="0" w:after="0"/>
        <w:rPr>
          <w:rFonts w:eastAsia="Consolas" w:cs="Consolas"/>
          <w:szCs w:val="18"/>
        </w:rPr>
      </w:pPr>
      <w:r>
        <w:t xml:space="preserve">        },</w:t>
      </w:r>
    </w:p>
    <w:p w:rsidR="00BE6FAB" w:rsidP="00BE6FAB" w:rsidRDefault="00BE6FAB" w14:paraId="0E0E344D" w14:textId="77777777">
      <w:pPr>
        <w:pStyle w:val="Code0"/>
        <w:spacing w:before="0" w:after="0"/>
        <w:rPr>
          <w:rFonts w:eastAsia="Consolas" w:cs="Consolas"/>
          <w:szCs w:val="18"/>
        </w:rPr>
      </w:pPr>
      <w:r>
        <w:t xml:space="preserve">        "bizLocation": {</w:t>
      </w:r>
    </w:p>
    <w:p w:rsidR="00BE6FAB" w:rsidP="00BE6FAB" w:rsidRDefault="00BE6FAB" w14:paraId="51F92D70" w14:textId="77777777">
      <w:pPr>
        <w:pStyle w:val="Code0"/>
        <w:spacing w:before="0" w:after="0"/>
        <w:rPr>
          <w:rFonts w:eastAsia="Consolas" w:cs="Consolas"/>
        </w:rPr>
      </w:pPr>
      <w:r>
        <w:t xml:space="preserve">          "id": "urn:epc:id:sgln:0123456.11111.0"</w:t>
      </w:r>
    </w:p>
    <w:p w:rsidR="00BE6FAB" w:rsidP="00BE6FAB" w:rsidRDefault="00BE6FAB" w14:paraId="5F50F5C1" w14:textId="77777777">
      <w:pPr>
        <w:pStyle w:val="Code0"/>
        <w:spacing w:before="0" w:after="0"/>
        <w:rPr>
          <w:rFonts w:eastAsia="Consolas" w:cs="Consolas"/>
          <w:szCs w:val="18"/>
        </w:rPr>
      </w:pPr>
      <w:r>
        <w:t xml:space="preserve">        },</w:t>
      </w:r>
    </w:p>
    <w:p w:rsidR="00BE6FAB" w:rsidP="00BE6FAB" w:rsidRDefault="00BE6FAB" w14:paraId="3FF0E5AC" w14:textId="77777777">
      <w:pPr>
        <w:pStyle w:val="Code0"/>
        <w:spacing w:before="0" w:after="0"/>
        <w:rPr>
          <w:rFonts w:eastAsia="Consolas" w:cs="Consolas"/>
          <w:szCs w:val="18"/>
        </w:rPr>
      </w:pPr>
      <w:r>
        <w:t xml:space="preserve">        "bizTransactionList": [</w:t>
      </w:r>
    </w:p>
    <w:p w:rsidR="00BE6FAB" w:rsidP="00BE6FAB" w:rsidRDefault="00BE6FAB" w14:paraId="17A7DB4B" w14:textId="77777777">
      <w:pPr>
        <w:pStyle w:val="Code0"/>
        <w:spacing w:before="0" w:after="0"/>
        <w:rPr>
          <w:rFonts w:eastAsia="Consolas" w:cs="Consolas"/>
          <w:szCs w:val="18"/>
        </w:rPr>
      </w:pPr>
      <w:r>
        <w:t xml:space="preserve">          {</w:t>
      </w:r>
    </w:p>
    <w:p w:rsidR="00BE6FAB" w:rsidP="00BE6FAB" w:rsidRDefault="00BE6FAB" w14:paraId="1D947DA0" w14:textId="77777777">
      <w:pPr>
        <w:pStyle w:val="Code0"/>
        <w:spacing w:before="0" w:after="0"/>
        <w:rPr>
          <w:rFonts w:eastAsia="Consolas" w:cs="Consolas"/>
        </w:rPr>
      </w:pPr>
      <w:r>
        <w:t xml:space="preserve">            "type": "desadv",</w:t>
      </w:r>
    </w:p>
    <w:p w:rsidR="00BE6FAB" w:rsidP="00BE6FAB" w:rsidRDefault="00BE6FAB" w14:paraId="64A43180" w14:textId="77777777">
      <w:pPr>
        <w:pStyle w:val="Code0"/>
        <w:spacing w:before="0" w:after="0"/>
        <w:rPr>
          <w:rFonts w:eastAsia="Consolas" w:cs="Consolas"/>
        </w:rPr>
      </w:pPr>
      <w:r>
        <w:t xml:space="preserve">            "bizTransaction": "urn:epcglobal:cbv:bt:0123456:ASN123"</w:t>
      </w:r>
    </w:p>
    <w:p w:rsidR="00BE6FAB" w:rsidP="00BE6FAB" w:rsidRDefault="00BE6FAB" w14:paraId="0A0BD531" w14:textId="77777777">
      <w:pPr>
        <w:pStyle w:val="Code0"/>
        <w:spacing w:before="0" w:after="0"/>
        <w:rPr>
          <w:rFonts w:eastAsia="Consolas" w:cs="Consolas"/>
          <w:szCs w:val="18"/>
        </w:rPr>
      </w:pPr>
      <w:r>
        <w:t xml:space="preserve">          }</w:t>
      </w:r>
    </w:p>
    <w:p w:rsidR="00BE6FAB" w:rsidP="00BE6FAB" w:rsidRDefault="00BE6FAB" w14:paraId="02FE7C8A" w14:textId="77777777">
      <w:pPr>
        <w:pStyle w:val="Code0"/>
        <w:spacing w:before="0" w:after="0"/>
        <w:rPr>
          <w:rFonts w:eastAsia="Consolas" w:cs="Consolas"/>
          <w:szCs w:val="18"/>
        </w:rPr>
      </w:pPr>
      <w:r>
        <w:t xml:space="preserve">        ],</w:t>
      </w:r>
    </w:p>
    <w:p w:rsidR="00BE6FAB" w:rsidP="00BE6FAB" w:rsidRDefault="00BE6FAB" w14:paraId="77FC7566" w14:textId="77777777">
      <w:pPr>
        <w:pStyle w:val="Code0"/>
        <w:spacing w:before="0" w:after="0"/>
        <w:rPr>
          <w:rFonts w:eastAsia="Consolas" w:cs="Consolas"/>
          <w:szCs w:val="18"/>
        </w:rPr>
      </w:pPr>
      <w:r>
        <w:t xml:space="preserve">        "sourceList": [</w:t>
      </w:r>
    </w:p>
    <w:p w:rsidR="00BE6FAB" w:rsidP="00BE6FAB" w:rsidRDefault="00BE6FAB" w14:paraId="2B30BDE6" w14:textId="77777777">
      <w:pPr>
        <w:pStyle w:val="Code0"/>
        <w:spacing w:before="0" w:after="0"/>
        <w:rPr>
          <w:rFonts w:eastAsia="Consolas" w:cs="Consolas"/>
          <w:szCs w:val="18"/>
        </w:rPr>
      </w:pPr>
      <w:r>
        <w:t xml:space="preserve">          {</w:t>
      </w:r>
    </w:p>
    <w:p w:rsidR="00BE6FAB" w:rsidP="00BE6FAB" w:rsidRDefault="00BE6FAB" w14:paraId="07F1E412" w14:textId="77777777">
      <w:pPr>
        <w:pStyle w:val="Code0"/>
        <w:spacing w:before="0" w:after="0"/>
        <w:rPr>
          <w:rFonts w:eastAsia="Consolas" w:cs="Consolas"/>
        </w:rPr>
      </w:pPr>
      <w:r>
        <w:t xml:space="preserve">            "type": "owning_party",</w:t>
      </w:r>
    </w:p>
    <w:p w:rsidR="00BE6FAB" w:rsidP="00BE6FAB" w:rsidRDefault="00BE6FAB" w14:paraId="65C72CE6" w14:textId="77777777">
      <w:pPr>
        <w:pStyle w:val="Code0"/>
        <w:spacing w:before="0" w:after="0"/>
        <w:rPr>
          <w:rFonts w:eastAsia="Consolas" w:cs="Consolas"/>
        </w:rPr>
      </w:pPr>
      <w:r>
        <w:t xml:space="preserve">            "source": "urn:epc:id:sgln:0123456.11111.0"</w:t>
      </w:r>
    </w:p>
    <w:p w:rsidR="00BE6FAB" w:rsidP="00BE6FAB" w:rsidRDefault="00BE6FAB" w14:paraId="251273C2" w14:textId="77777777">
      <w:pPr>
        <w:pStyle w:val="Code0"/>
        <w:spacing w:before="0" w:after="0"/>
        <w:rPr>
          <w:rFonts w:eastAsia="Consolas" w:cs="Consolas"/>
          <w:szCs w:val="18"/>
        </w:rPr>
      </w:pPr>
      <w:r>
        <w:t xml:space="preserve">          }</w:t>
      </w:r>
    </w:p>
    <w:p w:rsidR="00BE6FAB" w:rsidP="00BE6FAB" w:rsidRDefault="00BE6FAB" w14:paraId="4FEFAB26" w14:textId="77777777">
      <w:pPr>
        <w:pStyle w:val="Code0"/>
        <w:spacing w:before="0" w:after="0"/>
        <w:rPr>
          <w:rFonts w:eastAsia="Consolas" w:cs="Consolas"/>
          <w:szCs w:val="18"/>
        </w:rPr>
      </w:pPr>
      <w:r>
        <w:t xml:space="preserve">        ],</w:t>
      </w:r>
    </w:p>
    <w:p w:rsidR="00BE6FAB" w:rsidP="00BE6FAB" w:rsidRDefault="00BE6FAB" w14:paraId="3885AA32" w14:textId="77777777">
      <w:pPr>
        <w:pStyle w:val="Code0"/>
        <w:spacing w:before="0" w:after="0"/>
        <w:rPr>
          <w:rFonts w:eastAsia="Consolas" w:cs="Consolas"/>
          <w:szCs w:val="18"/>
        </w:rPr>
      </w:pPr>
      <w:r>
        <w:t xml:space="preserve">        "destinationList": [</w:t>
      </w:r>
    </w:p>
    <w:p w:rsidR="00BE6FAB" w:rsidP="00BE6FAB" w:rsidRDefault="00BE6FAB" w14:paraId="7ADF0E63" w14:textId="77777777">
      <w:pPr>
        <w:pStyle w:val="Code0"/>
        <w:spacing w:before="0" w:after="0"/>
        <w:rPr>
          <w:rFonts w:eastAsia="Consolas" w:cs="Consolas"/>
          <w:szCs w:val="18"/>
        </w:rPr>
      </w:pPr>
      <w:r>
        <w:t xml:space="preserve">          {</w:t>
      </w:r>
    </w:p>
    <w:p w:rsidR="00BE6FAB" w:rsidP="00BE6FAB" w:rsidRDefault="00BE6FAB" w14:paraId="5A37DE14" w14:textId="77777777">
      <w:pPr>
        <w:pStyle w:val="Code0"/>
        <w:spacing w:before="0" w:after="0"/>
        <w:rPr>
          <w:rFonts w:eastAsia="Consolas" w:cs="Consolas"/>
        </w:rPr>
      </w:pPr>
      <w:r>
        <w:t xml:space="preserve">            "type": "owning_party",</w:t>
      </w:r>
    </w:p>
    <w:p w:rsidR="00BE6FAB" w:rsidP="00BE6FAB" w:rsidRDefault="00BE6FAB" w14:paraId="2C4F97AF" w14:textId="77777777">
      <w:pPr>
        <w:pStyle w:val="Code0"/>
        <w:spacing w:before="0" w:after="0"/>
        <w:rPr>
          <w:rFonts w:eastAsia="Consolas" w:cs="Consolas"/>
        </w:rPr>
      </w:pPr>
      <w:r>
        <w:t xml:space="preserve">            "destination": "urn:epc:id:sgln:0123456.22222.0"</w:t>
      </w:r>
    </w:p>
    <w:p w:rsidR="00BE6FAB" w:rsidP="00BE6FAB" w:rsidRDefault="00BE6FAB" w14:paraId="047AD611" w14:textId="77777777">
      <w:pPr>
        <w:pStyle w:val="Code0"/>
        <w:spacing w:before="0" w:after="0"/>
        <w:rPr>
          <w:rFonts w:eastAsia="Consolas" w:cs="Consolas"/>
          <w:szCs w:val="18"/>
        </w:rPr>
      </w:pPr>
      <w:r>
        <w:t xml:space="preserve">          },</w:t>
      </w:r>
    </w:p>
    <w:p w:rsidR="00BE6FAB" w:rsidP="00BE6FAB" w:rsidRDefault="00BE6FAB" w14:paraId="7772F435" w14:textId="77777777">
      <w:pPr>
        <w:pStyle w:val="Code0"/>
        <w:spacing w:before="0" w:after="0"/>
        <w:rPr>
          <w:rFonts w:eastAsia="Consolas" w:cs="Consolas"/>
          <w:szCs w:val="18"/>
        </w:rPr>
      </w:pPr>
      <w:r>
        <w:t xml:space="preserve">          {</w:t>
      </w:r>
    </w:p>
    <w:p w:rsidR="00BE6FAB" w:rsidP="00BE6FAB" w:rsidRDefault="00BE6FAB" w14:paraId="100F91A3" w14:textId="77777777">
      <w:pPr>
        <w:pStyle w:val="Code0"/>
        <w:spacing w:before="0" w:after="0"/>
        <w:rPr>
          <w:rFonts w:eastAsia="Consolas" w:cs="Consolas"/>
        </w:rPr>
      </w:pPr>
      <w:r>
        <w:t xml:space="preserve">            "type": "location",</w:t>
      </w:r>
    </w:p>
    <w:p w:rsidR="00BE6FAB" w:rsidP="00BE6FAB" w:rsidRDefault="00BE6FAB" w14:paraId="4052E1C6" w14:textId="77777777">
      <w:pPr>
        <w:pStyle w:val="Code0"/>
        <w:spacing w:before="0" w:after="0"/>
        <w:rPr>
          <w:rFonts w:eastAsia="Consolas" w:cs="Consolas"/>
        </w:rPr>
      </w:pPr>
      <w:r>
        <w:t xml:space="preserve">            "destination": "urn:epc:id:sgln:0123456.22222.0"</w:t>
      </w:r>
    </w:p>
    <w:p w:rsidR="00BE6FAB" w:rsidP="00BE6FAB" w:rsidRDefault="00BE6FAB" w14:paraId="46AC2E50" w14:textId="77777777">
      <w:pPr>
        <w:pStyle w:val="Code0"/>
        <w:spacing w:before="0" w:after="0"/>
        <w:rPr>
          <w:rFonts w:eastAsia="Consolas" w:cs="Consolas"/>
          <w:szCs w:val="18"/>
        </w:rPr>
      </w:pPr>
      <w:r>
        <w:t xml:space="preserve">          }</w:t>
      </w:r>
    </w:p>
    <w:p w:rsidR="00BE6FAB" w:rsidP="00BE6FAB" w:rsidRDefault="00BE6FAB" w14:paraId="5679948B" w14:textId="77777777">
      <w:pPr>
        <w:pStyle w:val="Code0"/>
        <w:spacing w:before="0" w:after="0"/>
        <w:rPr>
          <w:rFonts w:eastAsia="Consolas" w:cs="Consolas"/>
          <w:szCs w:val="18"/>
        </w:rPr>
      </w:pPr>
      <w:r>
        <w:t xml:space="preserve">        ]</w:t>
      </w:r>
    </w:p>
    <w:p w:rsidR="00BE6FAB" w:rsidP="00BE6FAB" w:rsidRDefault="00BE6FAB" w14:paraId="11447E67" w14:textId="77777777">
      <w:pPr>
        <w:pStyle w:val="Code0"/>
        <w:spacing w:before="0" w:after="0"/>
        <w:rPr>
          <w:rFonts w:eastAsia="Consolas" w:cs="Consolas"/>
          <w:szCs w:val="18"/>
        </w:rPr>
      </w:pPr>
      <w:r>
        <w:t xml:space="preserve">      }</w:t>
      </w:r>
    </w:p>
    <w:p w:rsidR="00BE6FAB" w:rsidP="00BE6FAB" w:rsidRDefault="00BE6FAB" w14:paraId="0BB1EA19" w14:textId="77777777">
      <w:pPr>
        <w:pStyle w:val="Code0"/>
        <w:spacing w:before="0" w:after="0"/>
        <w:rPr>
          <w:rFonts w:eastAsia="Consolas" w:cs="Consolas"/>
          <w:szCs w:val="18"/>
        </w:rPr>
      </w:pPr>
      <w:r>
        <w:t xml:space="preserve">    ]</w:t>
      </w:r>
    </w:p>
    <w:p w:rsidR="00BE6FAB" w:rsidP="00BE6FAB" w:rsidRDefault="00BE6FAB" w14:paraId="436E68CB" w14:textId="77777777">
      <w:pPr>
        <w:pStyle w:val="Code0"/>
        <w:spacing w:before="0" w:after="0"/>
        <w:rPr>
          <w:rFonts w:eastAsia="Consolas" w:cs="Consolas"/>
          <w:szCs w:val="18"/>
        </w:rPr>
      </w:pPr>
      <w:r>
        <w:t xml:space="preserve">  }</w:t>
      </w:r>
    </w:p>
    <w:p w:rsidR="00BE6FAB" w:rsidP="00BE6FAB" w:rsidRDefault="00BE6FAB" w14:paraId="7DB717EC" w14:textId="77777777">
      <w:pPr>
        <w:pStyle w:val="Code0"/>
        <w:spacing w:before="0" w:after="0"/>
        <w:rPr>
          <w:rFonts w:eastAsia="Consolas" w:cs="Consolas"/>
          <w:szCs w:val="18"/>
        </w:rPr>
      </w:pPr>
      <w:r>
        <w:t>}</w:t>
      </w:r>
    </w:p>
    <w:p w:rsidR="00BE6FAB" w:rsidP="00BE6FAB" w:rsidRDefault="00BE6FAB" w14:paraId="741DB350" w14:textId="77777777"/>
    <w:p w:rsidR="00BE6FAB" w:rsidP="00BE6FAB" w:rsidRDefault="00BE6FAB" w14:paraId="32750A8F" w14:textId="77777777">
      <w:pPr>
        <w:pStyle w:val="Heading2"/>
      </w:pPr>
      <w:bookmarkStart w:name="_Toc229417824" w:id="30"/>
      <w:r>
        <w:t>3.2 Distributor Events</w:t>
      </w:r>
      <w:bookmarkEnd w:id="30"/>
    </w:p>
    <w:p w:rsidR="00BE6FAB" w:rsidP="00BE6FAB" w:rsidRDefault="00BE6FAB" w14:paraId="4F22EB96" w14:textId="77777777">
      <w:pPr>
        <w:pStyle w:val="Heading3"/>
      </w:pPr>
      <w:bookmarkStart w:name="_Toc229417825" w:id="31"/>
      <w:r w:rsidRPr="0E680CB1">
        <w:t>3.2.1 Receiving (ObjectEvent)</w:t>
      </w:r>
      <w:bookmarkEnd w:id="31"/>
    </w:p>
    <w:p w:rsidR="00BE6FAB" w:rsidP="00BE6FAB" w:rsidRDefault="00BE6FAB" w14:paraId="09B4B8F4" w14:textId="4E31A319">
      <w:r w:rsidRPr="0E680CB1">
        <w:rPr>
          <w:b/>
          <w:bCs/>
        </w:rPr>
        <w:t>Mandatory Fields:</w:t>
      </w:r>
      <w:r w:rsidRPr="009A68CE">
        <w:t xml:space="preserve"> eventID</w:t>
      </w:r>
      <w:r>
        <w:rPr>
          <w:b/>
          <w:bCs/>
        </w:rPr>
        <w:t xml:space="preserve">, </w:t>
      </w:r>
      <w:r w:rsidRPr="0E680CB1">
        <w:t>eventTime, eventTimeZoneOffset, epcList, action (OBSERVE), bizStep, readPoint</w:t>
      </w:r>
      <w:r>
        <w:t>, bizLocation</w:t>
      </w:r>
      <w:r w:rsidR="00D87136">
        <w:t>, bizTransactionList</w:t>
      </w:r>
    </w:p>
    <w:p w:rsidRPr="003B1BD5" w:rsidR="00BE6FAB" w:rsidP="00BE6FAB" w:rsidRDefault="00BE6FAB" w14:paraId="75282BD9" w14:textId="77777777">
      <w:pPr>
        <w:rPr>
          <w:b/>
          <w:bCs/>
        </w:rPr>
      </w:pPr>
      <w:r w:rsidRPr="003B1BD5">
        <w:rPr>
          <w:b/>
          <w:bCs/>
        </w:rPr>
        <w:t>Rules:</w:t>
      </w:r>
    </w:p>
    <w:p w:rsidRPr="003B1BD5" w:rsidR="00BE6FAB" w:rsidP="00BE6FAB" w:rsidRDefault="00BE6FAB" w14:paraId="2127216A" w14:textId="77777777">
      <w:pPr>
        <w:pStyle w:val="ListParagraph"/>
        <w:numPr>
          <w:ilvl w:val="0"/>
          <w:numId w:val="21"/>
        </w:numPr>
      </w:pPr>
      <w:r w:rsidRPr="003B1BD5">
        <w:t>action must be OBSERVE.</w:t>
      </w:r>
    </w:p>
    <w:p w:rsidRPr="003B1BD5" w:rsidR="00BE6FAB" w:rsidP="00BE6FAB" w:rsidRDefault="00BE6FAB" w14:paraId="7539A377" w14:textId="457C51F3">
      <w:pPr>
        <w:pStyle w:val="ListParagraph"/>
        <w:numPr>
          <w:ilvl w:val="0"/>
          <w:numId w:val="21"/>
        </w:numPr>
      </w:pPr>
      <w:r>
        <w:t>bizStep must be urn:epcglobal:cbv:bizstep:receiving</w:t>
      </w:r>
      <w:r w:rsidR="0007156C">
        <w:t xml:space="preserve"> </w:t>
      </w:r>
      <w:r w:rsidR="79168C7E">
        <w:t>(for XML 1.2)</w:t>
      </w:r>
      <w:r w:rsidR="0007156C">
        <w:t xml:space="preserve"> or receiving </w:t>
      </w:r>
      <w:r w:rsidR="3F96CF1A">
        <w:t>(for JSON -LD 2.0)</w:t>
      </w:r>
    </w:p>
    <w:p w:rsidRPr="003B1BD5" w:rsidR="00BE6FAB" w:rsidP="00BE6FAB" w:rsidRDefault="00BE6FAB" w14:paraId="3F4102C4" w14:textId="03D3FF64">
      <w:pPr>
        <w:pStyle w:val="ListParagraph"/>
        <w:numPr>
          <w:ilvl w:val="0"/>
          <w:numId w:val="21"/>
        </w:numPr>
      </w:pPr>
      <w:r>
        <w:t>disposition must be urn:epcglobal:cbv:disp:active</w:t>
      </w:r>
      <w:r w:rsidR="0007156C">
        <w:t xml:space="preserve"> </w:t>
      </w:r>
      <w:r w:rsidR="79168C7E">
        <w:t>(for XML 1.2)</w:t>
      </w:r>
      <w:r w:rsidR="00F5027C">
        <w:t xml:space="preserve"> or active </w:t>
      </w:r>
      <w:r w:rsidR="3F96CF1A">
        <w:t>(for JSON -LD 2.0)</w:t>
      </w:r>
      <w:r>
        <w:t> - upon receipt, goods are accepted back into the active saleable supply chain. Do not use in_transit or returned as the receiving disposition for normal inbound receiving.</w:t>
      </w:r>
    </w:p>
    <w:p w:rsidRPr="003B1BD5" w:rsidR="00BE6FAB" w:rsidP="00BE6FAB" w:rsidRDefault="00BE6FAB" w14:paraId="3C1400D4" w14:textId="77777777">
      <w:pPr>
        <w:pStyle w:val="ListParagraph"/>
        <w:numPr>
          <w:ilvl w:val="0"/>
          <w:numId w:val="21"/>
        </w:numPr>
      </w:pPr>
      <w:r w:rsidRPr="003B1BD5">
        <w:t>The epcList must match the EPCs that were previously shipped in a corresponding shipping event. The platform validates that the receiving party's GLN matches the destinationList of the prior shipping event. A receiving event from a party not listed as the destination must generate a RECEIVING_WITHOUT_SHIPPING compliance warning.</w:t>
      </w:r>
    </w:p>
    <w:p w:rsidRPr="003B1BD5" w:rsidR="00BE6FAB" w:rsidP="00BE6FAB" w:rsidRDefault="00BE6FAB" w14:paraId="6670A6DF" w14:textId="046EA41C">
      <w:pPr>
        <w:pStyle w:val="ListParagraph"/>
        <w:numPr>
          <w:ilvl w:val="0"/>
          <w:numId w:val="21"/>
        </w:numPr>
      </w:pPr>
      <w:r w:rsidRPr="003B1BD5">
        <w:t>sourceList must include sdt:owning_party identifying the sending party (the entity that shipped the goods). This must match the sourceList</w:t>
      </w:r>
      <w:r w:rsidR="00F5027C">
        <w:t xml:space="preserve"> </w:t>
      </w:r>
      <w:r w:rsidRPr="003B1BD5">
        <w:t>owning_party of the prior shipping event.</w:t>
      </w:r>
    </w:p>
    <w:p w:rsidRPr="003B1BD5" w:rsidR="00BE6FAB" w:rsidP="00BE6FAB" w:rsidRDefault="00BE6FAB" w14:paraId="0ABE9B65" w14:textId="77777777">
      <w:pPr>
        <w:pStyle w:val="ListParagraph"/>
        <w:numPr>
          <w:ilvl w:val="0"/>
          <w:numId w:val="21"/>
        </w:numPr>
      </w:pPr>
      <w:r w:rsidRPr="003B1BD5">
        <w:t xml:space="preserve">destinationList must include sdt:owning_party identifying the receiving party </w:t>
      </w:r>
      <w:r>
        <w:t>-</w:t>
      </w:r>
      <w:r w:rsidRPr="003B1BD5">
        <w:t xml:space="preserve"> the party now assuming legal ownership. This should match the destinationList of the prior shipping event.</w:t>
      </w:r>
    </w:p>
    <w:p w:rsidRPr="003B1BD5" w:rsidR="00BE6FAB" w:rsidP="00BE6FAB" w:rsidRDefault="00BE6FAB" w14:paraId="4D5C3820" w14:textId="77777777">
      <w:pPr>
        <w:pStyle w:val="ListParagraph"/>
        <w:numPr>
          <w:ilvl w:val="0"/>
          <w:numId w:val="21"/>
        </w:numPr>
      </w:pPr>
      <w:r w:rsidRPr="003B1BD5">
        <w:t>In EPCIS 1.2 XML, sourceList and destinationList must appear inside &lt;extension&gt;. In EPCIS 2.0 JSON-LD, they are top-level event properties.</w:t>
      </w:r>
    </w:p>
    <w:p w:rsidRPr="003B1BD5" w:rsidR="00BE6FAB" w:rsidP="00BE6FAB" w:rsidRDefault="00BE6FAB" w14:paraId="65E1F392" w14:textId="66EE2D45">
      <w:pPr>
        <w:pStyle w:val="ListParagraph"/>
        <w:numPr>
          <w:ilvl w:val="0"/>
          <w:numId w:val="21"/>
        </w:numPr>
      </w:pPr>
      <w:r>
        <w:t>bizTransactionList is </w:t>
      </w:r>
      <w:r w:rsidR="00F121FB">
        <w:t>mandated</w:t>
      </w:r>
      <w:r>
        <w:t>- referencing the receiving advice or goods receipt document using urn:epcglobal:cbv:btt:recadv</w:t>
      </w:r>
      <w:r w:rsidR="79168C7E">
        <w:t>(for XML 1.2)</w:t>
      </w:r>
      <w:r w:rsidR="53249342">
        <w:t xml:space="preserve"> or reca</w:t>
      </w:r>
      <w:r w:rsidR="00A6643B">
        <w:t>d</w:t>
      </w:r>
      <w:r w:rsidR="53249342">
        <w:t>v</w:t>
      </w:r>
      <w:r w:rsidR="3F96CF1A">
        <w:t>(for JSON -LD 2.0)</w:t>
      </w:r>
    </w:p>
    <w:p w:rsidRPr="003B1BD5" w:rsidR="00BE6FAB" w:rsidP="00BE6FAB" w:rsidRDefault="00BE6FAB" w14:paraId="284A20FA" w14:textId="77777777">
      <w:pPr>
        <w:pStyle w:val="ListParagraph"/>
        <w:numPr>
          <w:ilvl w:val="0"/>
          <w:numId w:val="21"/>
        </w:numPr>
      </w:pPr>
      <w:r w:rsidRPr="003B1BD5">
        <w:t>A receiving event for an EPC not previously in in_transit generates a RECEIVING_WITHOUT_SHIPPING compliance warning. The event is still accepted but flagged.</w:t>
      </w:r>
    </w:p>
    <w:p w:rsidRPr="003B1BD5" w:rsidR="00BE6FAB" w:rsidP="00BE6FAB" w:rsidRDefault="00BE6FAB" w14:paraId="3EDFD0BE" w14:textId="77777777">
      <w:pPr>
        <w:pStyle w:val="ListParagraph"/>
        <w:numPr>
          <w:ilvl w:val="0"/>
          <w:numId w:val="21"/>
        </w:numPr>
      </w:pPr>
      <w:r w:rsidRPr="003B1BD5">
        <w:t xml:space="preserve">Upon receiving, if the physical goods do not match the expected shipment (quantity or identity discrepancy), the party must submit a Damaged or Product Status event for the discrepant serials </w:t>
      </w:r>
      <w:r>
        <w:t>-</w:t>
      </w:r>
      <w:r w:rsidRPr="003B1BD5">
        <w:t>a receiving event alone does not record quality discrepancies.</w:t>
      </w:r>
    </w:p>
    <w:p w:rsidRPr="003B1BD5" w:rsidR="00BE6FAB" w:rsidP="00BE6FAB" w:rsidRDefault="00BE6FAB" w14:paraId="2B57CC29" w14:textId="77777777">
      <w:pPr>
        <w:pStyle w:val="ListParagraph"/>
        <w:numPr>
          <w:ilvl w:val="0"/>
          <w:numId w:val="21"/>
        </w:numPr>
      </w:pPr>
      <w:r w:rsidRPr="003B1BD5">
        <w:t xml:space="preserve">bizLocation must be the GLN of the receiving facility </w:t>
      </w:r>
      <w:r>
        <w:t>-</w:t>
      </w:r>
      <w:r w:rsidRPr="003B1BD5">
        <w:t xml:space="preserve"> the physical location where goods arrived. It must match the destinationList:location of the prior shipping event.</w:t>
      </w:r>
    </w:p>
    <w:p w:rsidR="00BE6FAB" w:rsidP="0055024C" w:rsidRDefault="00BE6FAB" w14:paraId="62401124" w14:textId="2E8B3BEF">
      <w:pPr>
        <w:pStyle w:val="Heading4"/>
      </w:pPr>
      <w:r>
        <w:t>EPCIS 1.2 XML</w:t>
      </w:r>
    </w:p>
    <w:p w:rsidR="00BE6FAB" w:rsidP="00BE6FAB" w:rsidRDefault="00BE6FAB" w14:paraId="4EDE8086" w14:textId="77777777">
      <w:pPr>
        <w:pBdr>
          <w:top w:val="single" w:color="BBDEFB" w:sz="4" w:space="0"/>
        </w:pBdr>
        <w:shd w:val="clear" w:color="auto" w:fill="F5F5F5"/>
        <w:spacing w:before="120" w:after="0"/>
      </w:pPr>
    </w:p>
    <w:p w:rsidR="00BE6FAB" w:rsidP="00BE6FAB" w:rsidRDefault="00BE6FAB" w14:paraId="48F5647A" w14:textId="77777777">
      <w:pPr>
        <w:pStyle w:val="Code0"/>
        <w:spacing w:before="0" w:after="0"/>
      </w:pPr>
      <w:r>
        <w:t>&lt;?xml version="1.0" encoding="UTF-8"?&gt;</w:t>
      </w:r>
    </w:p>
    <w:p w:rsidR="00BE6FAB" w:rsidP="00BE6FAB" w:rsidRDefault="00BE6FAB" w14:paraId="091C8752" w14:textId="77777777">
      <w:pPr>
        <w:pStyle w:val="Code0"/>
        <w:spacing w:before="0" w:after="0"/>
        <w:rPr>
          <w:szCs w:val="18"/>
        </w:rPr>
      </w:pPr>
      <w:r w:rsidRPr="0E680CB1">
        <w:rPr>
          <w:szCs w:val="18"/>
        </w:rPr>
        <w:t>&lt;epcis:EPCISDocument</w:t>
      </w:r>
    </w:p>
    <w:p w:rsidR="00BE6FAB" w:rsidP="00BE6FAB" w:rsidRDefault="00BE6FAB" w14:paraId="268016F4" w14:textId="77777777">
      <w:pPr>
        <w:pStyle w:val="Code0"/>
        <w:spacing w:before="0" w:after="0"/>
      </w:pPr>
      <w:r>
        <w:t xml:space="preserve">    xmlns:epcis="urn:epcglobal:epcis:xsd:1"</w:t>
      </w:r>
    </w:p>
    <w:p w:rsidR="00BE6FAB" w:rsidP="00BE6FAB" w:rsidRDefault="00BE6FAB" w14:paraId="1AFD5108" w14:textId="77777777">
      <w:pPr>
        <w:pStyle w:val="Code0"/>
        <w:spacing w:before="0" w:after="0"/>
      </w:pPr>
      <w:r w:rsidRPr="0E680CB1">
        <w:rPr>
          <w:szCs w:val="18"/>
        </w:rPr>
        <w:t xml:space="preserve">    schemaVersion="1.2"</w:t>
      </w:r>
    </w:p>
    <w:p w:rsidR="00BE6FAB" w:rsidP="00BE6FAB" w:rsidRDefault="00BE6FAB" w14:paraId="031A50D7" w14:textId="77777777">
      <w:pPr>
        <w:pStyle w:val="Code0"/>
        <w:spacing w:before="0" w:after="0"/>
      </w:pPr>
      <w:r w:rsidRPr="0E680CB1">
        <w:rPr>
          <w:szCs w:val="18"/>
        </w:rPr>
        <w:t xml:space="preserve">    creationDate="2026-01-23T09:30:00.000Z"&gt;</w:t>
      </w:r>
    </w:p>
    <w:p w:rsidR="00BE6FAB" w:rsidP="00BE6FAB" w:rsidRDefault="00BE6FAB" w14:paraId="239BECAC" w14:textId="77777777">
      <w:pPr>
        <w:pStyle w:val="Code0"/>
        <w:spacing w:before="0" w:after="0"/>
      </w:pPr>
      <w:r w:rsidRPr="0E680CB1">
        <w:rPr>
          <w:szCs w:val="18"/>
        </w:rPr>
        <w:t xml:space="preserve">  &lt;EPCISBody&gt;</w:t>
      </w:r>
    </w:p>
    <w:p w:rsidR="00BE6FAB" w:rsidP="00BE6FAB" w:rsidRDefault="00BE6FAB" w14:paraId="2FD34E8A" w14:textId="77777777">
      <w:pPr>
        <w:pStyle w:val="Code0"/>
        <w:spacing w:before="0" w:after="0"/>
      </w:pPr>
      <w:r w:rsidRPr="0E680CB1">
        <w:rPr>
          <w:szCs w:val="18"/>
        </w:rPr>
        <w:t xml:space="preserve">    &lt;EventList&gt;</w:t>
      </w:r>
    </w:p>
    <w:p w:rsidR="00BE6FAB" w:rsidP="00BE6FAB" w:rsidRDefault="00BE6FAB" w14:paraId="5878DC9F" w14:textId="77777777">
      <w:pPr>
        <w:pStyle w:val="Code0"/>
        <w:spacing w:before="0" w:after="0"/>
      </w:pPr>
      <w:r>
        <w:t xml:space="preserve">      &lt;ObjectEvent&gt;</w:t>
      </w:r>
    </w:p>
    <w:p w:rsidR="00BE6FAB" w:rsidP="00BE6FAB" w:rsidRDefault="00BE6FAB" w14:paraId="2FB4AD75" w14:textId="77777777">
      <w:pPr>
        <w:pStyle w:val="Code0"/>
        <w:spacing w:before="0" w:after="0"/>
      </w:pPr>
      <w:r>
        <w:t xml:space="preserve"> </w:t>
      </w:r>
      <w:r>
        <w:tab/>
      </w:r>
      <w:r w:rsidRPr="370F8654">
        <w:rPr>
          <w:rFonts w:eastAsia="Consolas" w:cs="Consolas"/>
          <w:color w:val="1C2833"/>
        </w:rPr>
        <w:t xml:space="preserve"> &lt;eventID&gt;</w:t>
      </w:r>
      <w:r w:rsidRPr="370F8654">
        <w:t>urn:uuid:7d2a91b8-e3f4-4c5d-9a6b-1c0e2f3a4b5d</w:t>
      </w:r>
      <w:r w:rsidRPr="370F8654">
        <w:rPr>
          <w:rFonts w:eastAsia="Consolas" w:cs="Consolas"/>
          <w:color w:val="1C2833"/>
        </w:rPr>
        <w:t>&lt;/eventID&gt;</w:t>
      </w:r>
    </w:p>
    <w:p w:rsidR="00BE6FAB" w:rsidP="00BE6FAB" w:rsidRDefault="00BE6FAB" w14:paraId="416F3859" w14:textId="77777777">
      <w:pPr>
        <w:pStyle w:val="Code0"/>
        <w:spacing w:before="0" w:after="0"/>
      </w:pPr>
      <w:r w:rsidRPr="0E680CB1">
        <w:rPr>
          <w:szCs w:val="18"/>
        </w:rPr>
        <w:t xml:space="preserve">        &lt;eventTime&gt;2026-01-23T09:30:00.000Z&lt;/eventTime&gt;</w:t>
      </w:r>
    </w:p>
    <w:p w:rsidR="00BE6FAB" w:rsidP="00BE6FAB" w:rsidRDefault="00BE6FAB" w14:paraId="62D175D0" w14:textId="77777777">
      <w:pPr>
        <w:pStyle w:val="Code0"/>
        <w:spacing w:before="0" w:after="0"/>
      </w:pPr>
      <w:r w:rsidRPr="0E680CB1">
        <w:rPr>
          <w:szCs w:val="18"/>
        </w:rPr>
        <w:t xml:space="preserve">        &lt;eventTimeZoneOffset&gt;+03:00&lt;/eventTimeZoneOffset&gt;</w:t>
      </w:r>
    </w:p>
    <w:p w:rsidR="00BE6FAB" w:rsidP="00BE6FAB" w:rsidRDefault="00BE6FAB" w14:paraId="18A19158" w14:textId="77777777">
      <w:pPr>
        <w:pStyle w:val="Code0"/>
        <w:spacing w:before="0" w:after="0"/>
      </w:pPr>
      <w:r w:rsidRPr="0E680CB1">
        <w:rPr>
          <w:szCs w:val="18"/>
        </w:rPr>
        <w:t xml:space="preserve">        &lt;epcList&gt;</w:t>
      </w:r>
    </w:p>
    <w:p w:rsidR="00BE6FAB" w:rsidP="00BE6FAB" w:rsidRDefault="00BE6FAB" w14:paraId="09519C36" w14:textId="77777777">
      <w:pPr>
        <w:pStyle w:val="Code0"/>
        <w:spacing w:before="0" w:after="0"/>
      </w:pPr>
      <w:r w:rsidRPr="0E680CB1">
        <w:rPr>
          <w:szCs w:val="18"/>
        </w:rPr>
        <w:t xml:space="preserve">          &lt;epc&gt;urn:epc:id:sscc:0123456.0000000010&lt;/epc&gt;</w:t>
      </w:r>
    </w:p>
    <w:p w:rsidR="00BE6FAB" w:rsidP="00BE6FAB" w:rsidRDefault="00BE6FAB" w14:paraId="1AE282C9" w14:textId="77777777">
      <w:pPr>
        <w:pStyle w:val="Code0"/>
        <w:spacing w:before="0" w:after="0"/>
      </w:pPr>
      <w:r w:rsidRPr="0E680CB1">
        <w:rPr>
          <w:szCs w:val="18"/>
        </w:rPr>
        <w:t xml:space="preserve">        &lt;/epcList&gt;</w:t>
      </w:r>
    </w:p>
    <w:p w:rsidR="00BE6FAB" w:rsidP="00BE6FAB" w:rsidRDefault="00BE6FAB" w14:paraId="7EC01136" w14:textId="77777777">
      <w:pPr>
        <w:pStyle w:val="Code0"/>
        <w:spacing w:before="0" w:after="0"/>
      </w:pPr>
      <w:r>
        <w:t xml:space="preserve">        &lt;action&gt;OBSERVE&lt;/action&gt;</w:t>
      </w:r>
    </w:p>
    <w:p w:rsidR="00BE6FAB" w:rsidP="00BE6FAB" w:rsidRDefault="00BE6FAB" w14:paraId="29614DAA" w14:textId="77777777">
      <w:pPr>
        <w:pStyle w:val="Code0"/>
        <w:spacing w:before="0" w:after="0"/>
      </w:pPr>
      <w:r w:rsidRPr="0E680CB1">
        <w:rPr>
          <w:szCs w:val="18"/>
        </w:rPr>
        <w:t xml:space="preserve">        &lt;bizStep&gt;urn:epcglobal:cbv:bizstep:receiving&lt;/bizStep&gt;</w:t>
      </w:r>
    </w:p>
    <w:p w:rsidR="00BE6FAB" w:rsidP="00BE6FAB" w:rsidRDefault="00BE6FAB" w14:paraId="14ED2EC7" w14:textId="77777777">
      <w:pPr>
        <w:pStyle w:val="Code0"/>
        <w:spacing w:before="0" w:after="0"/>
      </w:pPr>
      <w:r w:rsidRPr="0E680CB1">
        <w:rPr>
          <w:szCs w:val="18"/>
        </w:rPr>
        <w:t xml:space="preserve">        &lt;disposition&gt;urn:epcglobal:cbv:disp:active&lt;/disposition&gt;</w:t>
      </w:r>
    </w:p>
    <w:p w:rsidR="00BE6FAB" w:rsidP="00BE6FAB" w:rsidRDefault="00BE6FAB" w14:paraId="6A284EB9" w14:textId="77777777">
      <w:pPr>
        <w:pStyle w:val="Code0"/>
        <w:spacing w:before="0" w:after="0"/>
      </w:pPr>
      <w:r w:rsidRPr="0E680CB1">
        <w:rPr>
          <w:szCs w:val="18"/>
        </w:rPr>
        <w:t xml:space="preserve">        &lt;readPoint&gt;</w:t>
      </w:r>
    </w:p>
    <w:p w:rsidR="00BE6FAB" w:rsidP="00BE6FAB" w:rsidRDefault="00BE6FAB" w14:paraId="27610585" w14:textId="77777777">
      <w:pPr>
        <w:pStyle w:val="Code0"/>
        <w:spacing w:before="0" w:after="0"/>
      </w:pPr>
      <w:r w:rsidRPr="0E680CB1">
        <w:rPr>
          <w:szCs w:val="18"/>
        </w:rPr>
        <w:t xml:space="preserve">          &lt;id&gt;urn:epc:id:sgln:0123456.22222.0&lt;/id&gt;</w:t>
      </w:r>
    </w:p>
    <w:p w:rsidR="00BE6FAB" w:rsidP="00BE6FAB" w:rsidRDefault="00BE6FAB" w14:paraId="501D91E3" w14:textId="77777777">
      <w:pPr>
        <w:pStyle w:val="Code0"/>
        <w:spacing w:before="0" w:after="0"/>
      </w:pPr>
      <w:r w:rsidRPr="0E680CB1">
        <w:rPr>
          <w:szCs w:val="18"/>
        </w:rPr>
        <w:t xml:space="preserve">        &lt;/readPoint&gt;</w:t>
      </w:r>
    </w:p>
    <w:p w:rsidR="00BE6FAB" w:rsidP="00BE6FAB" w:rsidRDefault="00BE6FAB" w14:paraId="197291C0" w14:textId="77777777">
      <w:pPr>
        <w:pStyle w:val="Code0"/>
        <w:spacing w:before="0" w:after="0"/>
      </w:pPr>
      <w:r w:rsidRPr="0E680CB1">
        <w:rPr>
          <w:szCs w:val="18"/>
        </w:rPr>
        <w:t xml:space="preserve">        &lt;bizLocation&gt;</w:t>
      </w:r>
    </w:p>
    <w:p w:rsidR="00BE6FAB" w:rsidP="00BE6FAB" w:rsidRDefault="00BE6FAB" w14:paraId="5B4E35E2" w14:textId="77777777">
      <w:pPr>
        <w:pStyle w:val="Code0"/>
        <w:spacing w:before="0" w:after="0"/>
      </w:pPr>
      <w:r w:rsidRPr="0E680CB1">
        <w:rPr>
          <w:szCs w:val="18"/>
        </w:rPr>
        <w:t xml:space="preserve">          &lt;id&gt;urn:epc:id:sgln:0123456.22222.0&lt;/id&gt;</w:t>
      </w:r>
    </w:p>
    <w:p w:rsidR="00BE6FAB" w:rsidP="00BE6FAB" w:rsidRDefault="00BE6FAB" w14:paraId="627615B6" w14:textId="77777777">
      <w:pPr>
        <w:pStyle w:val="Code0"/>
        <w:spacing w:before="0" w:after="0"/>
      </w:pPr>
      <w:r w:rsidRPr="0E680CB1">
        <w:rPr>
          <w:szCs w:val="18"/>
        </w:rPr>
        <w:t xml:space="preserve">        &lt;/bizLocation&gt;</w:t>
      </w:r>
    </w:p>
    <w:p w:rsidR="00BE6FAB" w:rsidP="00BE6FAB" w:rsidRDefault="00BE6FAB" w14:paraId="672BD58F" w14:textId="77777777">
      <w:pPr>
        <w:pStyle w:val="Code0"/>
        <w:spacing w:before="0" w:after="0"/>
      </w:pPr>
      <w:r>
        <w:t xml:space="preserve">        &lt;extension&gt;</w:t>
      </w:r>
    </w:p>
    <w:p w:rsidR="00BE6FAB" w:rsidP="00BE6FAB" w:rsidRDefault="00BE6FAB" w14:paraId="17ACC51D" w14:textId="77777777">
      <w:pPr>
        <w:pStyle w:val="Code0"/>
        <w:spacing w:before="0" w:after="0"/>
      </w:pPr>
      <w:r w:rsidRPr="0E680CB1">
        <w:rPr>
          <w:szCs w:val="18"/>
        </w:rPr>
        <w:t xml:space="preserve">          &lt;sourceList&gt;</w:t>
      </w:r>
    </w:p>
    <w:p w:rsidR="00BE6FAB" w:rsidP="00BE6FAB" w:rsidRDefault="00BE6FAB" w14:paraId="5A12AE2B" w14:textId="77777777">
      <w:pPr>
        <w:pStyle w:val="Code0"/>
        <w:spacing w:before="0" w:after="0"/>
      </w:pPr>
      <w:r>
        <w:t xml:space="preserve">            &lt;source type="urn:epcglobal:cbv:sdt:owning_party"&gt;</w:t>
      </w:r>
    </w:p>
    <w:p w:rsidR="00BE6FAB" w:rsidP="00BE6FAB" w:rsidRDefault="00BE6FAB" w14:paraId="19B09026" w14:textId="77777777">
      <w:pPr>
        <w:pStyle w:val="Code0"/>
        <w:spacing w:before="0" w:after="0"/>
      </w:pPr>
      <w:r w:rsidRPr="0E680CB1">
        <w:rPr>
          <w:szCs w:val="18"/>
        </w:rPr>
        <w:t xml:space="preserve">              urn:epc:id:sgln:0123456.11111.0</w:t>
      </w:r>
    </w:p>
    <w:p w:rsidR="00BE6FAB" w:rsidP="00BE6FAB" w:rsidRDefault="00BE6FAB" w14:paraId="2596C431" w14:textId="77777777">
      <w:pPr>
        <w:pStyle w:val="Code0"/>
        <w:spacing w:before="0" w:after="0"/>
      </w:pPr>
      <w:r>
        <w:t xml:space="preserve">            &lt;/source&gt;</w:t>
      </w:r>
    </w:p>
    <w:p w:rsidR="00BE6FAB" w:rsidP="00BE6FAB" w:rsidRDefault="00BE6FAB" w14:paraId="23F16318" w14:textId="77777777">
      <w:pPr>
        <w:pStyle w:val="Code0"/>
        <w:spacing w:before="0" w:after="0"/>
      </w:pPr>
      <w:r w:rsidRPr="0E680CB1">
        <w:rPr>
          <w:szCs w:val="18"/>
        </w:rPr>
        <w:t xml:space="preserve">          &lt;/sourceList&gt;</w:t>
      </w:r>
    </w:p>
    <w:p w:rsidR="00BE6FAB" w:rsidP="00BE6FAB" w:rsidRDefault="00BE6FAB" w14:paraId="7E735AA5" w14:textId="77777777">
      <w:pPr>
        <w:pStyle w:val="Code0"/>
        <w:spacing w:before="0" w:after="0"/>
      </w:pPr>
      <w:r w:rsidRPr="0E680CB1">
        <w:rPr>
          <w:szCs w:val="18"/>
        </w:rPr>
        <w:t xml:space="preserve">          &lt;destinationList&gt;</w:t>
      </w:r>
    </w:p>
    <w:p w:rsidR="00BE6FAB" w:rsidP="00BE6FAB" w:rsidRDefault="00BE6FAB" w14:paraId="2A695E5C" w14:textId="77777777">
      <w:pPr>
        <w:pStyle w:val="Code0"/>
        <w:spacing w:before="0" w:after="0"/>
      </w:pPr>
      <w:r>
        <w:t xml:space="preserve">            &lt;destination type="urn:epcglobal:cbv:sdt:owning_party"&gt;</w:t>
      </w:r>
    </w:p>
    <w:p w:rsidR="00BE6FAB" w:rsidP="00BE6FAB" w:rsidRDefault="00BE6FAB" w14:paraId="2755B0FC" w14:textId="77777777">
      <w:pPr>
        <w:pStyle w:val="Code0"/>
        <w:spacing w:before="0" w:after="0"/>
      </w:pPr>
      <w:r w:rsidRPr="0E680CB1">
        <w:rPr>
          <w:szCs w:val="18"/>
        </w:rPr>
        <w:t xml:space="preserve">              urn:epc:id:sgln:0123456.22222.0</w:t>
      </w:r>
    </w:p>
    <w:p w:rsidR="00BE6FAB" w:rsidP="00BE6FAB" w:rsidRDefault="00BE6FAB" w14:paraId="1D738AEA" w14:textId="77777777">
      <w:pPr>
        <w:pStyle w:val="Code0"/>
        <w:spacing w:before="0" w:after="0"/>
      </w:pPr>
      <w:r>
        <w:t xml:space="preserve">            &lt;/destination&gt;</w:t>
      </w:r>
    </w:p>
    <w:p w:rsidR="00BE6FAB" w:rsidP="00BE6FAB" w:rsidRDefault="00BE6FAB" w14:paraId="74A504E7" w14:textId="77777777">
      <w:pPr>
        <w:pStyle w:val="Code0"/>
        <w:spacing w:before="0" w:after="0"/>
      </w:pPr>
      <w:r w:rsidRPr="0E680CB1">
        <w:rPr>
          <w:szCs w:val="18"/>
        </w:rPr>
        <w:t xml:space="preserve">          &lt;/destinationList&gt;</w:t>
      </w:r>
    </w:p>
    <w:p w:rsidR="00BE6FAB" w:rsidP="00BE6FAB" w:rsidRDefault="00BE6FAB" w14:paraId="79BA0036" w14:textId="77777777">
      <w:pPr>
        <w:pStyle w:val="Code0"/>
        <w:spacing w:before="0" w:after="0"/>
      </w:pPr>
      <w:r>
        <w:t xml:space="preserve">        &lt;/extension&gt;</w:t>
      </w:r>
    </w:p>
    <w:p w:rsidR="00BE6FAB" w:rsidP="00BE6FAB" w:rsidRDefault="00BE6FAB" w14:paraId="6FA6FFD7" w14:textId="77777777">
      <w:pPr>
        <w:pStyle w:val="Code0"/>
        <w:spacing w:before="0" w:after="0"/>
      </w:pPr>
      <w:r w:rsidRPr="0E680CB1">
        <w:rPr>
          <w:szCs w:val="18"/>
        </w:rPr>
        <w:t xml:space="preserve">      &lt;/ObjectEvent&gt;</w:t>
      </w:r>
    </w:p>
    <w:p w:rsidR="00BE6FAB" w:rsidP="00BE6FAB" w:rsidRDefault="00BE6FAB" w14:paraId="74B1CE6B" w14:textId="77777777">
      <w:pPr>
        <w:pStyle w:val="Code0"/>
        <w:spacing w:before="0" w:after="0"/>
      </w:pPr>
      <w:r w:rsidRPr="0E680CB1">
        <w:rPr>
          <w:szCs w:val="18"/>
        </w:rPr>
        <w:t xml:space="preserve">    &lt;/EventList&gt;</w:t>
      </w:r>
    </w:p>
    <w:p w:rsidR="00BE6FAB" w:rsidP="00BE6FAB" w:rsidRDefault="00BE6FAB" w14:paraId="6448CDB0" w14:textId="77777777">
      <w:pPr>
        <w:pStyle w:val="Code0"/>
        <w:spacing w:before="0" w:after="0"/>
      </w:pPr>
      <w:r w:rsidRPr="0E680CB1">
        <w:rPr>
          <w:szCs w:val="18"/>
        </w:rPr>
        <w:t xml:space="preserve">  &lt;/EPCISBody&gt;</w:t>
      </w:r>
    </w:p>
    <w:p w:rsidR="00BE6FAB" w:rsidP="00BE6FAB" w:rsidRDefault="00BE6FAB" w14:paraId="5807CBA7" w14:textId="77777777">
      <w:pPr>
        <w:pStyle w:val="Code0"/>
        <w:spacing w:before="0" w:after="0"/>
      </w:pPr>
      <w:r w:rsidRPr="0E680CB1">
        <w:rPr>
          <w:szCs w:val="18"/>
        </w:rPr>
        <w:t>&lt;/epcis:EPCISDocument&gt;</w:t>
      </w:r>
    </w:p>
    <w:p w:rsidR="00BE6FAB" w:rsidP="00BE6FAB" w:rsidRDefault="00BE6FAB" w14:paraId="3E1CA307" w14:textId="77777777">
      <w:pPr>
        <w:pBdr>
          <w:bottom w:val="single" w:color="BBDEFB" w:sz="4" w:space="0"/>
        </w:pBdr>
        <w:shd w:val="clear" w:color="auto" w:fill="F5F5F5"/>
      </w:pPr>
    </w:p>
    <w:p w:rsidR="00BE6FAB" w:rsidP="00BE6FAB" w:rsidRDefault="00BE6FAB" w14:paraId="6BA729D1" w14:textId="77777777">
      <w:pPr>
        <w:pStyle w:val="Heading4"/>
      </w:pPr>
      <w:r>
        <w:t>EPCIS 2.0 JSON-LD</w:t>
      </w:r>
    </w:p>
    <w:p w:rsidR="00BE6FAB" w:rsidP="00BE6FAB" w:rsidRDefault="00BE6FAB" w14:paraId="06FC34CF" w14:textId="77777777"/>
    <w:p w:rsidR="00BE6FAB" w:rsidP="00BE6FAB" w:rsidRDefault="00BE6FAB" w14:paraId="1482A2AC" w14:textId="77777777">
      <w:pPr>
        <w:pStyle w:val="Code0"/>
        <w:spacing w:before="0" w:after="0"/>
        <w:rPr>
          <w:rFonts w:eastAsia="Consolas" w:cs="Consolas"/>
        </w:rPr>
      </w:pPr>
      <w:r>
        <w:t>{</w:t>
      </w:r>
    </w:p>
    <w:p w:rsidR="00BE6FAB" w:rsidP="00BE6FAB" w:rsidRDefault="00BE6FAB" w14:paraId="72A7602C" w14:textId="77777777">
      <w:pPr>
        <w:pStyle w:val="Code0"/>
        <w:spacing w:before="0" w:after="0"/>
        <w:rPr>
          <w:rFonts w:eastAsia="Consolas" w:cs="Consolas"/>
        </w:rPr>
      </w:pPr>
      <w:r>
        <w:t xml:space="preserve">  "@context": [</w:t>
      </w:r>
    </w:p>
    <w:p w:rsidR="00BE6FAB" w:rsidP="00BE6FAB" w:rsidRDefault="00BE6FAB" w14:paraId="1A2160F6" w14:textId="77777777">
      <w:pPr>
        <w:pStyle w:val="Code0"/>
        <w:spacing w:before="0" w:after="0"/>
        <w:rPr>
          <w:rFonts w:eastAsia="Consolas" w:cs="Consolas"/>
        </w:rPr>
      </w:pPr>
      <w:r>
        <w:t xml:space="preserve">    "https://ref.gs1.org/standards/epcis/epcis-context.jsonld"</w:t>
      </w:r>
    </w:p>
    <w:p w:rsidR="00BE6FAB" w:rsidP="00BE6FAB" w:rsidRDefault="00BE6FAB" w14:paraId="0D918347" w14:textId="77777777">
      <w:pPr>
        <w:pStyle w:val="Code0"/>
        <w:spacing w:before="0" w:after="0"/>
        <w:rPr>
          <w:rFonts w:eastAsia="Consolas" w:cs="Consolas"/>
        </w:rPr>
      </w:pPr>
      <w:r>
        <w:t xml:space="preserve">  ],</w:t>
      </w:r>
    </w:p>
    <w:p w:rsidR="00BE6FAB" w:rsidP="00BE6FAB" w:rsidRDefault="00BE6FAB" w14:paraId="22660054" w14:textId="77777777">
      <w:pPr>
        <w:pStyle w:val="Code0"/>
        <w:spacing w:before="0" w:after="0"/>
        <w:rPr>
          <w:rFonts w:eastAsia="Consolas" w:cs="Consolas"/>
        </w:rPr>
      </w:pPr>
      <w:r>
        <w:t xml:space="preserve">  "type": "EPCISDocument",</w:t>
      </w:r>
    </w:p>
    <w:p w:rsidR="00BE6FAB" w:rsidP="00BE6FAB" w:rsidRDefault="00BE6FAB" w14:paraId="3E275F92" w14:textId="77777777">
      <w:pPr>
        <w:pStyle w:val="Code0"/>
        <w:spacing w:before="0" w:after="0"/>
        <w:rPr>
          <w:rFonts w:eastAsia="Consolas" w:cs="Consolas"/>
        </w:rPr>
      </w:pPr>
      <w:r>
        <w:t xml:space="preserve">  "schemaVersion": "2.0",</w:t>
      </w:r>
    </w:p>
    <w:p w:rsidR="00BE6FAB" w:rsidP="00BE6FAB" w:rsidRDefault="00BE6FAB" w14:paraId="078A41B4" w14:textId="77777777">
      <w:pPr>
        <w:pStyle w:val="Code0"/>
        <w:spacing w:before="0" w:after="0"/>
        <w:rPr>
          <w:rFonts w:eastAsia="Consolas" w:cs="Consolas"/>
        </w:rPr>
      </w:pPr>
      <w:r>
        <w:t xml:space="preserve">  "creationDate": "2026-01-23T06:30:00.000Z",</w:t>
      </w:r>
    </w:p>
    <w:p w:rsidR="00BE6FAB" w:rsidP="00BE6FAB" w:rsidRDefault="00BE6FAB" w14:paraId="5E074BD0" w14:textId="77777777">
      <w:pPr>
        <w:pStyle w:val="Code0"/>
        <w:spacing w:before="0" w:after="0"/>
        <w:rPr>
          <w:rFonts w:eastAsia="Consolas" w:cs="Consolas"/>
        </w:rPr>
      </w:pPr>
      <w:r>
        <w:t xml:space="preserve">  "epcisBody": {</w:t>
      </w:r>
    </w:p>
    <w:p w:rsidR="00BE6FAB" w:rsidP="00BE6FAB" w:rsidRDefault="00BE6FAB" w14:paraId="58F457F5" w14:textId="77777777">
      <w:pPr>
        <w:pStyle w:val="Code0"/>
        <w:spacing w:before="0" w:after="0"/>
        <w:rPr>
          <w:rFonts w:eastAsia="Consolas" w:cs="Consolas"/>
        </w:rPr>
      </w:pPr>
      <w:r>
        <w:t xml:space="preserve">    "eventList": [</w:t>
      </w:r>
    </w:p>
    <w:p w:rsidR="00BE6FAB" w:rsidP="00BE6FAB" w:rsidRDefault="00BE6FAB" w14:paraId="30DF3356" w14:textId="77777777">
      <w:pPr>
        <w:pStyle w:val="Code0"/>
        <w:spacing w:before="0" w:after="0"/>
        <w:rPr>
          <w:rFonts w:eastAsia="Consolas" w:cs="Consolas"/>
        </w:rPr>
      </w:pPr>
      <w:r>
        <w:t xml:space="preserve">      {</w:t>
      </w:r>
    </w:p>
    <w:p w:rsidR="00BE6FAB" w:rsidP="00BE6FAB" w:rsidRDefault="00BE6FAB" w14:paraId="7DC14234" w14:textId="77777777">
      <w:pPr>
        <w:pStyle w:val="Code0"/>
        <w:spacing w:before="0" w:after="0"/>
        <w:rPr>
          <w:rFonts w:eastAsia="Consolas" w:cs="Consolas"/>
        </w:rPr>
      </w:pPr>
      <w:r>
        <w:t xml:space="preserve">        "type": "ObjectEvent",</w:t>
      </w:r>
    </w:p>
    <w:p w:rsidR="00BE6FAB" w:rsidP="00BE6FAB" w:rsidRDefault="00BE6FAB" w14:paraId="7A15CE88" w14:textId="77777777">
      <w:pPr>
        <w:pStyle w:val="Code0"/>
        <w:spacing w:before="0" w:after="0"/>
        <w:rPr>
          <w:rFonts w:eastAsia="Consolas" w:cs="Consolas"/>
        </w:rPr>
      </w:pPr>
      <w:r>
        <w:t xml:space="preserve"> </w:t>
      </w:r>
      <w:r>
        <w:tab/>
      </w:r>
      <w:r>
        <w:t xml:space="preserve"> "eventID": "urn:uuid:7d2a91b8-e3f4-4c5d-9a6b-1c0e2f3a4b5d",</w:t>
      </w:r>
    </w:p>
    <w:p w:rsidR="00BE6FAB" w:rsidP="00BE6FAB" w:rsidRDefault="00BE6FAB" w14:paraId="31A12B2C" w14:textId="77777777">
      <w:pPr>
        <w:pStyle w:val="Code0"/>
        <w:spacing w:before="0" w:after="0"/>
        <w:rPr>
          <w:rFonts w:eastAsia="Consolas" w:cs="Consolas"/>
        </w:rPr>
      </w:pPr>
      <w:r>
        <w:t xml:space="preserve">        "eventTime": "2026-01-23T06:30:00.000Z",</w:t>
      </w:r>
    </w:p>
    <w:p w:rsidR="00BE6FAB" w:rsidP="00BE6FAB" w:rsidRDefault="00BE6FAB" w14:paraId="0F0202E4" w14:textId="77777777">
      <w:pPr>
        <w:pStyle w:val="Code0"/>
        <w:spacing w:before="0" w:after="0"/>
        <w:rPr>
          <w:rFonts w:eastAsia="Consolas" w:cs="Consolas"/>
        </w:rPr>
      </w:pPr>
      <w:r>
        <w:t xml:space="preserve">        "eventTimeZoneOffset": "+03:00",</w:t>
      </w:r>
    </w:p>
    <w:p w:rsidR="00BE6FAB" w:rsidP="00BE6FAB" w:rsidRDefault="00BE6FAB" w14:paraId="5B359861" w14:textId="77777777">
      <w:pPr>
        <w:pStyle w:val="Code0"/>
        <w:spacing w:before="0" w:after="0"/>
        <w:rPr>
          <w:rFonts w:eastAsia="Consolas" w:cs="Consolas"/>
        </w:rPr>
      </w:pPr>
      <w:r>
        <w:t xml:space="preserve">        "epcList": [</w:t>
      </w:r>
    </w:p>
    <w:p w:rsidR="00BE6FAB" w:rsidP="00BE6FAB" w:rsidRDefault="00BE6FAB" w14:paraId="322399E1" w14:textId="77777777">
      <w:pPr>
        <w:pStyle w:val="Code0"/>
        <w:spacing w:before="0" w:after="0"/>
        <w:rPr>
          <w:rFonts w:eastAsia="Consolas" w:cs="Consolas"/>
        </w:rPr>
      </w:pPr>
      <w:r>
        <w:t xml:space="preserve">          "urn:epc:id:sscc:0123456.0000000010"</w:t>
      </w:r>
    </w:p>
    <w:p w:rsidR="00BE6FAB" w:rsidP="00BE6FAB" w:rsidRDefault="00BE6FAB" w14:paraId="1AD32202" w14:textId="77777777">
      <w:pPr>
        <w:pStyle w:val="Code0"/>
        <w:spacing w:before="0" w:after="0"/>
        <w:rPr>
          <w:rFonts w:eastAsia="Consolas" w:cs="Consolas"/>
        </w:rPr>
      </w:pPr>
      <w:r>
        <w:t xml:space="preserve">        ],</w:t>
      </w:r>
    </w:p>
    <w:p w:rsidR="00BE6FAB" w:rsidP="00BE6FAB" w:rsidRDefault="00BE6FAB" w14:paraId="30CC7554" w14:textId="77777777">
      <w:pPr>
        <w:pStyle w:val="Code0"/>
        <w:spacing w:before="0" w:after="0"/>
        <w:rPr>
          <w:rFonts w:eastAsia="Consolas" w:cs="Consolas"/>
        </w:rPr>
      </w:pPr>
      <w:r>
        <w:t xml:space="preserve">        "action": "OBSERVE",</w:t>
      </w:r>
    </w:p>
    <w:p w:rsidR="00BE6FAB" w:rsidP="00BE6FAB" w:rsidRDefault="00BE6FAB" w14:paraId="2EBDDFBF" w14:textId="77777777">
      <w:pPr>
        <w:pStyle w:val="Code0"/>
        <w:spacing w:before="0" w:after="0"/>
        <w:rPr>
          <w:rFonts w:eastAsia="Consolas" w:cs="Consolas"/>
        </w:rPr>
      </w:pPr>
      <w:r>
        <w:t xml:space="preserve">        "bizStep": "receiving",</w:t>
      </w:r>
    </w:p>
    <w:p w:rsidR="00BE6FAB" w:rsidP="00BE6FAB" w:rsidRDefault="00BE6FAB" w14:paraId="453D801F" w14:textId="77777777">
      <w:pPr>
        <w:pStyle w:val="Code0"/>
        <w:spacing w:before="0" w:after="0"/>
        <w:rPr>
          <w:rFonts w:eastAsia="Consolas" w:cs="Consolas"/>
        </w:rPr>
      </w:pPr>
      <w:r>
        <w:t xml:space="preserve">        "disposition": "active",</w:t>
      </w:r>
    </w:p>
    <w:p w:rsidR="00BE6FAB" w:rsidP="00BE6FAB" w:rsidRDefault="00BE6FAB" w14:paraId="63690804" w14:textId="77777777">
      <w:pPr>
        <w:pStyle w:val="Code0"/>
        <w:spacing w:before="0" w:after="0"/>
        <w:rPr>
          <w:rFonts w:eastAsia="Consolas" w:cs="Consolas"/>
        </w:rPr>
      </w:pPr>
      <w:r>
        <w:t xml:space="preserve">        "readPoint": {</w:t>
      </w:r>
    </w:p>
    <w:p w:rsidR="00BE6FAB" w:rsidP="00BE6FAB" w:rsidRDefault="00BE6FAB" w14:paraId="4F656ABA" w14:textId="77777777">
      <w:pPr>
        <w:pStyle w:val="Code0"/>
        <w:spacing w:before="0" w:after="0"/>
        <w:rPr>
          <w:rFonts w:eastAsia="Consolas" w:cs="Consolas"/>
        </w:rPr>
      </w:pPr>
      <w:r>
        <w:t xml:space="preserve">          "id": "urn:epc:id:sgln:0123456.22222.0"</w:t>
      </w:r>
    </w:p>
    <w:p w:rsidR="00BE6FAB" w:rsidP="00BE6FAB" w:rsidRDefault="00BE6FAB" w14:paraId="00BC4348" w14:textId="77777777">
      <w:pPr>
        <w:pStyle w:val="Code0"/>
        <w:spacing w:before="0" w:after="0"/>
        <w:rPr>
          <w:rFonts w:eastAsia="Consolas" w:cs="Consolas"/>
        </w:rPr>
      </w:pPr>
      <w:r>
        <w:t xml:space="preserve">        },</w:t>
      </w:r>
    </w:p>
    <w:p w:rsidR="00BE6FAB" w:rsidP="00BE6FAB" w:rsidRDefault="00BE6FAB" w14:paraId="516DCF3D" w14:textId="77777777">
      <w:pPr>
        <w:pStyle w:val="Code0"/>
        <w:spacing w:before="0" w:after="0"/>
        <w:rPr>
          <w:rFonts w:eastAsia="Consolas" w:cs="Consolas"/>
        </w:rPr>
      </w:pPr>
      <w:r>
        <w:t xml:space="preserve">        "bizLocation": {</w:t>
      </w:r>
    </w:p>
    <w:p w:rsidR="00BE6FAB" w:rsidP="00BE6FAB" w:rsidRDefault="00BE6FAB" w14:paraId="7CB425D5" w14:textId="77777777">
      <w:pPr>
        <w:pStyle w:val="Code0"/>
        <w:spacing w:before="0" w:after="0"/>
        <w:rPr>
          <w:rFonts w:eastAsia="Consolas" w:cs="Consolas"/>
        </w:rPr>
      </w:pPr>
      <w:r>
        <w:t xml:space="preserve">          "id": "urn:epc:id:sgln:0123456.22222.0"</w:t>
      </w:r>
    </w:p>
    <w:p w:rsidR="00BE6FAB" w:rsidP="00BE6FAB" w:rsidRDefault="00BE6FAB" w14:paraId="261C5D68" w14:textId="77777777">
      <w:pPr>
        <w:pStyle w:val="Code0"/>
        <w:spacing w:before="0" w:after="0"/>
        <w:rPr>
          <w:rFonts w:eastAsia="Consolas" w:cs="Consolas"/>
        </w:rPr>
      </w:pPr>
      <w:r>
        <w:t xml:space="preserve">        },</w:t>
      </w:r>
    </w:p>
    <w:p w:rsidR="00BE6FAB" w:rsidP="00BE6FAB" w:rsidRDefault="00BE6FAB" w14:paraId="29383088" w14:textId="77777777">
      <w:pPr>
        <w:pStyle w:val="Code0"/>
        <w:spacing w:before="0" w:after="0"/>
        <w:rPr>
          <w:rFonts w:eastAsia="Consolas" w:cs="Consolas"/>
        </w:rPr>
      </w:pPr>
      <w:r>
        <w:t xml:space="preserve">        "sourceList": [</w:t>
      </w:r>
    </w:p>
    <w:p w:rsidR="00BE6FAB" w:rsidP="00BE6FAB" w:rsidRDefault="00BE6FAB" w14:paraId="6BAA8B66" w14:textId="77777777">
      <w:pPr>
        <w:pStyle w:val="Code0"/>
        <w:spacing w:before="0" w:after="0"/>
        <w:rPr>
          <w:rFonts w:eastAsia="Consolas" w:cs="Consolas"/>
        </w:rPr>
      </w:pPr>
      <w:r>
        <w:t xml:space="preserve">          {</w:t>
      </w:r>
    </w:p>
    <w:p w:rsidR="00BE6FAB" w:rsidP="00BE6FAB" w:rsidRDefault="00BE6FAB" w14:paraId="08B2B887" w14:textId="77777777">
      <w:pPr>
        <w:pStyle w:val="Code0"/>
        <w:spacing w:before="0" w:after="0"/>
        <w:rPr>
          <w:rFonts w:eastAsia="Consolas" w:cs="Consolas"/>
          <w:color w:val="auto"/>
        </w:rPr>
      </w:pPr>
      <w:r>
        <w:t xml:space="preserve">            "type": "owning_party",</w:t>
      </w:r>
    </w:p>
    <w:p w:rsidR="00BE6FAB" w:rsidP="00BE6FAB" w:rsidRDefault="00BE6FAB" w14:paraId="4B5DB8E2" w14:textId="77777777">
      <w:pPr>
        <w:pStyle w:val="Code0"/>
        <w:spacing w:before="0" w:after="0"/>
        <w:rPr>
          <w:rFonts w:eastAsia="Consolas" w:cs="Consolas"/>
        </w:rPr>
      </w:pPr>
      <w:r>
        <w:t xml:space="preserve">            "source": "urn:epc:id:sgln:0123456.11111.0"</w:t>
      </w:r>
    </w:p>
    <w:p w:rsidR="00BE6FAB" w:rsidP="00BE6FAB" w:rsidRDefault="00BE6FAB" w14:paraId="658A8586" w14:textId="77777777">
      <w:pPr>
        <w:pStyle w:val="Code0"/>
        <w:spacing w:before="0" w:after="0"/>
        <w:rPr>
          <w:rFonts w:eastAsia="Consolas" w:cs="Consolas"/>
        </w:rPr>
      </w:pPr>
      <w:r>
        <w:t xml:space="preserve">          }</w:t>
      </w:r>
    </w:p>
    <w:p w:rsidR="00BE6FAB" w:rsidP="00BE6FAB" w:rsidRDefault="00BE6FAB" w14:paraId="0E315434" w14:textId="77777777">
      <w:pPr>
        <w:pStyle w:val="Code0"/>
        <w:spacing w:before="0" w:after="0"/>
        <w:rPr>
          <w:rFonts w:eastAsia="Consolas" w:cs="Consolas"/>
        </w:rPr>
      </w:pPr>
      <w:r>
        <w:t xml:space="preserve">        ],</w:t>
      </w:r>
    </w:p>
    <w:p w:rsidR="00BE6FAB" w:rsidP="00BE6FAB" w:rsidRDefault="00BE6FAB" w14:paraId="1577FF4C" w14:textId="77777777">
      <w:pPr>
        <w:pStyle w:val="Code0"/>
        <w:spacing w:before="0" w:after="0"/>
        <w:rPr>
          <w:rFonts w:eastAsia="Consolas" w:cs="Consolas"/>
        </w:rPr>
      </w:pPr>
      <w:r>
        <w:t xml:space="preserve">        "destinationList": [</w:t>
      </w:r>
    </w:p>
    <w:p w:rsidR="00BE6FAB" w:rsidP="00BE6FAB" w:rsidRDefault="00BE6FAB" w14:paraId="3789C720" w14:textId="77777777">
      <w:pPr>
        <w:pStyle w:val="Code0"/>
        <w:spacing w:before="0" w:after="0"/>
        <w:rPr>
          <w:rFonts w:eastAsia="Consolas" w:cs="Consolas"/>
        </w:rPr>
      </w:pPr>
      <w:r>
        <w:t xml:space="preserve">          {</w:t>
      </w:r>
    </w:p>
    <w:p w:rsidR="00BE6FAB" w:rsidP="00BE6FAB" w:rsidRDefault="00BE6FAB" w14:paraId="3BA8D929" w14:textId="77777777">
      <w:pPr>
        <w:pStyle w:val="Code0"/>
        <w:spacing w:before="0" w:after="0"/>
        <w:rPr>
          <w:rFonts w:eastAsia="Consolas" w:cs="Consolas"/>
        </w:rPr>
      </w:pPr>
      <w:r>
        <w:t xml:space="preserve">            "type": "owning_party",</w:t>
      </w:r>
    </w:p>
    <w:p w:rsidR="00BE6FAB" w:rsidP="00BE6FAB" w:rsidRDefault="00BE6FAB" w14:paraId="579FDF1F" w14:textId="77777777">
      <w:pPr>
        <w:pStyle w:val="Code0"/>
        <w:spacing w:before="0" w:after="0"/>
        <w:rPr>
          <w:rFonts w:eastAsia="Consolas" w:cs="Consolas"/>
        </w:rPr>
      </w:pPr>
      <w:r>
        <w:t xml:space="preserve">            "destination": "urn:epc:id:sgln:0123456.22222.0"</w:t>
      </w:r>
    </w:p>
    <w:p w:rsidR="00BE6FAB" w:rsidP="00BE6FAB" w:rsidRDefault="00BE6FAB" w14:paraId="2B3F9150" w14:textId="77777777">
      <w:pPr>
        <w:pStyle w:val="Code0"/>
        <w:spacing w:before="0" w:after="0"/>
        <w:rPr>
          <w:rFonts w:eastAsia="Consolas" w:cs="Consolas"/>
        </w:rPr>
      </w:pPr>
      <w:r>
        <w:t xml:space="preserve">          }</w:t>
      </w:r>
    </w:p>
    <w:p w:rsidR="00BE6FAB" w:rsidP="00BE6FAB" w:rsidRDefault="00BE6FAB" w14:paraId="40B676DD" w14:textId="77777777">
      <w:pPr>
        <w:pStyle w:val="Code0"/>
        <w:spacing w:before="0" w:after="0"/>
        <w:rPr>
          <w:rFonts w:eastAsia="Consolas" w:cs="Consolas"/>
        </w:rPr>
      </w:pPr>
      <w:r>
        <w:t xml:space="preserve">        ]</w:t>
      </w:r>
    </w:p>
    <w:p w:rsidR="00BE6FAB" w:rsidP="00BE6FAB" w:rsidRDefault="00BE6FAB" w14:paraId="32FADD18" w14:textId="77777777">
      <w:pPr>
        <w:pStyle w:val="Code0"/>
        <w:spacing w:before="0" w:after="0"/>
        <w:rPr>
          <w:rFonts w:eastAsia="Consolas" w:cs="Consolas"/>
        </w:rPr>
      </w:pPr>
      <w:r>
        <w:t xml:space="preserve">      }</w:t>
      </w:r>
    </w:p>
    <w:p w:rsidR="00BE6FAB" w:rsidP="00BE6FAB" w:rsidRDefault="00BE6FAB" w14:paraId="5D00AF45" w14:textId="77777777">
      <w:pPr>
        <w:pStyle w:val="Code0"/>
        <w:spacing w:before="0" w:after="0"/>
        <w:rPr>
          <w:rFonts w:eastAsia="Consolas" w:cs="Consolas"/>
        </w:rPr>
      </w:pPr>
      <w:r>
        <w:t xml:space="preserve">    ]</w:t>
      </w:r>
    </w:p>
    <w:p w:rsidR="00BE6FAB" w:rsidP="00BE6FAB" w:rsidRDefault="00BE6FAB" w14:paraId="7E50C3D4" w14:textId="77777777">
      <w:pPr>
        <w:pStyle w:val="Code0"/>
        <w:spacing w:before="0" w:after="0"/>
        <w:rPr>
          <w:rFonts w:eastAsia="Consolas" w:cs="Consolas"/>
        </w:rPr>
      </w:pPr>
      <w:r>
        <w:t xml:space="preserve">  }</w:t>
      </w:r>
    </w:p>
    <w:p w:rsidR="00BE6FAB" w:rsidP="00BE6FAB" w:rsidRDefault="00BE6FAB" w14:paraId="7B758D14" w14:textId="77777777">
      <w:pPr>
        <w:pStyle w:val="Code0"/>
        <w:spacing w:before="0" w:after="0"/>
        <w:rPr>
          <w:rFonts w:eastAsia="Consolas" w:cs="Consolas"/>
        </w:rPr>
      </w:pPr>
      <w:r>
        <w:t>}</w:t>
      </w:r>
    </w:p>
    <w:p w:rsidR="00BE6FAB" w:rsidP="00BE6FAB" w:rsidRDefault="00BE6FAB" w14:paraId="67B23C36" w14:textId="77777777"/>
    <w:p w:rsidR="00BE6FAB" w:rsidP="00BE6FAB" w:rsidRDefault="00BE6FAB" w14:paraId="3BBCDEE0" w14:textId="77777777">
      <w:pPr>
        <w:pStyle w:val="Heading3"/>
      </w:pPr>
      <w:bookmarkStart w:name="_Toc229417826" w:id="32"/>
      <w:r w:rsidRPr="0E680CB1">
        <w:t>3.2.2 Unpack (AggregationEvent - DELETE)</w:t>
      </w:r>
      <w:bookmarkEnd w:id="32"/>
    </w:p>
    <w:p w:rsidR="00BE6FAB" w:rsidP="00BE6FAB" w:rsidRDefault="00BE6FAB" w14:paraId="57BF097F" w14:textId="77777777">
      <w:r>
        <w:rPr>
          <w:b/>
        </w:rPr>
        <w:t>Purpose:</w:t>
      </w:r>
      <w:r>
        <w:t>Remove child items from parent container (e.g., for picking).</w:t>
      </w:r>
    </w:p>
    <w:p w:rsidR="00BE6FAB" w:rsidP="00BE6FAB" w:rsidRDefault="00BE6FAB" w14:paraId="56DC29F9" w14:textId="77777777">
      <w:r w:rsidRPr="0E680CB1">
        <w:rPr>
          <w:b/>
          <w:bCs/>
        </w:rPr>
        <w:t xml:space="preserve">Mandatory Fields: </w:t>
      </w:r>
      <w:r w:rsidRPr="0096694D">
        <w:t xml:space="preserve">eventID, </w:t>
      </w:r>
      <w:r w:rsidRPr="0E680CB1">
        <w:t>eventTime, eventTimeZoneOffset, parentID, childEPCs, action (DELETE), bizStep, readPoint</w:t>
      </w:r>
      <w:r>
        <w:t>, bizLocation</w:t>
      </w:r>
    </w:p>
    <w:p w:rsidRPr="00C2317D" w:rsidR="00BE6FAB" w:rsidP="00BE6FAB" w:rsidRDefault="00BE6FAB" w14:paraId="57431151" w14:textId="77777777">
      <w:pPr>
        <w:numPr>
          <w:ilvl w:val="0"/>
          <w:numId w:val="15"/>
        </w:numPr>
      </w:pPr>
      <w:r>
        <w:t>Rules:</w:t>
      </w:r>
      <w:r>
        <w:br/>
      </w:r>
      <w:r w:rsidRPr="00C2317D">
        <w:rPr>
          <w:b/>
          <w:bCs/>
        </w:rPr>
        <w:t>The parent SSCC must currently be active and have the listed children</w:t>
      </w:r>
      <w:r w:rsidRPr="00C2317D">
        <w:t xml:space="preserve"> in the platform's aggregation state </w:t>
      </w:r>
      <w:r>
        <w:t>-</w:t>
      </w:r>
      <w:r w:rsidRPr="00C2317D">
        <w:t xml:space="preserve"> if the parent-child relationship does not exist, the event is </w:t>
      </w:r>
      <w:r>
        <w:t>flagged</w:t>
      </w:r>
      <w:r w:rsidRPr="00C2317D">
        <w:t xml:space="preserve"> with INVALID_PARENT_CHILD_RELATION</w:t>
      </w:r>
    </w:p>
    <w:p w:rsidRPr="00C2317D" w:rsidR="00BE6FAB" w:rsidP="00BE6FAB" w:rsidRDefault="00BE6FAB" w14:paraId="42FC44CA" w14:textId="77777777">
      <w:pPr>
        <w:numPr>
          <w:ilvl w:val="0"/>
          <w:numId w:val="15"/>
        </w:numPr>
      </w:pPr>
      <w:r w:rsidRPr="00C2317D">
        <w:rPr>
          <w:b/>
          <w:bCs/>
        </w:rPr>
        <w:t>Partial unpack is allowed</w:t>
      </w:r>
      <w:r w:rsidRPr="00C2317D">
        <w:t> </w:t>
      </w:r>
      <w:r>
        <w:t>-</w:t>
      </w:r>
      <w:r w:rsidRPr="00C2317D">
        <w:t xml:space="preserve"> you do not need to list all children; only the children being removed must be in childEPCs. The platform removes only those children; the parent remains active with remaining children. </w:t>
      </w:r>
    </w:p>
    <w:p w:rsidRPr="00CE1D37" w:rsidR="00BE6FAB" w:rsidP="00BE6FAB" w:rsidRDefault="00BE6FAB" w14:paraId="62E7D698" w14:textId="77777777">
      <w:pPr>
        <w:numPr>
          <w:ilvl w:val="0"/>
          <w:numId w:val="15"/>
        </w:numPr>
        <w:rPr>
          <w:rFonts w:ascii="Arial" w:hAnsi="Arial" w:eastAsia="Arial" w:cs="Arial"/>
          <w:color w:val="232425"/>
          <w:sz w:val="24"/>
          <w:szCs w:val="24"/>
        </w:rPr>
      </w:pPr>
      <w:r>
        <w:t>DELETE: Children revert to active (logically detached)</w:t>
      </w:r>
    </w:p>
    <w:p w:rsidRPr="00CE1D37" w:rsidR="00BE6FAB" w:rsidP="00BE6FAB" w:rsidRDefault="00BE6FAB" w14:paraId="73205D8E" w14:textId="0AE9673B">
      <w:pPr>
        <w:numPr>
          <w:ilvl w:val="0"/>
          <w:numId w:val="15"/>
        </w:numPr>
      </w:pPr>
      <w:r>
        <w:t xml:space="preserve">For action=DELETE Unpack, disposition MUST equal urn:epcglobal:cbv:disp:active </w:t>
      </w:r>
      <w:r w:rsidR="004355C3">
        <w:t xml:space="preserve"> </w:t>
      </w:r>
      <w:r w:rsidR="79168C7E">
        <w:t>(for XML 1.2)</w:t>
      </w:r>
      <w:r w:rsidR="004355C3">
        <w:t xml:space="preserve"> or active </w:t>
      </w:r>
      <w:r w:rsidR="3F96CF1A">
        <w:t>(for JSON -LD 2.0)</w:t>
      </w:r>
      <w:r w:rsidR="004355C3">
        <w:t xml:space="preserve"> </w:t>
      </w:r>
      <w:r>
        <w:t>and denotes the resulting disposition of the child EPCs removed from parentID.</w:t>
      </w:r>
    </w:p>
    <w:p w:rsidR="00BE6FAB" w:rsidP="00BE6FAB" w:rsidRDefault="00BE6FAB" w14:paraId="3BB216B5" w14:textId="77777777">
      <w:pPr>
        <w:pStyle w:val="ListParagraph"/>
        <w:numPr>
          <w:ilvl w:val="0"/>
          <w:numId w:val="15"/>
        </w:numPr>
        <w:shd w:val="clear" w:color="auto" w:fill="FFFFFF" w:themeFill="background1"/>
        <w:spacing w:after="0" w:line="420" w:lineRule="auto"/>
        <w:rPr>
          <w:rFonts w:ascii="Arial" w:hAnsi="Arial" w:eastAsia="Arial" w:cs="Arial"/>
          <w:color w:val="232425"/>
          <w:sz w:val="24"/>
          <w:szCs w:val="24"/>
        </w:rPr>
      </w:pPr>
      <w:r w:rsidRPr="229493EB">
        <w:t>If a partner needs children to become damaged, recalled, inactive, etc., they must submit a separate Product Status event after unpack (don’t overload unpack to do status changes)</w:t>
      </w:r>
    </w:p>
    <w:p w:rsidR="00BE6FAB" w:rsidP="00BE6FAB" w:rsidRDefault="00BE6FAB" w14:paraId="3A1DFCFD" w14:textId="77777777"/>
    <w:p w:rsidR="00BE6FAB" w:rsidP="00BE6FAB" w:rsidRDefault="00BE6FAB" w14:paraId="2B7F4A95" w14:textId="77777777">
      <w:pPr>
        <w:pStyle w:val="Heading4"/>
      </w:pPr>
      <w:r>
        <w:t>EPCIS 1.2 XML</w:t>
      </w:r>
    </w:p>
    <w:p w:rsidR="00BE6FAB" w:rsidP="00BE6FAB" w:rsidRDefault="00BE6FAB" w14:paraId="4D5CF358" w14:textId="77777777">
      <w:pPr>
        <w:pBdr>
          <w:top w:val="single" w:color="BBDEFB" w:sz="4" w:space="0"/>
        </w:pBdr>
        <w:shd w:val="clear" w:color="auto" w:fill="F5F5F5"/>
        <w:spacing w:before="120" w:after="0"/>
      </w:pPr>
    </w:p>
    <w:p w:rsidR="00BE6FAB" w:rsidP="00BE6FAB" w:rsidRDefault="00BE6FAB" w14:paraId="01F0602C" w14:textId="77777777">
      <w:pPr>
        <w:pStyle w:val="Code0"/>
        <w:spacing w:before="0" w:after="0"/>
      </w:pPr>
      <w:r>
        <w:t>&lt;?xml version="1.0" encoding="UTF-8"?&gt;</w:t>
      </w:r>
    </w:p>
    <w:p w:rsidR="00BE6FAB" w:rsidP="00BE6FAB" w:rsidRDefault="00BE6FAB" w14:paraId="7DA62C5B" w14:textId="77777777">
      <w:pPr>
        <w:pStyle w:val="Code0"/>
        <w:spacing w:before="0" w:after="0"/>
        <w:rPr>
          <w:szCs w:val="18"/>
        </w:rPr>
      </w:pPr>
      <w:r w:rsidRPr="0E680CB1">
        <w:rPr>
          <w:szCs w:val="18"/>
        </w:rPr>
        <w:t>&lt;epcis:EPCISDocument</w:t>
      </w:r>
    </w:p>
    <w:p w:rsidR="00BE6FAB" w:rsidP="00BE6FAB" w:rsidRDefault="00BE6FAB" w14:paraId="6B009DFD" w14:textId="77777777">
      <w:pPr>
        <w:pStyle w:val="Code0"/>
        <w:spacing w:before="0" w:after="0"/>
      </w:pPr>
      <w:r>
        <w:t xml:space="preserve">    xmlns:epcis="urn:epcglobal:epcis:xsd:1"</w:t>
      </w:r>
    </w:p>
    <w:p w:rsidR="00BE6FAB" w:rsidP="00BE6FAB" w:rsidRDefault="00BE6FAB" w14:paraId="11B9D84B" w14:textId="77777777">
      <w:pPr>
        <w:pStyle w:val="Code0"/>
        <w:spacing w:before="0" w:after="0"/>
      </w:pPr>
      <w:r w:rsidRPr="0E680CB1">
        <w:rPr>
          <w:szCs w:val="18"/>
        </w:rPr>
        <w:t xml:space="preserve">    schemaVersion="1.2"</w:t>
      </w:r>
    </w:p>
    <w:p w:rsidR="00BE6FAB" w:rsidP="00BE6FAB" w:rsidRDefault="00BE6FAB" w14:paraId="21AB5F95" w14:textId="77777777">
      <w:pPr>
        <w:pStyle w:val="Code0"/>
        <w:spacing w:before="0" w:after="0"/>
      </w:pPr>
      <w:r w:rsidRPr="0E680CB1">
        <w:rPr>
          <w:szCs w:val="18"/>
        </w:rPr>
        <w:t xml:space="preserve">    creationDate="2026-01-23T11:00:00.000Z"&gt;</w:t>
      </w:r>
    </w:p>
    <w:p w:rsidR="00BE6FAB" w:rsidP="00BE6FAB" w:rsidRDefault="00BE6FAB" w14:paraId="467EA2A8" w14:textId="77777777">
      <w:pPr>
        <w:pStyle w:val="Code0"/>
        <w:spacing w:before="0" w:after="0"/>
      </w:pPr>
      <w:r w:rsidRPr="0E680CB1">
        <w:rPr>
          <w:szCs w:val="18"/>
        </w:rPr>
        <w:t xml:space="preserve">  &lt;EPCISBody&gt;</w:t>
      </w:r>
    </w:p>
    <w:p w:rsidR="00BE6FAB" w:rsidP="00BE6FAB" w:rsidRDefault="00BE6FAB" w14:paraId="0332E479" w14:textId="77777777">
      <w:pPr>
        <w:pStyle w:val="Code0"/>
        <w:spacing w:before="0" w:after="0"/>
      </w:pPr>
      <w:r w:rsidRPr="0E680CB1">
        <w:rPr>
          <w:szCs w:val="18"/>
        </w:rPr>
        <w:t xml:space="preserve">    &lt;EventList&gt;</w:t>
      </w:r>
    </w:p>
    <w:p w:rsidR="00BE6FAB" w:rsidP="00BE6FAB" w:rsidRDefault="00BE6FAB" w14:paraId="5273967A" w14:textId="77777777">
      <w:pPr>
        <w:pStyle w:val="Code0"/>
        <w:spacing w:before="0" w:after="0"/>
      </w:pPr>
      <w:r>
        <w:t xml:space="preserve">      &lt;AggregationEvent&gt;</w:t>
      </w:r>
    </w:p>
    <w:p w:rsidR="00BE6FAB" w:rsidP="00BE6FAB" w:rsidRDefault="00BE6FAB" w14:paraId="376099B8" w14:textId="77777777">
      <w:pPr>
        <w:pStyle w:val="Code0"/>
        <w:spacing w:before="0" w:after="0"/>
      </w:pPr>
      <w:r>
        <w:t xml:space="preserve"> </w:t>
      </w:r>
      <w:r>
        <w:tab/>
      </w:r>
      <w:r w:rsidRPr="1A29F584">
        <w:rPr>
          <w:rFonts w:eastAsia="Consolas" w:cs="Consolas"/>
          <w:color w:val="1C2833"/>
        </w:rPr>
        <w:t xml:space="preserve"> &lt;eventID&gt;</w:t>
      </w:r>
      <w:r w:rsidRPr="1A29F584">
        <w:t>urn:uuid:a1b2c3d4-e5f6-47a8-b9c0-d1e2f3a4b5c6</w:t>
      </w:r>
      <w:r w:rsidRPr="1A29F584">
        <w:rPr>
          <w:rFonts w:eastAsia="Consolas" w:cs="Consolas"/>
          <w:color w:val="1C2833"/>
        </w:rPr>
        <w:t xml:space="preserve"> &lt;/eventID&gt;</w:t>
      </w:r>
    </w:p>
    <w:p w:rsidR="00BE6FAB" w:rsidP="00BE6FAB" w:rsidRDefault="00BE6FAB" w14:paraId="0FF5F8B2" w14:textId="77777777">
      <w:pPr>
        <w:pStyle w:val="Code0"/>
        <w:spacing w:before="0" w:after="0"/>
      </w:pPr>
      <w:r w:rsidRPr="0E680CB1">
        <w:rPr>
          <w:szCs w:val="18"/>
        </w:rPr>
        <w:t xml:space="preserve">        &lt;eventTime&gt;2026-01-23T11:00:00.000Z&lt;/eventTime&gt;</w:t>
      </w:r>
    </w:p>
    <w:p w:rsidR="00BE6FAB" w:rsidP="00BE6FAB" w:rsidRDefault="00BE6FAB" w14:paraId="6A5277C3" w14:textId="77777777">
      <w:pPr>
        <w:pStyle w:val="Code0"/>
        <w:spacing w:before="0" w:after="0"/>
      </w:pPr>
      <w:r w:rsidRPr="0E680CB1">
        <w:rPr>
          <w:szCs w:val="18"/>
        </w:rPr>
        <w:t xml:space="preserve">        &lt;eventTimeZoneOffset&gt;+03:00&lt;/eventTimeZoneOffset&gt;</w:t>
      </w:r>
    </w:p>
    <w:p w:rsidR="00BE6FAB" w:rsidP="00BE6FAB" w:rsidRDefault="00BE6FAB" w14:paraId="78C96F65" w14:textId="77777777">
      <w:pPr>
        <w:pStyle w:val="Code0"/>
        <w:spacing w:before="0" w:after="0"/>
      </w:pPr>
      <w:r w:rsidRPr="0E680CB1">
        <w:rPr>
          <w:szCs w:val="18"/>
        </w:rPr>
        <w:t xml:space="preserve">        &lt;parentID&gt;urn:epc:id:sscc:0123456.0000000010&lt;/parentID&gt;</w:t>
      </w:r>
    </w:p>
    <w:p w:rsidR="00BE6FAB" w:rsidP="00BE6FAB" w:rsidRDefault="00BE6FAB" w14:paraId="62C363AF" w14:textId="77777777">
      <w:pPr>
        <w:pStyle w:val="Code0"/>
        <w:spacing w:before="0" w:after="0"/>
      </w:pPr>
      <w:r w:rsidRPr="0E680CB1">
        <w:rPr>
          <w:szCs w:val="18"/>
        </w:rPr>
        <w:t xml:space="preserve">        &lt;childEPCs&gt;</w:t>
      </w:r>
    </w:p>
    <w:p w:rsidR="00BE6FAB" w:rsidP="00BE6FAB" w:rsidRDefault="00BE6FAB" w14:paraId="7CD42349" w14:textId="77777777">
      <w:pPr>
        <w:pStyle w:val="Code0"/>
        <w:spacing w:before="0" w:after="0"/>
      </w:pPr>
      <w:r w:rsidRPr="0E680CB1">
        <w:rPr>
          <w:szCs w:val="18"/>
        </w:rPr>
        <w:t xml:space="preserve">          &lt;epc&gt;urn:epc:id:sgtin:0123456.305512.000000001&lt;/epc&gt;</w:t>
      </w:r>
    </w:p>
    <w:p w:rsidR="00BE6FAB" w:rsidP="00BE6FAB" w:rsidRDefault="00BE6FAB" w14:paraId="715AAB3E" w14:textId="77777777">
      <w:pPr>
        <w:pStyle w:val="Code0"/>
        <w:spacing w:before="0" w:after="0"/>
      </w:pPr>
      <w:r w:rsidRPr="0E680CB1">
        <w:rPr>
          <w:szCs w:val="18"/>
        </w:rPr>
        <w:t xml:space="preserve">          &lt;epc&gt;urn:epc:id:sgtin:0123456.305512.000000002&lt;/epc&gt;</w:t>
      </w:r>
    </w:p>
    <w:p w:rsidR="00BE6FAB" w:rsidP="00BE6FAB" w:rsidRDefault="00BE6FAB" w14:paraId="3E684FF3" w14:textId="77777777">
      <w:pPr>
        <w:pStyle w:val="Code0"/>
        <w:spacing w:before="0" w:after="0"/>
      </w:pPr>
      <w:r w:rsidRPr="0E680CB1">
        <w:rPr>
          <w:szCs w:val="18"/>
        </w:rPr>
        <w:t xml:space="preserve">        &lt;/childEPCs&gt;</w:t>
      </w:r>
    </w:p>
    <w:p w:rsidR="00BE6FAB" w:rsidP="00BE6FAB" w:rsidRDefault="00BE6FAB" w14:paraId="42D002CE" w14:textId="77777777">
      <w:pPr>
        <w:pStyle w:val="Code0"/>
        <w:spacing w:before="0" w:after="0"/>
      </w:pPr>
      <w:r>
        <w:t xml:space="preserve">        &lt;action&gt;DELETE&lt;/action&gt;</w:t>
      </w:r>
    </w:p>
    <w:p w:rsidR="00BE6FAB" w:rsidP="00BE6FAB" w:rsidRDefault="00BE6FAB" w14:paraId="41087765" w14:textId="77777777">
      <w:pPr>
        <w:pStyle w:val="Code0"/>
        <w:spacing w:before="0" w:after="0"/>
        <w:rPr>
          <w:szCs w:val="18"/>
        </w:rPr>
      </w:pPr>
      <w:r w:rsidRPr="0E680CB1">
        <w:rPr>
          <w:szCs w:val="18"/>
        </w:rPr>
        <w:t xml:space="preserve">        &lt;bizStep&gt;urn:epcglobal:cbv:bizstep:unpacking&lt;/bizStep&gt;</w:t>
      </w:r>
    </w:p>
    <w:p w:rsidR="00BE6FAB" w:rsidP="00BE6FAB" w:rsidRDefault="00BE6FAB" w14:paraId="7CD9405E" w14:textId="77777777">
      <w:pPr>
        <w:pStyle w:val="Code0"/>
        <w:spacing w:before="0" w:after="0"/>
        <w:ind w:firstLine="720"/>
      </w:pPr>
      <w:r w:rsidRPr="0E680CB1">
        <w:rPr>
          <w:szCs w:val="18"/>
        </w:rPr>
        <w:t>&lt;disposition&gt;urn:epcglobal:cbv:disp:active&lt;/disposition&gt;</w:t>
      </w:r>
    </w:p>
    <w:p w:rsidR="00BE6FAB" w:rsidP="00BE6FAB" w:rsidRDefault="00BE6FAB" w14:paraId="35875ED2" w14:textId="77777777">
      <w:pPr>
        <w:pStyle w:val="Code0"/>
        <w:spacing w:before="0" w:after="0"/>
      </w:pPr>
      <w:r w:rsidRPr="0E680CB1">
        <w:rPr>
          <w:szCs w:val="18"/>
        </w:rPr>
        <w:t xml:space="preserve">        &lt;readPoint&gt;</w:t>
      </w:r>
    </w:p>
    <w:p w:rsidR="00BE6FAB" w:rsidP="00BE6FAB" w:rsidRDefault="00BE6FAB" w14:paraId="254D5DC1" w14:textId="77777777">
      <w:pPr>
        <w:pStyle w:val="Code0"/>
        <w:spacing w:before="0" w:after="0"/>
      </w:pPr>
      <w:r w:rsidRPr="0E680CB1">
        <w:rPr>
          <w:szCs w:val="18"/>
        </w:rPr>
        <w:t xml:space="preserve">          &lt;id&gt;urn:epc:id:sgln:0123456.22222.0&lt;/id&gt;</w:t>
      </w:r>
    </w:p>
    <w:p w:rsidR="00BE6FAB" w:rsidP="00BE6FAB" w:rsidRDefault="00BE6FAB" w14:paraId="2412892F" w14:textId="77777777">
      <w:pPr>
        <w:pStyle w:val="Code0"/>
        <w:spacing w:before="0" w:after="0"/>
      </w:pPr>
      <w:r w:rsidRPr="0E680CB1">
        <w:rPr>
          <w:szCs w:val="18"/>
        </w:rPr>
        <w:t xml:space="preserve">        &lt;/readPoint&gt;</w:t>
      </w:r>
    </w:p>
    <w:p w:rsidR="00BE6FAB" w:rsidP="00BE6FAB" w:rsidRDefault="00BE6FAB" w14:paraId="7625A244" w14:textId="77777777">
      <w:pPr>
        <w:pStyle w:val="Code0"/>
        <w:spacing w:before="0" w:after="0"/>
      </w:pPr>
      <w:r w:rsidRPr="0E680CB1">
        <w:rPr>
          <w:szCs w:val="18"/>
        </w:rPr>
        <w:t xml:space="preserve">        &lt;bizLocation&gt;</w:t>
      </w:r>
    </w:p>
    <w:p w:rsidR="00BE6FAB" w:rsidP="00BE6FAB" w:rsidRDefault="00BE6FAB" w14:paraId="1CCF14E0" w14:textId="77777777">
      <w:pPr>
        <w:pStyle w:val="Code0"/>
        <w:spacing w:before="0" w:after="0"/>
      </w:pPr>
      <w:r w:rsidRPr="0E680CB1">
        <w:rPr>
          <w:szCs w:val="18"/>
        </w:rPr>
        <w:t xml:space="preserve">          &lt;id&gt;urn:epc:id:sgln:0123456.22222.0&lt;/id&gt;</w:t>
      </w:r>
    </w:p>
    <w:p w:rsidR="00BE6FAB" w:rsidP="00BE6FAB" w:rsidRDefault="00BE6FAB" w14:paraId="4F6086C1" w14:textId="77777777">
      <w:pPr>
        <w:pStyle w:val="Code0"/>
        <w:spacing w:before="0" w:after="0"/>
      </w:pPr>
      <w:r w:rsidRPr="0E680CB1">
        <w:rPr>
          <w:szCs w:val="18"/>
        </w:rPr>
        <w:t xml:space="preserve">        &lt;/bizLocation&gt;</w:t>
      </w:r>
    </w:p>
    <w:p w:rsidR="00BE6FAB" w:rsidP="00BE6FAB" w:rsidRDefault="00BE6FAB" w14:paraId="451E687D" w14:textId="77777777">
      <w:pPr>
        <w:pStyle w:val="Code0"/>
        <w:spacing w:before="0" w:after="0"/>
      </w:pPr>
      <w:r w:rsidRPr="0E680CB1">
        <w:rPr>
          <w:szCs w:val="18"/>
        </w:rPr>
        <w:t xml:space="preserve">      &lt;/AggregationEvent&gt;</w:t>
      </w:r>
    </w:p>
    <w:p w:rsidR="00BE6FAB" w:rsidP="00BE6FAB" w:rsidRDefault="00BE6FAB" w14:paraId="3A9B5D1A" w14:textId="77777777">
      <w:pPr>
        <w:pStyle w:val="Code0"/>
        <w:spacing w:before="0" w:after="0"/>
      </w:pPr>
      <w:r w:rsidRPr="0E680CB1">
        <w:rPr>
          <w:szCs w:val="18"/>
        </w:rPr>
        <w:t xml:space="preserve">    &lt;/EventList&gt;</w:t>
      </w:r>
    </w:p>
    <w:p w:rsidR="00BE6FAB" w:rsidP="00BE6FAB" w:rsidRDefault="00BE6FAB" w14:paraId="754F722D" w14:textId="77777777">
      <w:pPr>
        <w:pStyle w:val="Code0"/>
        <w:spacing w:before="0" w:after="0"/>
      </w:pPr>
      <w:r w:rsidRPr="0E680CB1">
        <w:rPr>
          <w:szCs w:val="18"/>
        </w:rPr>
        <w:t xml:space="preserve">  &lt;/EPCISBody&gt;</w:t>
      </w:r>
    </w:p>
    <w:p w:rsidR="00BE6FAB" w:rsidP="00BE6FAB" w:rsidRDefault="00BE6FAB" w14:paraId="03DC3059" w14:textId="77777777">
      <w:pPr>
        <w:pStyle w:val="Code0"/>
        <w:spacing w:before="0" w:after="0"/>
      </w:pPr>
      <w:r w:rsidRPr="0E680CB1">
        <w:rPr>
          <w:szCs w:val="18"/>
        </w:rPr>
        <w:t>&lt;/epcis:EPCISDocument&gt;</w:t>
      </w:r>
    </w:p>
    <w:p w:rsidR="00BE6FAB" w:rsidP="00BE6FAB" w:rsidRDefault="00BE6FAB" w14:paraId="31376D85" w14:textId="77777777">
      <w:pPr>
        <w:pBdr>
          <w:bottom w:val="single" w:color="BBDEFB" w:sz="4" w:space="0"/>
        </w:pBdr>
        <w:shd w:val="clear" w:color="auto" w:fill="F5F5F5"/>
      </w:pPr>
    </w:p>
    <w:p w:rsidR="00BE6FAB" w:rsidP="00BE6FAB" w:rsidRDefault="00BE6FAB" w14:paraId="36716115" w14:textId="77777777">
      <w:pPr>
        <w:pStyle w:val="Heading4"/>
      </w:pPr>
      <w:r>
        <w:t>EPCIS 2.0 JSON-LD</w:t>
      </w:r>
    </w:p>
    <w:p w:rsidR="00BE6FAB" w:rsidP="00BE6FAB" w:rsidRDefault="00BE6FAB" w14:paraId="36A62D55" w14:textId="77777777"/>
    <w:p w:rsidR="00BE6FAB" w:rsidP="00BE6FAB" w:rsidRDefault="00BE6FAB" w14:paraId="2025F364" w14:textId="77777777">
      <w:pPr>
        <w:pStyle w:val="Code0"/>
        <w:spacing w:before="0" w:after="0"/>
        <w:rPr>
          <w:rFonts w:eastAsia="Consolas" w:cs="Consolas"/>
        </w:rPr>
      </w:pPr>
      <w:r>
        <w:t>{</w:t>
      </w:r>
    </w:p>
    <w:p w:rsidR="00BE6FAB" w:rsidP="00BE6FAB" w:rsidRDefault="00BE6FAB" w14:paraId="6AF7112D" w14:textId="77777777">
      <w:pPr>
        <w:pStyle w:val="Code0"/>
        <w:spacing w:before="0" w:after="0"/>
        <w:rPr>
          <w:rFonts w:eastAsia="Consolas" w:cs="Consolas"/>
        </w:rPr>
      </w:pPr>
      <w:r>
        <w:t xml:space="preserve">  "@context": [</w:t>
      </w:r>
    </w:p>
    <w:p w:rsidR="00BE6FAB" w:rsidP="00BE6FAB" w:rsidRDefault="00BE6FAB" w14:paraId="235AE0FD" w14:textId="77777777">
      <w:pPr>
        <w:pStyle w:val="Code0"/>
        <w:spacing w:before="0" w:after="0"/>
        <w:rPr>
          <w:rFonts w:eastAsia="Consolas" w:cs="Consolas"/>
        </w:rPr>
      </w:pPr>
      <w:r>
        <w:t xml:space="preserve">    "https://ref.gs1.org/standards/epcis/epcis-context.jsonld"</w:t>
      </w:r>
    </w:p>
    <w:p w:rsidR="00BE6FAB" w:rsidP="00BE6FAB" w:rsidRDefault="00BE6FAB" w14:paraId="70760447" w14:textId="77777777">
      <w:pPr>
        <w:pStyle w:val="Code0"/>
        <w:spacing w:before="0" w:after="0"/>
        <w:rPr>
          <w:rFonts w:eastAsia="Consolas" w:cs="Consolas"/>
        </w:rPr>
      </w:pPr>
      <w:r>
        <w:t xml:space="preserve">  ],</w:t>
      </w:r>
    </w:p>
    <w:p w:rsidR="00BE6FAB" w:rsidP="00BE6FAB" w:rsidRDefault="00BE6FAB" w14:paraId="7A8F04BC" w14:textId="77777777">
      <w:pPr>
        <w:pStyle w:val="Code0"/>
        <w:spacing w:before="0" w:after="0"/>
        <w:rPr>
          <w:rFonts w:eastAsia="Consolas" w:cs="Consolas"/>
        </w:rPr>
      </w:pPr>
      <w:r>
        <w:t xml:space="preserve">  "type": "EPCISDocument",</w:t>
      </w:r>
    </w:p>
    <w:p w:rsidR="00BE6FAB" w:rsidP="00BE6FAB" w:rsidRDefault="00BE6FAB" w14:paraId="5BB5A4B2" w14:textId="77777777">
      <w:pPr>
        <w:pStyle w:val="Code0"/>
        <w:spacing w:before="0" w:after="0"/>
        <w:rPr>
          <w:rFonts w:eastAsia="Consolas" w:cs="Consolas"/>
        </w:rPr>
      </w:pPr>
      <w:r>
        <w:t xml:space="preserve">  "schemaVersion": "2.0",</w:t>
      </w:r>
    </w:p>
    <w:p w:rsidR="00BE6FAB" w:rsidP="00BE6FAB" w:rsidRDefault="00BE6FAB" w14:paraId="627C1901" w14:textId="77777777">
      <w:pPr>
        <w:pStyle w:val="Code0"/>
        <w:spacing w:before="0" w:after="0"/>
        <w:rPr>
          <w:rFonts w:eastAsia="Consolas" w:cs="Consolas"/>
        </w:rPr>
      </w:pPr>
      <w:r>
        <w:t xml:space="preserve">  "creationDate": "2026-01-23T08:00:00.000Z",</w:t>
      </w:r>
    </w:p>
    <w:p w:rsidR="00BE6FAB" w:rsidP="00BE6FAB" w:rsidRDefault="00BE6FAB" w14:paraId="4DD81B1F" w14:textId="77777777">
      <w:pPr>
        <w:pStyle w:val="Code0"/>
        <w:spacing w:before="0" w:after="0"/>
        <w:rPr>
          <w:rFonts w:eastAsia="Consolas" w:cs="Consolas"/>
        </w:rPr>
      </w:pPr>
      <w:r>
        <w:t xml:space="preserve">  "epcisBody": {</w:t>
      </w:r>
    </w:p>
    <w:p w:rsidR="00BE6FAB" w:rsidP="00BE6FAB" w:rsidRDefault="00BE6FAB" w14:paraId="76955358" w14:textId="77777777">
      <w:pPr>
        <w:pStyle w:val="Code0"/>
        <w:spacing w:before="0" w:after="0"/>
        <w:rPr>
          <w:rFonts w:eastAsia="Consolas" w:cs="Consolas"/>
        </w:rPr>
      </w:pPr>
      <w:r>
        <w:t xml:space="preserve">    "eventList": [</w:t>
      </w:r>
    </w:p>
    <w:p w:rsidR="00BE6FAB" w:rsidP="00BE6FAB" w:rsidRDefault="00BE6FAB" w14:paraId="59AB4410" w14:textId="77777777">
      <w:pPr>
        <w:pStyle w:val="Code0"/>
        <w:spacing w:before="0" w:after="0"/>
        <w:rPr>
          <w:rFonts w:eastAsia="Consolas" w:cs="Consolas"/>
        </w:rPr>
      </w:pPr>
      <w:r>
        <w:t xml:space="preserve">      {</w:t>
      </w:r>
    </w:p>
    <w:p w:rsidR="00BE6FAB" w:rsidP="00BE6FAB" w:rsidRDefault="00BE6FAB" w14:paraId="1A5F05A3" w14:textId="77777777">
      <w:pPr>
        <w:pStyle w:val="Code0"/>
        <w:spacing w:before="0" w:after="0"/>
        <w:rPr>
          <w:rFonts w:eastAsia="Consolas" w:cs="Consolas"/>
        </w:rPr>
      </w:pPr>
      <w:r>
        <w:t xml:space="preserve">        "type": "AggregationEvent",</w:t>
      </w:r>
    </w:p>
    <w:p w:rsidR="00BE6FAB" w:rsidP="00BE6FAB" w:rsidRDefault="00BE6FAB" w14:paraId="4A68004D" w14:textId="77777777">
      <w:pPr>
        <w:pStyle w:val="Code0"/>
        <w:spacing w:before="0" w:after="0"/>
        <w:rPr>
          <w:rFonts w:eastAsia="Consolas" w:cs="Consolas"/>
        </w:rPr>
      </w:pPr>
      <w:r>
        <w:t xml:space="preserve"> </w:t>
      </w:r>
      <w:r>
        <w:tab/>
      </w:r>
      <w:r>
        <w:t xml:space="preserve"> "eventID": "urn:uuid:a1b2c3d4-e5f6-47a8-b9c0-d1e2f3a4b5c6",</w:t>
      </w:r>
    </w:p>
    <w:p w:rsidR="00BE6FAB" w:rsidP="00BE6FAB" w:rsidRDefault="00BE6FAB" w14:paraId="12E06BC2" w14:textId="77777777">
      <w:pPr>
        <w:pStyle w:val="Code0"/>
        <w:spacing w:before="0" w:after="0"/>
        <w:rPr>
          <w:rFonts w:eastAsia="Consolas" w:cs="Consolas"/>
        </w:rPr>
      </w:pPr>
      <w:r>
        <w:t xml:space="preserve">        "eventTime": "2026-01-23T08:00:00.000Z",</w:t>
      </w:r>
    </w:p>
    <w:p w:rsidR="00BE6FAB" w:rsidP="00BE6FAB" w:rsidRDefault="00BE6FAB" w14:paraId="4692A687" w14:textId="77777777">
      <w:pPr>
        <w:pStyle w:val="Code0"/>
        <w:spacing w:before="0" w:after="0"/>
        <w:rPr>
          <w:rFonts w:eastAsia="Consolas" w:cs="Consolas"/>
        </w:rPr>
      </w:pPr>
      <w:r>
        <w:t xml:space="preserve">        "eventTimeZoneOffset": "+03:00",</w:t>
      </w:r>
    </w:p>
    <w:p w:rsidR="00BE6FAB" w:rsidP="00BE6FAB" w:rsidRDefault="00BE6FAB" w14:paraId="030B539A" w14:textId="77777777">
      <w:pPr>
        <w:pStyle w:val="Code0"/>
        <w:spacing w:before="0" w:after="0"/>
        <w:rPr>
          <w:rFonts w:eastAsia="Consolas" w:cs="Consolas"/>
        </w:rPr>
      </w:pPr>
      <w:r>
        <w:t xml:space="preserve">        "parentID": "urn:epc:id:sscc:0123456.0000000010",</w:t>
      </w:r>
    </w:p>
    <w:p w:rsidR="00BE6FAB" w:rsidP="00BE6FAB" w:rsidRDefault="00BE6FAB" w14:paraId="6492E427" w14:textId="77777777">
      <w:pPr>
        <w:pStyle w:val="Code0"/>
        <w:spacing w:before="0" w:after="0"/>
        <w:rPr>
          <w:rFonts w:eastAsia="Consolas" w:cs="Consolas"/>
        </w:rPr>
      </w:pPr>
      <w:r>
        <w:t xml:space="preserve">        "childEPCs": [</w:t>
      </w:r>
    </w:p>
    <w:p w:rsidR="00BE6FAB" w:rsidP="00BE6FAB" w:rsidRDefault="00BE6FAB" w14:paraId="7247A8A0" w14:textId="77777777">
      <w:pPr>
        <w:pStyle w:val="Code0"/>
        <w:spacing w:before="0" w:after="0"/>
        <w:rPr>
          <w:rFonts w:eastAsia="Consolas" w:cs="Consolas"/>
        </w:rPr>
      </w:pPr>
      <w:r>
        <w:t xml:space="preserve">          "urn:epc:id:sgtin:0123456.305512.000000001",</w:t>
      </w:r>
    </w:p>
    <w:p w:rsidR="00BE6FAB" w:rsidP="00BE6FAB" w:rsidRDefault="00BE6FAB" w14:paraId="421CE7A7" w14:textId="77777777">
      <w:pPr>
        <w:pStyle w:val="Code0"/>
        <w:spacing w:before="0" w:after="0"/>
        <w:rPr>
          <w:rFonts w:eastAsia="Consolas" w:cs="Consolas"/>
        </w:rPr>
      </w:pPr>
      <w:r>
        <w:t xml:space="preserve">          "urn:epc:id:sgtin:0123456.305512.000000002"</w:t>
      </w:r>
    </w:p>
    <w:p w:rsidR="00BE6FAB" w:rsidP="00BE6FAB" w:rsidRDefault="00BE6FAB" w14:paraId="69EFD04D" w14:textId="77777777">
      <w:pPr>
        <w:pStyle w:val="Code0"/>
        <w:spacing w:before="0" w:after="0"/>
        <w:rPr>
          <w:rFonts w:eastAsia="Consolas" w:cs="Consolas"/>
        </w:rPr>
      </w:pPr>
      <w:r>
        <w:t xml:space="preserve">        ],</w:t>
      </w:r>
    </w:p>
    <w:p w:rsidR="00BE6FAB" w:rsidP="00BE6FAB" w:rsidRDefault="00BE6FAB" w14:paraId="3017039F" w14:textId="77777777">
      <w:pPr>
        <w:pStyle w:val="Code0"/>
        <w:spacing w:before="0" w:after="0"/>
        <w:rPr>
          <w:rFonts w:eastAsia="Consolas" w:cs="Consolas"/>
        </w:rPr>
      </w:pPr>
      <w:r>
        <w:t xml:space="preserve">        "action": "DELETE",</w:t>
      </w:r>
    </w:p>
    <w:p w:rsidR="00BE6FAB" w:rsidP="00BE6FAB" w:rsidRDefault="00BE6FAB" w14:paraId="7DF2C8F1" w14:textId="77777777">
      <w:pPr>
        <w:pStyle w:val="Code0"/>
        <w:spacing w:before="0" w:after="0"/>
        <w:rPr>
          <w:rFonts w:eastAsia="Consolas" w:cs="Consolas"/>
        </w:rPr>
      </w:pPr>
      <w:r>
        <w:t xml:space="preserve">        "bizStep": "unpacking",</w:t>
      </w:r>
    </w:p>
    <w:p w:rsidR="00BE6FAB" w:rsidP="00BE6FAB" w:rsidRDefault="00BE6FAB" w14:paraId="6613D21D" w14:textId="77777777">
      <w:pPr>
        <w:pStyle w:val="Code0"/>
        <w:spacing w:before="0" w:after="0"/>
        <w:rPr>
          <w:rFonts w:eastAsia="Consolas" w:cs="Consolas"/>
        </w:rPr>
      </w:pPr>
      <w:r>
        <w:t xml:space="preserve">        "disposition": "active",</w:t>
      </w:r>
    </w:p>
    <w:p w:rsidR="00BE6FAB" w:rsidP="00BE6FAB" w:rsidRDefault="00BE6FAB" w14:paraId="21709973" w14:textId="77777777">
      <w:pPr>
        <w:pStyle w:val="Code0"/>
        <w:spacing w:before="0" w:after="0"/>
        <w:rPr>
          <w:rFonts w:eastAsia="Consolas" w:cs="Consolas"/>
        </w:rPr>
      </w:pPr>
      <w:r>
        <w:t xml:space="preserve">        "readPoint": {</w:t>
      </w:r>
    </w:p>
    <w:p w:rsidR="00BE6FAB" w:rsidP="00BE6FAB" w:rsidRDefault="00BE6FAB" w14:paraId="77BB8E5E" w14:textId="77777777">
      <w:pPr>
        <w:pStyle w:val="Code0"/>
        <w:spacing w:before="0" w:after="0"/>
        <w:rPr>
          <w:rFonts w:eastAsia="Consolas" w:cs="Consolas"/>
        </w:rPr>
      </w:pPr>
      <w:r>
        <w:t xml:space="preserve">          "id": "urn:epc:id:sgln:0123456.22222.0"</w:t>
      </w:r>
    </w:p>
    <w:p w:rsidR="00BE6FAB" w:rsidP="00BE6FAB" w:rsidRDefault="00BE6FAB" w14:paraId="715191D3" w14:textId="77777777">
      <w:pPr>
        <w:pStyle w:val="Code0"/>
        <w:spacing w:before="0" w:after="0"/>
        <w:rPr>
          <w:rFonts w:eastAsia="Consolas" w:cs="Consolas"/>
        </w:rPr>
      </w:pPr>
      <w:r>
        <w:t xml:space="preserve">        },</w:t>
      </w:r>
    </w:p>
    <w:p w:rsidR="00BE6FAB" w:rsidP="00BE6FAB" w:rsidRDefault="00BE6FAB" w14:paraId="61543839" w14:textId="77777777">
      <w:pPr>
        <w:pStyle w:val="Code0"/>
        <w:spacing w:before="0" w:after="0"/>
        <w:rPr>
          <w:rFonts w:eastAsia="Consolas" w:cs="Consolas"/>
        </w:rPr>
      </w:pPr>
      <w:r>
        <w:t xml:space="preserve">        "bizLocation": {</w:t>
      </w:r>
    </w:p>
    <w:p w:rsidR="00BE6FAB" w:rsidP="00BE6FAB" w:rsidRDefault="00BE6FAB" w14:paraId="76FDC430" w14:textId="77777777">
      <w:pPr>
        <w:pStyle w:val="Code0"/>
        <w:spacing w:before="0" w:after="0"/>
        <w:rPr>
          <w:rFonts w:eastAsia="Consolas" w:cs="Consolas"/>
        </w:rPr>
      </w:pPr>
      <w:r>
        <w:t xml:space="preserve">          "id": "urn:epc:id:sgln:0123456.22222.0"</w:t>
      </w:r>
    </w:p>
    <w:p w:rsidR="00BE6FAB" w:rsidP="00BE6FAB" w:rsidRDefault="00BE6FAB" w14:paraId="005C4B58" w14:textId="77777777">
      <w:pPr>
        <w:pStyle w:val="Code0"/>
        <w:spacing w:before="0" w:after="0"/>
        <w:rPr>
          <w:rFonts w:eastAsia="Consolas" w:cs="Consolas"/>
        </w:rPr>
      </w:pPr>
      <w:r>
        <w:t xml:space="preserve">        }</w:t>
      </w:r>
    </w:p>
    <w:p w:rsidR="00BE6FAB" w:rsidP="00BE6FAB" w:rsidRDefault="00BE6FAB" w14:paraId="6FC323A4" w14:textId="77777777">
      <w:pPr>
        <w:pStyle w:val="Code0"/>
        <w:spacing w:before="0" w:after="0"/>
        <w:rPr>
          <w:rFonts w:eastAsia="Consolas" w:cs="Consolas"/>
        </w:rPr>
      </w:pPr>
      <w:r>
        <w:t xml:space="preserve">      }</w:t>
      </w:r>
    </w:p>
    <w:p w:rsidR="00BE6FAB" w:rsidP="00BE6FAB" w:rsidRDefault="00BE6FAB" w14:paraId="2C3B3F05" w14:textId="77777777">
      <w:pPr>
        <w:pStyle w:val="Code0"/>
        <w:spacing w:before="0" w:after="0"/>
        <w:rPr>
          <w:rFonts w:eastAsia="Consolas" w:cs="Consolas"/>
        </w:rPr>
      </w:pPr>
      <w:r>
        <w:t xml:space="preserve">    ]</w:t>
      </w:r>
    </w:p>
    <w:p w:rsidR="00BE6FAB" w:rsidP="00BE6FAB" w:rsidRDefault="00BE6FAB" w14:paraId="77ED6F04" w14:textId="77777777">
      <w:pPr>
        <w:pStyle w:val="Code0"/>
        <w:spacing w:before="0" w:after="0"/>
        <w:rPr>
          <w:rFonts w:eastAsia="Consolas" w:cs="Consolas"/>
        </w:rPr>
      </w:pPr>
      <w:r>
        <w:t xml:space="preserve">  }</w:t>
      </w:r>
    </w:p>
    <w:p w:rsidR="00BE6FAB" w:rsidP="00BE6FAB" w:rsidRDefault="00BE6FAB" w14:paraId="6AC8E23D" w14:textId="77777777">
      <w:pPr>
        <w:pStyle w:val="Code0"/>
        <w:spacing w:before="0" w:after="0"/>
        <w:rPr>
          <w:rFonts w:eastAsia="Consolas" w:cs="Consolas"/>
        </w:rPr>
      </w:pPr>
      <w:r>
        <w:t>}</w:t>
      </w:r>
    </w:p>
    <w:p w:rsidR="00BE6FAB" w:rsidP="00BE6FAB" w:rsidRDefault="00BE6FAB" w14:paraId="379C2CAE" w14:textId="77777777"/>
    <w:p w:rsidR="00BE6FAB" w:rsidP="00BE6FAB" w:rsidRDefault="00BE6FAB" w14:paraId="7D6AE60D" w14:textId="77777777">
      <w:pPr>
        <w:pStyle w:val="Heading3"/>
      </w:pPr>
      <w:bookmarkStart w:name="_Toc229417827" w:id="33"/>
      <w:r w:rsidRPr="0E680CB1">
        <w:t>3.2.3 Packing (AggregationEvent - ADD)</w:t>
      </w:r>
      <w:bookmarkEnd w:id="33"/>
    </w:p>
    <w:p w:rsidR="00BE6FAB" w:rsidP="00BE6FAB" w:rsidRDefault="00BE6FAB" w14:paraId="09086E92" w14:textId="77777777">
      <w:r>
        <w:rPr>
          <w:b/>
        </w:rPr>
        <w:t>Purpose:</w:t>
      </w:r>
      <w:r>
        <w:t>Distributor repacking items for downstream shipment.</w:t>
      </w:r>
    </w:p>
    <w:p w:rsidRPr="000F52AB" w:rsidR="00BE6FAB" w:rsidP="00BE6FAB" w:rsidRDefault="00BE6FAB" w14:paraId="2386959B" w14:textId="77777777">
      <w:r w:rsidRPr="0E680CB1">
        <w:rPr>
          <w:b/>
          <w:bCs/>
        </w:rPr>
        <w:t xml:space="preserve">Mandatory Fields: </w:t>
      </w:r>
      <w:r w:rsidRPr="0096694D">
        <w:t>eventID,</w:t>
      </w:r>
      <w:r>
        <w:rPr>
          <w:b/>
          <w:bCs/>
        </w:rPr>
        <w:t xml:space="preserve"> </w:t>
      </w:r>
      <w:r w:rsidRPr="0E680CB1">
        <w:t>eventTime, eventTimeZoneOffset, parentID, childEPCs, action (ADD), bizStep, readPoint</w:t>
      </w:r>
      <w:r>
        <w:t>,</w:t>
      </w:r>
      <w:r w:rsidRPr="000F52AB">
        <w:t xml:space="preserve"> </w:t>
      </w:r>
      <w:r w:rsidRPr="00CD15B4">
        <w:t>bizLocation</w:t>
      </w:r>
    </w:p>
    <w:p w:rsidR="00BE6FAB" w:rsidP="00BE6FAB" w:rsidRDefault="00BE6FAB" w14:paraId="7D26287B" w14:textId="77777777">
      <w:r>
        <w:rPr>
          <w:b/>
        </w:rPr>
        <w:t>Aggregation Rules:</w:t>
      </w:r>
    </w:p>
    <w:p w:rsidR="00BE6FAB" w:rsidP="00BE6FAB" w:rsidRDefault="00BE6FAB" w14:paraId="3BEBFA55" w14:textId="77777777">
      <w:pPr>
        <w:numPr>
          <w:ilvl w:val="0"/>
          <w:numId w:val="11"/>
        </w:numPr>
        <w:spacing w:after="160"/>
      </w:pPr>
      <w:r>
        <w:rPr>
          <w:rFonts w:hint="eastAsia"/>
        </w:rPr>
        <w:t xml:space="preserve">No child may have 2 parents simultaneously </w:t>
      </w:r>
      <w:r>
        <w:t>triggers</w:t>
      </w:r>
      <w:r>
        <w:rPr>
          <w:rFonts w:hint="eastAsia"/>
        </w:rPr>
        <w:t xml:space="preserve"> </w:t>
      </w:r>
      <w:r>
        <w:t>an error code</w:t>
      </w:r>
    </w:p>
    <w:p w:rsidR="00BE6FAB" w:rsidP="00BE6FAB" w:rsidRDefault="00BE6FAB" w14:paraId="66EF6E43" w14:textId="77777777">
      <w:pPr>
        <w:numPr>
          <w:ilvl w:val="0"/>
          <w:numId w:val="11"/>
        </w:numPr>
        <w:spacing w:after="160"/>
      </w:pPr>
      <w:r>
        <w:t>No cyclic aggregation (parent cannot be child of its own child)</w:t>
      </w:r>
    </w:p>
    <w:p w:rsidR="00BE6FAB" w:rsidP="00BE6FAB" w:rsidRDefault="00BE6FAB" w14:paraId="0A65E2F3" w14:textId="77777777">
      <w:pPr>
        <w:numPr>
          <w:ilvl w:val="0"/>
          <w:numId w:val="11"/>
        </w:numPr>
        <w:spacing w:after="160"/>
      </w:pPr>
      <w:r>
        <w:t>SSCC cannot be a child of an SGTIN</w:t>
      </w:r>
    </w:p>
    <w:p w:rsidR="00BE6FAB" w:rsidP="00BE6FAB" w:rsidRDefault="00BE6FAB" w14:paraId="01C03941" w14:textId="77777777">
      <w:pPr>
        <w:numPr>
          <w:ilvl w:val="0"/>
          <w:numId w:val="11"/>
        </w:numPr>
        <w:spacing w:after="160"/>
      </w:pPr>
      <w:r>
        <w:t>SSCC is first used as parentID in an AggregationEvent (not pre-commissioned separately)</w:t>
      </w:r>
    </w:p>
    <w:p w:rsidR="00BE6FAB" w:rsidP="00BE6FAB" w:rsidRDefault="00BE6FAB" w14:paraId="46613633" w14:textId="77777777">
      <w:pPr>
        <w:numPr>
          <w:ilvl w:val="0"/>
          <w:numId w:val="11"/>
        </w:numPr>
        <w:spacing w:after="160"/>
      </w:pPr>
      <w:r>
        <w:t>Maximum level of hierarchy – 3</w:t>
      </w:r>
    </w:p>
    <w:p w:rsidR="00BE6FAB" w:rsidP="00BE6FAB" w:rsidRDefault="00BE6FAB" w14:paraId="1A69163A" w14:textId="77777777">
      <w:pPr>
        <w:numPr>
          <w:ilvl w:val="0"/>
          <w:numId w:val="11"/>
        </w:numPr>
        <w:spacing w:after="160"/>
      </w:pPr>
      <w:r>
        <w:t>All child EPCs must belong to the same bizLocation as the packing event - cross-location packing within one event is not permitted</w:t>
      </w:r>
    </w:p>
    <w:p w:rsidR="00BE6FAB" w:rsidP="00BE6FAB" w:rsidRDefault="00BE6FAB" w14:paraId="4C86756D" w14:textId="77777777">
      <w:pPr>
        <w:numPr>
          <w:ilvl w:val="0"/>
          <w:numId w:val="11"/>
        </w:numPr>
        <w:spacing w:after="160"/>
      </w:pPr>
      <w:r w:rsidRPr="09C6533D">
        <w:rPr>
          <w:rFonts w:ascii="Aptos" w:hAnsi="Aptos" w:eastAsia="Aptos" w:cs="Aptos"/>
        </w:rPr>
        <w:t>Disposition on the parent SSCC must be active following a successful ADD event</w:t>
      </w:r>
    </w:p>
    <w:p w:rsidR="00BE6FAB" w:rsidP="00BE6FAB" w:rsidRDefault="00BE6FAB" w14:paraId="5D53C5F1" w14:textId="77777777">
      <w:pPr>
        <w:pStyle w:val="Heading4"/>
      </w:pPr>
      <w:r>
        <w:t>EPCIS 1.2 XML</w:t>
      </w:r>
    </w:p>
    <w:p w:rsidR="00BE6FAB" w:rsidP="00BE6FAB" w:rsidRDefault="00BE6FAB" w14:paraId="71DD853D" w14:textId="77777777">
      <w:pPr>
        <w:pBdr>
          <w:top w:val="single" w:color="BBDEFB" w:sz="4" w:space="0"/>
        </w:pBdr>
        <w:shd w:val="clear" w:color="auto" w:fill="F5F5F5"/>
        <w:spacing w:before="120" w:after="0"/>
      </w:pPr>
    </w:p>
    <w:p w:rsidR="00BE6FAB" w:rsidP="00BE6FAB" w:rsidRDefault="00BE6FAB" w14:paraId="5A4D7B6E" w14:textId="77777777">
      <w:pPr>
        <w:pStyle w:val="Code0"/>
        <w:spacing w:before="0" w:after="0"/>
      </w:pPr>
      <w:r>
        <w:t>&lt;?xml version="1.0" encoding="UTF-8"?&gt;</w:t>
      </w:r>
    </w:p>
    <w:p w:rsidR="00BE6FAB" w:rsidP="00BE6FAB" w:rsidRDefault="00BE6FAB" w14:paraId="698517FB" w14:textId="77777777">
      <w:pPr>
        <w:pStyle w:val="Code0"/>
        <w:spacing w:before="0" w:after="0"/>
        <w:rPr>
          <w:szCs w:val="18"/>
        </w:rPr>
      </w:pPr>
      <w:r w:rsidRPr="0E680CB1">
        <w:rPr>
          <w:szCs w:val="18"/>
        </w:rPr>
        <w:t>&lt;epcis:EPCISDocument</w:t>
      </w:r>
    </w:p>
    <w:p w:rsidR="00BE6FAB" w:rsidP="00BE6FAB" w:rsidRDefault="00BE6FAB" w14:paraId="31F5DD0A" w14:textId="77777777">
      <w:pPr>
        <w:pStyle w:val="Code0"/>
        <w:spacing w:before="0" w:after="0"/>
      </w:pPr>
      <w:r>
        <w:t xml:space="preserve">    xmlns:epcis="urn:epcglobal:epcis:xsd:1"</w:t>
      </w:r>
    </w:p>
    <w:p w:rsidR="00BE6FAB" w:rsidP="00BE6FAB" w:rsidRDefault="00BE6FAB" w14:paraId="402D8ED7" w14:textId="77777777">
      <w:pPr>
        <w:pStyle w:val="Code0"/>
        <w:spacing w:before="0" w:after="0"/>
      </w:pPr>
      <w:r w:rsidRPr="0E680CB1">
        <w:rPr>
          <w:szCs w:val="18"/>
        </w:rPr>
        <w:t xml:space="preserve">    schemaVersion="1.2"</w:t>
      </w:r>
    </w:p>
    <w:p w:rsidR="00BE6FAB" w:rsidP="00BE6FAB" w:rsidRDefault="00BE6FAB" w14:paraId="2ECDAF83" w14:textId="77777777">
      <w:pPr>
        <w:pStyle w:val="Code0"/>
        <w:spacing w:before="0" w:after="0"/>
      </w:pPr>
      <w:r w:rsidRPr="0E680CB1">
        <w:rPr>
          <w:szCs w:val="18"/>
        </w:rPr>
        <w:t xml:space="preserve">    creationDate="2026-01-24T10:00:00.000Z"&gt;</w:t>
      </w:r>
    </w:p>
    <w:p w:rsidR="00BE6FAB" w:rsidP="00BE6FAB" w:rsidRDefault="00BE6FAB" w14:paraId="23D31387" w14:textId="77777777">
      <w:pPr>
        <w:pStyle w:val="Code0"/>
        <w:spacing w:before="0" w:after="0"/>
      </w:pPr>
      <w:r w:rsidRPr="0E680CB1">
        <w:rPr>
          <w:szCs w:val="18"/>
        </w:rPr>
        <w:t xml:space="preserve">  &lt;EPCISBody&gt;</w:t>
      </w:r>
    </w:p>
    <w:p w:rsidR="00BE6FAB" w:rsidP="00BE6FAB" w:rsidRDefault="00BE6FAB" w14:paraId="73A0DAD6" w14:textId="77777777">
      <w:pPr>
        <w:pStyle w:val="Code0"/>
        <w:spacing w:before="0" w:after="0"/>
      </w:pPr>
      <w:r w:rsidRPr="0E680CB1">
        <w:rPr>
          <w:szCs w:val="18"/>
        </w:rPr>
        <w:t xml:space="preserve">    &lt;EventList&gt;</w:t>
      </w:r>
    </w:p>
    <w:p w:rsidR="00BE6FAB" w:rsidP="00BE6FAB" w:rsidRDefault="00BE6FAB" w14:paraId="7CF837CD" w14:textId="77777777">
      <w:pPr>
        <w:pStyle w:val="Code0"/>
        <w:spacing w:before="0" w:after="0"/>
      </w:pPr>
      <w:r>
        <w:t xml:space="preserve">      &lt;AggregationEvent&gt;</w:t>
      </w:r>
    </w:p>
    <w:p w:rsidR="00BE6FAB" w:rsidP="00BE6FAB" w:rsidRDefault="00BE6FAB" w14:paraId="5981C19C" w14:textId="77777777">
      <w:pPr>
        <w:pStyle w:val="Code0"/>
        <w:spacing w:before="0" w:after="0"/>
        <w:rPr>
          <w:rFonts w:eastAsia="Consolas" w:cs="Consolas"/>
          <w:color w:val="1C2833"/>
        </w:rPr>
      </w:pPr>
      <w:r>
        <w:t xml:space="preserve"> </w:t>
      </w:r>
      <w:r>
        <w:tab/>
      </w:r>
      <w:r w:rsidRPr="332FFF6E">
        <w:rPr>
          <w:rFonts w:eastAsia="Consolas" w:cs="Consolas"/>
          <w:color w:val="1C2833"/>
        </w:rPr>
        <w:t xml:space="preserve"> &lt;eventID&gt;</w:t>
      </w:r>
      <w:r w:rsidRPr="332FFF6E">
        <w:t>urn:uuid:6c8b12f4-3d9a-4b5c-8e71-2a9b3d4f5e6a</w:t>
      </w:r>
      <w:r w:rsidRPr="332FFF6E">
        <w:rPr>
          <w:rFonts w:eastAsia="Consolas" w:cs="Consolas"/>
          <w:color w:val="1C2833"/>
        </w:rPr>
        <w:t>&lt;/eventID&gt;</w:t>
      </w:r>
    </w:p>
    <w:p w:rsidR="00BE6FAB" w:rsidP="00BE6FAB" w:rsidRDefault="00BE6FAB" w14:paraId="61ED6D8A" w14:textId="77777777">
      <w:pPr>
        <w:pStyle w:val="Code0"/>
        <w:spacing w:before="0" w:after="0"/>
      </w:pPr>
      <w:r w:rsidRPr="0E680CB1">
        <w:rPr>
          <w:szCs w:val="18"/>
        </w:rPr>
        <w:t xml:space="preserve">        &lt;eventTime&gt;2026-01-24T10:00:00.000Z&lt;/eventTime&gt;</w:t>
      </w:r>
    </w:p>
    <w:p w:rsidR="00BE6FAB" w:rsidP="00BE6FAB" w:rsidRDefault="00BE6FAB" w14:paraId="6C90283D" w14:textId="77777777">
      <w:pPr>
        <w:pStyle w:val="Code0"/>
        <w:spacing w:before="0" w:after="0"/>
      </w:pPr>
      <w:r w:rsidRPr="0E680CB1">
        <w:rPr>
          <w:szCs w:val="18"/>
        </w:rPr>
        <w:t xml:space="preserve">        &lt;eventTimeZoneOffset&gt;+03:00&lt;/eventTimeZoneOffset&gt;</w:t>
      </w:r>
    </w:p>
    <w:p w:rsidR="00BE6FAB" w:rsidP="00BE6FAB" w:rsidRDefault="00BE6FAB" w14:paraId="71649595" w14:textId="77777777">
      <w:pPr>
        <w:pStyle w:val="Code0"/>
        <w:spacing w:before="0" w:after="0"/>
      </w:pPr>
      <w:r w:rsidRPr="0E680CB1">
        <w:rPr>
          <w:szCs w:val="18"/>
        </w:rPr>
        <w:t xml:space="preserve">        &lt;parentID&gt;urn:epc:id:sscc:0123456.0000000020&lt;/parentID&gt;</w:t>
      </w:r>
    </w:p>
    <w:p w:rsidR="00BE6FAB" w:rsidP="00BE6FAB" w:rsidRDefault="00BE6FAB" w14:paraId="3ACB64D9" w14:textId="77777777">
      <w:pPr>
        <w:pStyle w:val="Code0"/>
        <w:spacing w:before="0" w:after="0"/>
      </w:pPr>
      <w:r w:rsidRPr="0E680CB1">
        <w:rPr>
          <w:szCs w:val="18"/>
        </w:rPr>
        <w:t xml:space="preserve">        &lt;childEPCs&gt;</w:t>
      </w:r>
    </w:p>
    <w:p w:rsidR="00BE6FAB" w:rsidP="00BE6FAB" w:rsidRDefault="00BE6FAB" w14:paraId="27E8AC14" w14:textId="77777777">
      <w:pPr>
        <w:pStyle w:val="Code0"/>
        <w:spacing w:before="0" w:after="0"/>
      </w:pPr>
      <w:r w:rsidRPr="0E680CB1">
        <w:rPr>
          <w:szCs w:val="18"/>
        </w:rPr>
        <w:t xml:space="preserve">          &lt;epc&gt;urn:epc:id:sgtin:0123456.305512.000000001&lt;/epc&gt;</w:t>
      </w:r>
    </w:p>
    <w:p w:rsidR="00BE6FAB" w:rsidP="00BE6FAB" w:rsidRDefault="00BE6FAB" w14:paraId="241E4D8A" w14:textId="77777777">
      <w:pPr>
        <w:pStyle w:val="Code0"/>
        <w:spacing w:before="0" w:after="0"/>
      </w:pPr>
      <w:r w:rsidRPr="0E680CB1">
        <w:rPr>
          <w:szCs w:val="18"/>
        </w:rPr>
        <w:t xml:space="preserve">          &lt;epc&gt;urn:epc:id:sgtin:0123456.305512.000000002&lt;/epc&gt;</w:t>
      </w:r>
    </w:p>
    <w:p w:rsidR="00BE6FAB" w:rsidP="00BE6FAB" w:rsidRDefault="00BE6FAB" w14:paraId="39916B8B" w14:textId="77777777">
      <w:pPr>
        <w:pStyle w:val="Code0"/>
        <w:spacing w:before="0" w:after="0"/>
      </w:pPr>
      <w:r w:rsidRPr="0E680CB1">
        <w:rPr>
          <w:szCs w:val="18"/>
        </w:rPr>
        <w:t xml:space="preserve">        &lt;/childEPCs&gt;</w:t>
      </w:r>
    </w:p>
    <w:p w:rsidR="00BE6FAB" w:rsidP="00BE6FAB" w:rsidRDefault="00BE6FAB" w14:paraId="1AD7871E" w14:textId="77777777">
      <w:pPr>
        <w:pStyle w:val="Code0"/>
        <w:spacing w:before="0" w:after="0"/>
      </w:pPr>
      <w:r>
        <w:t xml:space="preserve">        &lt;action&gt;ADD&lt;/action&gt;</w:t>
      </w:r>
    </w:p>
    <w:p w:rsidR="00BE6FAB" w:rsidP="00BE6FAB" w:rsidRDefault="00BE6FAB" w14:paraId="596758A6" w14:textId="77777777">
      <w:pPr>
        <w:pStyle w:val="Code0"/>
        <w:spacing w:before="0" w:after="0"/>
      </w:pPr>
      <w:r w:rsidRPr="0E680CB1">
        <w:rPr>
          <w:szCs w:val="18"/>
        </w:rPr>
        <w:t xml:space="preserve">        &lt;bizStep&gt;urn:epcglobal:cbv:bizstep:packing&lt;/bizStep&gt;</w:t>
      </w:r>
    </w:p>
    <w:p w:rsidR="00BE6FAB" w:rsidP="00BE6FAB" w:rsidRDefault="00BE6FAB" w14:paraId="6CC0AE78" w14:textId="77777777">
      <w:pPr>
        <w:pStyle w:val="Code0"/>
        <w:spacing w:before="0" w:after="0"/>
      </w:pPr>
      <w:r w:rsidRPr="0E680CB1">
        <w:rPr>
          <w:szCs w:val="18"/>
        </w:rPr>
        <w:t xml:space="preserve">        &lt;disposition&gt;urn:epcglobal:cbv:disp:active&lt;/disposition&gt;</w:t>
      </w:r>
    </w:p>
    <w:p w:rsidR="00BE6FAB" w:rsidP="00BE6FAB" w:rsidRDefault="00BE6FAB" w14:paraId="36F22D73" w14:textId="77777777">
      <w:pPr>
        <w:pStyle w:val="Code0"/>
        <w:spacing w:before="0" w:after="0"/>
      </w:pPr>
      <w:r w:rsidRPr="0E680CB1">
        <w:rPr>
          <w:szCs w:val="18"/>
        </w:rPr>
        <w:t xml:space="preserve">        &lt;readPoint&gt;</w:t>
      </w:r>
    </w:p>
    <w:p w:rsidR="00BE6FAB" w:rsidP="00BE6FAB" w:rsidRDefault="00BE6FAB" w14:paraId="03C6785C" w14:textId="77777777">
      <w:pPr>
        <w:pStyle w:val="Code0"/>
        <w:spacing w:before="0" w:after="0"/>
      </w:pPr>
      <w:r w:rsidRPr="0E680CB1">
        <w:rPr>
          <w:szCs w:val="18"/>
        </w:rPr>
        <w:t xml:space="preserve">          &lt;id&gt;urn:epc:id:sgln:0123456.22222.0&lt;/id&gt;</w:t>
      </w:r>
    </w:p>
    <w:p w:rsidR="00BE6FAB" w:rsidP="00BE6FAB" w:rsidRDefault="00BE6FAB" w14:paraId="70042441" w14:textId="77777777">
      <w:pPr>
        <w:pStyle w:val="Code0"/>
        <w:spacing w:before="0" w:after="0"/>
      </w:pPr>
      <w:r w:rsidRPr="0E680CB1">
        <w:rPr>
          <w:szCs w:val="18"/>
        </w:rPr>
        <w:t xml:space="preserve">        &lt;/readPoint&gt;</w:t>
      </w:r>
    </w:p>
    <w:p w:rsidR="00BE6FAB" w:rsidP="00BE6FAB" w:rsidRDefault="00BE6FAB" w14:paraId="69EFD2B6" w14:textId="77777777">
      <w:pPr>
        <w:pStyle w:val="Code0"/>
        <w:spacing w:before="0" w:after="0"/>
      </w:pPr>
      <w:r w:rsidRPr="0E680CB1">
        <w:rPr>
          <w:szCs w:val="18"/>
        </w:rPr>
        <w:t xml:space="preserve">        &lt;bizLocation&gt;</w:t>
      </w:r>
    </w:p>
    <w:p w:rsidR="00BE6FAB" w:rsidP="00BE6FAB" w:rsidRDefault="00BE6FAB" w14:paraId="30738F1F" w14:textId="77777777">
      <w:pPr>
        <w:pStyle w:val="Code0"/>
        <w:spacing w:before="0" w:after="0"/>
      </w:pPr>
      <w:r w:rsidRPr="0E680CB1">
        <w:rPr>
          <w:szCs w:val="18"/>
        </w:rPr>
        <w:t xml:space="preserve">          &lt;id&gt;urn:epc:id:sgln:0123456.22222.0&lt;/id&gt;</w:t>
      </w:r>
    </w:p>
    <w:p w:rsidR="00BE6FAB" w:rsidP="00BE6FAB" w:rsidRDefault="00BE6FAB" w14:paraId="5C466D87" w14:textId="77777777">
      <w:pPr>
        <w:pStyle w:val="Code0"/>
        <w:spacing w:before="0" w:after="0"/>
      </w:pPr>
      <w:r w:rsidRPr="0E680CB1">
        <w:rPr>
          <w:szCs w:val="18"/>
        </w:rPr>
        <w:t xml:space="preserve">        &lt;/bizLocation&gt;</w:t>
      </w:r>
    </w:p>
    <w:p w:rsidR="00BE6FAB" w:rsidP="00BE6FAB" w:rsidRDefault="00BE6FAB" w14:paraId="14E4C902" w14:textId="77777777">
      <w:pPr>
        <w:pStyle w:val="Code0"/>
        <w:spacing w:before="0" w:after="0"/>
      </w:pPr>
      <w:r w:rsidRPr="0E680CB1">
        <w:rPr>
          <w:szCs w:val="18"/>
        </w:rPr>
        <w:t xml:space="preserve">      &lt;/AggregationEvent&gt;</w:t>
      </w:r>
    </w:p>
    <w:p w:rsidR="00BE6FAB" w:rsidP="00BE6FAB" w:rsidRDefault="00BE6FAB" w14:paraId="280019F6" w14:textId="77777777">
      <w:pPr>
        <w:pStyle w:val="Code0"/>
        <w:spacing w:before="0" w:after="0"/>
      </w:pPr>
      <w:r w:rsidRPr="0E680CB1">
        <w:rPr>
          <w:szCs w:val="18"/>
        </w:rPr>
        <w:t xml:space="preserve">    &lt;/EventList&gt;</w:t>
      </w:r>
    </w:p>
    <w:p w:rsidR="00BE6FAB" w:rsidP="00BE6FAB" w:rsidRDefault="00BE6FAB" w14:paraId="26F0A9BE" w14:textId="77777777">
      <w:pPr>
        <w:pStyle w:val="Code0"/>
        <w:spacing w:before="0" w:after="0"/>
      </w:pPr>
      <w:r w:rsidRPr="0E680CB1">
        <w:rPr>
          <w:szCs w:val="18"/>
        </w:rPr>
        <w:t xml:space="preserve">  &lt;/EPCISBody&gt;</w:t>
      </w:r>
    </w:p>
    <w:p w:rsidR="00BE6FAB" w:rsidP="00BE6FAB" w:rsidRDefault="00BE6FAB" w14:paraId="79AC9A6A" w14:textId="77777777">
      <w:pPr>
        <w:pStyle w:val="Code0"/>
        <w:spacing w:before="0" w:after="0"/>
      </w:pPr>
      <w:r>
        <w:t>&lt;/epcis:EPCISDocument&gt;</w:t>
      </w:r>
    </w:p>
    <w:p w:rsidR="00BE6FAB" w:rsidP="00BE6FAB" w:rsidRDefault="00BE6FAB" w14:paraId="6DACBDC8" w14:textId="77777777">
      <w:pPr>
        <w:pStyle w:val="Code0"/>
        <w:spacing w:before="0" w:after="0"/>
      </w:pPr>
    </w:p>
    <w:p w:rsidR="00BE6FAB" w:rsidP="00BE6FAB" w:rsidRDefault="00BE6FAB" w14:paraId="16F98371" w14:textId="77777777">
      <w:pPr>
        <w:pBdr>
          <w:bottom w:val="single" w:color="BBDEFB" w:sz="4" w:space="0"/>
        </w:pBdr>
        <w:shd w:val="clear" w:color="auto" w:fill="F5F5F5"/>
      </w:pPr>
    </w:p>
    <w:p w:rsidR="00BE6FAB" w:rsidP="00BE6FAB" w:rsidRDefault="00BE6FAB" w14:paraId="7D343B2C" w14:textId="77777777">
      <w:pPr>
        <w:pStyle w:val="Heading4"/>
      </w:pPr>
      <w:r>
        <w:t>EPCIS 2.0 JSON-LD</w:t>
      </w:r>
    </w:p>
    <w:p w:rsidR="00BE6FAB" w:rsidP="00BE6FAB" w:rsidRDefault="00BE6FAB" w14:paraId="57CEFEDE" w14:textId="77777777"/>
    <w:p w:rsidR="00BE6FAB" w:rsidP="00BE6FAB" w:rsidRDefault="00BE6FAB" w14:paraId="3B147C77" w14:textId="77777777">
      <w:pPr>
        <w:pStyle w:val="Code0"/>
        <w:spacing w:before="0" w:after="0"/>
        <w:rPr>
          <w:rFonts w:eastAsia="Consolas" w:cs="Consolas"/>
        </w:rPr>
      </w:pPr>
      <w:r>
        <w:t>{</w:t>
      </w:r>
    </w:p>
    <w:p w:rsidR="00BE6FAB" w:rsidP="00BE6FAB" w:rsidRDefault="00BE6FAB" w14:paraId="1BF7B7B3" w14:textId="77777777">
      <w:pPr>
        <w:pStyle w:val="Code0"/>
        <w:spacing w:before="0" w:after="0"/>
        <w:rPr>
          <w:rFonts w:eastAsia="Consolas" w:cs="Consolas"/>
        </w:rPr>
      </w:pPr>
      <w:r>
        <w:t xml:space="preserve">  "@context": [</w:t>
      </w:r>
    </w:p>
    <w:p w:rsidR="00BE6FAB" w:rsidP="00BE6FAB" w:rsidRDefault="00BE6FAB" w14:paraId="094F1909" w14:textId="77777777">
      <w:pPr>
        <w:pStyle w:val="Code0"/>
        <w:spacing w:before="0" w:after="0"/>
        <w:rPr>
          <w:rFonts w:eastAsia="Consolas" w:cs="Consolas"/>
        </w:rPr>
      </w:pPr>
      <w:r>
        <w:t xml:space="preserve">    "https://ref.gs1.org/standards/epcis/epcis-context.jsonld"</w:t>
      </w:r>
    </w:p>
    <w:p w:rsidR="00BE6FAB" w:rsidP="00BE6FAB" w:rsidRDefault="00BE6FAB" w14:paraId="3A801AED" w14:textId="77777777">
      <w:pPr>
        <w:pStyle w:val="Code0"/>
        <w:spacing w:before="0" w:after="0"/>
        <w:rPr>
          <w:rFonts w:eastAsia="Consolas" w:cs="Consolas"/>
        </w:rPr>
      </w:pPr>
      <w:r>
        <w:t xml:space="preserve">  ],</w:t>
      </w:r>
    </w:p>
    <w:p w:rsidR="00BE6FAB" w:rsidP="00BE6FAB" w:rsidRDefault="00BE6FAB" w14:paraId="5F95D9D3" w14:textId="77777777">
      <w:pPr>
        <w:pStyle w:val="Code0"/>
        <w:spacing w:before="0" w:after="0"/>
        <w:rPr>
          <w:rFonts w:eastAsia="Consolas" w:cs="Consolas"/>
        </w:rPr>
      </w:pPr>
      <w:r>
        <w:t xml:space="preserve">  "type": "EPCISDocument",</w:t>
      </w:r>
    </w:p>
    <w:p w:rsidR="00BE6FAB" w:rsidP="00BE6FAB" w:rsidRDefault="00BE6FAB" w14:paraId="12D26ACB" w14:textId="77777777">
      <w:pPr>
        <w:pStyle w:val="Code0"/>
        <w:spacing w:before="0" w:after="0"/>
        <w:rPr>
          <w:rFonts w:eastAsia="Consolas" w:cs="Consolas"/>
        </w:rPr>
      </w:pPr>
      <w:r>
        <w:t xml:space="preserve">  "schemaVersion": "2.0",</w:t>
      </w:r>
    </w:p>
    <w:p w:rsidR="00BE6FAB" w:rsidP="00BE6FAB" w:rsidRDefault="00BE6FAB" w14:paraId="2D5799E1" w14:textId="77777777">
      <w:pPr>
        <w:pStyle w:val="Code0"/>
        <w:spacing w:before="0" w:after="0"/>
        <w:rPr>
          <w:rFonts w:eastAsia="Consolas" w:cs="Consolas"/>
        </w:rPr>
      </w:pPr>
      <w:r>
        <w:t xml:space="preserve">  "creationDate": "2026-01-24T07:00:00.000Z",</w:t>
      </w:r>
    </w:p>
    <w:p w:rsidR="00BE6FAB" w:rsidP="00BE6FAB" w:rsidRDefault="00BE6FAB" w14:paraId="14B7260E" w14:textId="77777777">
      <w:pPr>
        <w:pStyle w:val="Code0"/>
        <w:spacing w:before="0" w:after="0"/>
        <w:rPr>
          <w:rFonts w:eastAsia="Consolas" w:cs="Consolas"/>
        </w:rPr>
      </w:pPr>
      <w:r>
        <w:t xml:space="preserve">  "epcisBody": {</w:t>
      </w:r>
    </w:p>
    <w:p w:rsidR="00BE6FAB" w:rsidP="00BE6FAB" w:rsidRDefault="00BE6FAB" w14:paraId="513BAE58" w14:textId="77777777">
      <w:pPr>
        <w:pStyle w:val="Code0"/>
        <w:spacing w:before="0" w:after="0"/>
        <w:rPr>
          <w:rFonts w:eastAsia="Consolas" w:cs="Consolas"/>
        </w:rPr>
      </w:pPr>
      <w:r>
        <w:t xml:space="preserve">    "eventList": [</w:t>
      </w:r>
    </w:p>
    <w:p w:rsidR="00BE6FAB" w:rsidP="00BE6FAB" w:rsidRDefault="00BE6FAB" w14:paraId="799C35D7" w14:textId="77777777">
      <w:pPr>
        <w:pStyle w:val="Code0"/>
        <w:spacing w:before="0" w:after="0"/>
        <w:rPr>
          <w:rFonts w:eastAsia="Consolas" w:cs="Consolas"/>
        </w:rPr>
      </w:pPr>
      <w:r>
        <w:t xml:space="preserve">      {</w:t>
      </w:r>
    </w:p>
    <w:p w:rsidR="00BE6FAB" w:rsidP="00BE6FAB" w:rsidRDefault="00BE6FAB" w14:paraId="78CA6B11" w14:textId="77777777">
      <w:pPr>
        <w:pStyle w:val="Code0"/>
        <w:spacing w:before="0" w:after="0"/>
        <w:rPr>
          <w:rFonts w:eastAsia="Consolas" w:cs="Consolas"/>
        </w:rPr>
      </w:pPr>
      <w:r>
        <w:t xml:space="preserve">        "type": "AggregationEvent",</w:t>
      </w:r>
    </w:p>
    <w:p w:rsidR="00BE6FAB" w:rsidP="00BE6FAB" w:rsidRDefault="00BE6FAB" w14:paraId="087A7606" w14:textId="77777777">
      <w:pPr>
        <w:pStyle w:val="Code0"/>
        <w:spacing w:before="0" w:after="0"/>
        <w:rPr>
          <w:rFonts w:eastAsia="Consolas" w:cs="Consolas"/>
        </w:rPr>
      </w:pPr>
      <w:r>
        <w:t xml:space="preserve"> </w:t>
      </w:r>
      <w:r>
        <w:tab/>
      </w:r>
      <w:r>
        <w:t xml:space="preserve"> "eventID": "urn:uuid:6c8b12f4-3d9a-4b5c-8e71-2a9b3d4f5e6a",</w:t>
      </w:r>
    </w:p>
    <w:p w:rsidR="00BE6FAB" w:rsidP="00BE6FAB" w:rsidRDefault="00BE6FAB" w14:paraId="5D0E679F" w14:textId="77777777">
      <w:pPr>
        <w:pStyle w:val="Code0"/>
        <w:spacing w:before="0" w:after="0"/>
        <w:rPr>
          <w:rFonts w:eastAsia="Consolas" w:cs="Consolas"/>
        </w:rPr>
      </w:pPr>
      <w:r>
        <w:t xml:space="preserve">        "eventTime": "2026-01-24T07:00:00.000Z",</w:t>
      </w:r>
    </w:p>
    <w:p w:rsidR="00BE6FAB" w:rsidP="00BE6FAB" w:rsidRDefault="00BE6FAB" w14:paraId="0CAA1562" w14:textId="77777777">
      <w:pPr>
        <w:pStyle w:val="Code0"/>
        <w:spacing w:before="0" w:after="0"/>
        <w:rPr>
          <w:rFonts w:eastAsia="Consolas" w:cs="Consolas"/>
        </w:rPr>
      </w:pPr>
      <w:r>
        <w:t xml:space="preserve">        "eventTimeZoneOffset": "+03:00",</w:t>
      </w:r>
    </w:p>
    <w:p w:rsidR="00BE6FAB" w:rsidP="00BE6FAB" w:rsidRDefault="00BE6FAB" w14:paraId="7403032D" w14:textId="77777777">
      <w:pPr>
        <w:pStyle w:val="Code0"/>
        <w:spacing w:before="0" w:after="0"/>
        <w:rPr>
          <w:rFonts w:eastAsia="Consolas" w:cs="Consolas"/>
        </w:rPr>
      </w:pPr>
      <w:r>
        <w:t xml:space="preserve">        "parentID": "urn:epc:id:sscc:0123456.0000000020",</w:t>
      </w:r>
    </w:p>
    <w:p w:rsidR="00BE6FAB" w:rsidP="00BE6FAB" w:rsidRDefault="00BE6FAB" w14:paraId="329DC67E" w14:textId="77777777">
      <w:pPr>
        <w:pStyle w:val="Code0"/>
        <w:spacing w:before="0" w:after="0"/>
        <w:rPr>
          <w:rFonts w:eastAsia="Consolas" w:cs="Consolas"/>
        </w:rPr>
      </w:pPr>
      <w:r>
        <w:t xml:space="preserve">        "childEPCs": [</w:t>
      </w:r>
    </w:p>
    <w:p w:rsidR="00BE6FAB" w:rsidP="00BE6FAB" w:rsidRDefault="00BE6FAB" w14:paraId="69D48E09" w14:textId="77777777">
      <w:pPr>
        <w:pStyle w:val="Code0"/>
        <w:spacing w:before="0" w:after="0"/>
        <w:rPr>
          <w:rFonts w:eastAsia="Consolas" w:cs="Consolas"/>
        </w:rPr>
      </w:pPr>
      <w:r>
        <w:t xml:space="preserve">          "urn:epc:id:sgtin:0123456.305512.000000001",</w:t>
      </w:r>
    </w:p>
    <w:p w:rsidR="00BE6FAB" w:rsidP="00BE6FAB" w:rsidRDefault="00BE6FAB" w14:paraId="1A59ED4D" w14:textId="77777777">
      <w:pPr>
        <w:pStyle w:val="Code0"/>
        <w:spacing w:before="0" w:after="0"/>
        <w:rPr>
          <w:rFonts w:eastAsia="Consolas" w:cs="Consolas"/>
        </w:rPr>
      </w:pPr>
      <w:r>
        <w:t xml:space="preserve">          "urn:epc:id:sgtin:0123456.305512.000000002"</w:t>
      </w:r>
    </w:p>
    <w:p w:rsidR="00BE6FAB" w:rsidP="00BE6FAB" w:rsidRDefault="00BE6FAB" w14:paraId="06F16A62" w14:textId="77777777">
      <w:pPr>
        <w:pStyle w:val="Code0"/>
        <w:spacing w:before="0" w:after="0"/>
        <w:rPr>
          <w:rFonts w:eastAsia="Consolas" w:cs="Consolas"/>
        </w:rPr>
      </w:pPr>
      <w:r>
        <w:t xml:space="preserve">        ],</w:t>
      </w:r>
    </w:p>
    <w:p w:rsidR="00BE6FAB" w:rsidP="00BE6FAB" w:rsidRDefault="00BE6FAB" w14:paraId="768AE90C" w14:textId="77777777">
      <w:pPr>
        <w:pStyle w:val="Code0"/>
        <w:spacing w:before="0" w:after="0"/>
        <w:rPr>
          <w:rFonts w:eastAsia="Consolas" w:cs="Consolas"/>
        </w:rPr>
      </w:pPr>
      <w:r>
        <w:t xml:space="preserve">        "action": "ADD",</w:t>
      </w:r>
    </w:p>
    <w:p w:rsidR="00BE6FAB" w:rsidP="00BE6FAB" w:rsidRDefault="00BE6FAB" w14:paraId="4A1B5B15" w14:textId="77777777">
      <w:pPr>
        <w:pStyle w:val="Code0"/>
        <w:spacing w:before="0" w:after="0"/>
        <w:rPr>
          <w:rFonts w:eastAsia="Consolas" w:cs="Consolas"/>
        </w:rPr>
      </w:pPr>
      <w:r>
        <w:t xml:space="preserve">        "bizStep": "packing",</w:t>
      </w:r>
    </w:p>
    <w:p w:rsidR="00BE6FAB" w:rsidP="00BE6FAB" w:rsidRDefault="00BE6FAB" w14:paraId="168219DC" w14:textId="77777777">
      <w:pPr>
        <w:pStyle w:val="Code0"/>
        <w:spacing w:before="0" w:after="0"/>
        <w:rPr>
          <w:rFonts w:eastAsia="Consolas" w:cs="Consolas"/>
        </w:rPr>
      </w:pPr>
      <w:r>
        <w:t xml:space="preserve">        "disposition": "active",</w:t>
      </w:r>
    </w:p>
    <w:p w:rsidR="00BE6FAB" w:rsidP="00BE6FAB" w:rsidRDefault="00BE6FAB" w14:paraId="1826CF9C" w14:textId="77777777">
      <w:pPr>
        <w:pStyle w:val="Code0"/>
        <w:spacing w:before="0" w:after="0"/>
        <w:rPr>
          <w:rFonts w:eastAsia="Consolas" w:cs="Consolas"/>
        </w:rPr>
      </w:pPr>
      <w:r>
        <w:t xml:space="preserve">        "readPoint": {</w:t>
      </w:r>
    </w:p>
    <w:p w:rsidR="00BE6FAB" w:rsidP="00BE6FAB" w:rsidRDefault="00BE6FAB" w14:paraId="23F7607A" w14:textId="77777777">
      <w:pPr>
        <w:pStyle w:val="Code0"/>
        <w:spacing w:before="0" w:after="0"/>
        <w:rPr>
          <w:rFonts w:eastAsia="Consolas" w:cs="Consolas"/>
        </w:rPr>
      </w:pPr>
      <w:r>
        <w:t xml:space="preserve">          "id": "urn:epc:id:sgln:0123456.22222.0"</w:t>
      </w:r>
    </w:p>
    <w:p w:rsidR="00BE6FAB" w:rsidP="00BE6FAB" w:rsidRDefault="00BE6FAB" w14:paraId="643CE2C3" w14:textId="77777777">
      <w:pPr>
        <w:pStyle w:val="Code0"/>
        <w:spacing w:before="0" w:after="0"/>
        <w:rPr>
          <w:rFonts w:eastAsia="Consolas" w:cs="Consolas"/>
        </w:rPr>
      </w:pPr>
      <w:r>
        <w:t xml:space="preserve">        },</w:t>
      </w:r>
    </w:p>
    <w:p w:rsidR="00BE6FAB" w:rsidP="00BE6FAB" w:rsidRDefault="00BE6FAB" w14:paraId="0ED446C2" w14:textId="77777777">
      <w:pPr>
        <w:pStyle w:val="Code0"/>
        <w:spacing w:before="0" w:after="0"/>
        <w:rPr>
          <w:rFonts w:eastAsia="Consolas" w:cs="Consolas"/>
        </w:rPr>
      </w:pPr>
      <w:r>
        <w:t xml:space="preserve">        "bizLocation": {</w:t>
      </w:r>
    </w:p>
    <w:p w:rsidR="00BE6FAB" w:rsidP="00BE6FAB" w:rsidRDefault="00BE6FAB" w14:paraId="00AB33E2" w14:textId="77777777">
      <w:pPr>
        <w:pStyle w:val="Code0"/>
        <w:spacing w:before="0" w:after="0"/>
        <w:rPr>
          <w:rFonts w:eastAsia="Consolas" w:cs="Consolas"/>
        </w:rPr>
      </w:pPr>
      <w:r>
        <w:t xml:space="preserve">          "id": "urn:epc:id:sgln:0123456.22222.0"</w:t>
      </w:r>
    </w:p>
    <w:p w:rsidR="00BE6FAB" w:rsidP="00BE6FAB" w:rsidRDefault="00BE6FAB" w14:paraId="42F20971" w14:textId="77777777">
      <w:pPr>
        <w:pStyle w:val="Code0"/>
        <w:spacing w:before="0" w:after="0"/>
        <w:rPr>
          <w:rFonts w:eastAsia="Consolas" w:cs="Consolas"/>
        </w:rPr>
      </w:pPr>
      <w:r>
        <w:t xml:space="preserve">        }</w:t>
      </w:r>
    </w:p>
    <w:p w:rsidR="00BE6FAB" w:rsidP="00BE6FAB" w:rsidRDefault="00BE6FAB" w14:paraId="5A611190" w14:textId="77777777">
      <w:pPr>
        <w:pStyle w:val="Code0"/>
        <w:spacing w:before="0" w:after="0"/>
        <w:rPr>
          <w:rFonts w:eastAsia="Consolas" w:cs="Consolas"/>
        </w:rPr>
      </w:pPr>
      <w:r>
        <w:t xml:space="preserve">      }</w:t>
      </w:r>
    </w:p>
    <w:p w:rsidR="00BE6FAB" w:rsidP="00BE6FAB" w:rsidRDefault="00BE6FAB" w14:paraId="58EB9AA0" w14:textId="77777777">
      <w:pPr>
        <w:pStyle w:val="Code0"/>
        <w:spacing w:before="0" w:after="0"/>
        <w:rPr>
          <w:rFonts w:eastAsia="Consolas" w:cs="Consolas"/>
        </w:rPr>
      </w:pPr>
      <w:r>
        <w:t xml:space="preserve">    ]</w:t>
      </w:r>
    </w:p>
    <w:p w:rsidR="00BE6FAB" w:rsidP="00BE6FAB" w:rsidRDefault="00BE6FAB" w14:paraId="6197D9BE" w14:textId="77777777">
      <w:pPr>
        <w:pStyle w:val="Code0"/>
        <w:spacing w:before="0" w:after="0"/>
        <w:rPr>
          <w:rFonts w:eastAsia="Consolas" w:cs="Consolas"/>
        </w:rPr>
      </w:pPr>
      <w:r>
        <w:t xml:space="preserve">  }</w:t>
      </w:r>
    </w:p>
    <w:p w:rsidR="00BE6FAB" w:rsidP="00BE6FAB" w:rsidRDefault="00BE6FAB" w14:paraId="19894443" w14:textId="77777777">
      <w:pPr>
        <w:pStyle w:val="Code0"/>
        <w:spacing w:before="0" w:after="0"/>
        <w:rPr>
          <w:rFonts w:eastAsia="Consolas" w:cs="Consolas"/>
        </w:rPr>
      </w:pPr>
      <w:r>
        <w:t>}</w:t>
      </w:r>
    </w:p>
    <w:p w:rsidR="00BE6FAB" w:rsidP="00BE6FAB" w:rsidRDefault="00BE6FAB" w14:paraId="420C89F1" w14:textId="77777777"/>
    <w:p w:rsidR="00BE6FAB" w:rsidP="00BE6FAB" w:rsidRDefault="39A2FF7C" w14:paraId="7614C6F4" w14:textId="123F3E9B">
      <w:pPr>
        <w:pStyle w:val="Heading3"/>
      </w:pPr>
      <w:bookmarkStart w:name="_Toc229417828" w:id="34"/>
      <w:r>
        <w:t>3.2.4 Shipping (ObjectEvent)</w:t>
      </w:r>
      <w:bookmarkEnd w:id="34"/>
    </w:p>
    <w:p w:rsidR="00BE6FAB" w:rsidP="00BE6FAB" w:rsidRDefault="00BE6FAB" w14:paraId="162167C5" w14:textId="77777777">
      <w:r w:rsidRPr="0E680CB1">
        <w:rPr>
          <w:b/>
          <w:bCs/>
        </w:rPr>
        <w:t xml:space="preserve">Purpose: </w:t>
      </w:r>
      <w:r w:rsidRPr="0E680CB1">
        <w:t>Report shipment of goods to next supply chain partner</w:t>
      </w:r>
      <w:r>
        <w:t xml:space="preserve"> (Distributer to Facility/Dispenser/Hospital/Clinic)</w:t>
      </w:r>
      <w:r w:rsidRPr="0E680CB1">
        <w:t>.</w:t>
      </w:r>
    </w:p>
    <w:p w:rsidR="00BE6FAB" w:rsidP="00BE6FAB" w:rsidRDefault="00BE6FAB" w14:paraId="1A969E0D" w14:textId="0CB8BE04">
      <w:pPr>
        <w:rPr>
          <w:b/>
          <w:bCs/>
        </w:rPr>
      </w:pPr>
      <w:r w:rsidRPr="0F0DD56B">
        <w:rPr>
          <w:b/>
          <w:bCs/>
        </w:rPr>
        <w:t xml:space="preserve">Mandatory Fields: </w:t>
      </w:r>
      <w:r>
        <w:t>eventID, eventTime, eventTimeZoneOffset, epcList, action (OBSERVE), bizStep, disposition, readPoint, sourceList, destinationList, bizLocation</w:t>
      </w:r>
      <w:r w:rsidR="0091690E">
        <w:t>, bizTransactionList</w:t>
      </w:r>
    </w:p>
    <w:p w:rsidR="00BE6FAB" w:rsidP="00BE6FAB" w:rsidRDefault="00BE6FAB" w14:paraId="1F3A1604" w14:textId="77777777">
      <w:pPr>
        <w:rPr>
          <w:b/>
          <w:bCs/>
        </w:rPr>
      </w:pPr>
      <w:r>
        <w:br/>
      </w:r>
      <w:r w:rsidRPr="0F0DD56B">
        <w:rPr>
          <w:b/>
          <w:bCs/>
        </w:rPr>
        <w:t xml:space="preserve">Rules: </w:t>
      </w:r>
    </w:p>
    <w:p w:rsidRPr="00BB614A" w:rsidR="00BE6FAB" w:rsidP="00BE6FAB" w:rsidRDefault="00BE6FAB" w14:paraId="126B6143" w14:textId="77777777">
      <w:pPr>
        <w:numPr>
          <w:ilvl w:val="0"/>
          <w:numId w:val="16"/>
        </w:numPr>
      </w:pPr>
      <w:r>
        <w:t>An SGTIN that is a child of an SSCC must NOT appear in epcList of a shipping event independently - the top-level SSCC is the shipping unit. If epcList contains a child SGTIN that has an active parent, the event will be accepted with the warning INVALID_PARENT_CHILD_RELATION</w:t>
      </w:r>
    </w:p>
    <w:p w:rsidRPr="00BB614A" w:rsidR="00BE6FAB" w:rsidP="00BE6FAB" w:rsidRDefault="00BE6FAB" w14:paraId="3C7EF798" w14:textId="77777777">
      <w:pPr>
        <w:numPr>
          <w:ilvl w:val="0"/>
          <w:numId w:val="16"/>
        </w:numPr>
      </w:pPr>
      <w:r>
        <w:t>Disposition transition rule: Prior disposition of the shipped EPC must be active, transitions from damaged, recalled, or destroyed item will be logged with flag</w:t>
      </w:r>
    </w:p>
    <w:p w:rsidR="00BE6FAB" w:rsidP="00BE6FAB" w:rsidRDefault="00BE6FAB" w14:paraId="6DED5B28" w14:textId="77777777"/>
    <w:p w:rsidR="00BE6FAB" w:rsidP="00BE6FAB" w:rsidRDefault="00BE6FAB" w14:paraId="45CEFEAC" w14:textId="77777777">
      <w:pPr>
        <w:pStyle w:val="Heading4"/>
      </w:pPr>
      <w:r>
        <w:t>EPCIS 1.2 XML</w:t>
      </w:r>
    </w:p>
    <w:p w:rsidR="00BE6FAB" w:rsidP="00BE6FAB" w:rsidRDefault="00BE6FAB" w14:paraId="310CF11D" w14:textId="77777777">
      <w:pPr>
        <w:pBdr>
          <w:top w:val="single" w:color="BBDEFB" w:sz="4" w:space="0"/>
        </w:pBdr>
        <w:shd w:val="clear" w:color="auto" w:fill="F5F5F5"/>
        <w:spacing w:before="120" w:after="0"/>
      </w:pPr>
    </w:p>
    <w:p w:rsidR="00BE6FAB" w:rsidP="00BE6FAB" w:rsidRDefault="00BE6FAB" w14:paraId="588ABD33" w14:textId="77777777">
      <w:pPr>
        <w:pStyle w:val="Code0"/>
        <w:spacing w:before="0" w:after="0"/>
      </w:pPr>
      <w:r>
        <w:t>&lt;?xml version="1.0" encoding="UTF-8"?&gt;</w:t>
      </w:r>
    </w:p>
    <w:p w:rsidR="00BE6FAB" w:rsidP="00BE6FAB" w:rsidRDefault="00BE6FAB" w14:paraId="5D893B4C" w14:textId="77777777">
      <w:pPr>
        <w:pStyle w:val="Code0"/>
        <w:spacing w:before="0" w:after="0"/>
        <w:rPr>
          <w:szCs w:val="18"/>
        </w:rPr>
      </w:pPr>
      <w:r w:rsidRPr="0E680CB1">
        <w:rPr>
          <w:szCs w:val="18"/>
        </w:rPr>
        <w:t>&lt;epcis:EPCISDocument</w:t>
      </w:r>
    </w:p>
    <w:p w:rsidR="00BE6FAB" w:rsidP="00BE6FAB" w:rsidRDefault="00BE6FAB" w14:paraId="74B4B06B" w14:textId="77777777">
      <w:pPr>
        <w:pStyle w:val="Code0"/>
        <w:spacing w:before="0" w:after="0"/>
      </w:pPr>
      <w:r>
        <w:t xml:space="preserve">    xmlns:epcis="urn:epcglobal:epcis:xsd:1"</w:t>
      </w:r>
    </w:p>
    <w:p w:rsidR="00BE6FAB" w:rsidP="00BE6FAB" w:rsidRDefault="00BE6FAB" w14:paraId="52E0E298" w14:textId="77777777">
      <w:pPr>
        <w:pStyle w:val="Code0"/>
        <w:spacing w:before="0" w:after="0"/>
      </w:pPr>
      <w:r w:rsidRPr="0E680CB1">
        <w:rPr>
          <w:szCs w:val="18"/>
        </w:rPr>
        <w:t xml:space="preserve">    schemaVersion="1.2"</w:t>
      </w:r>
    </w:p>
    <w:p w:rsidR="00BE6FAB" w:rsidP="00BE6FAB" w:rsidRDefault="00BE6FAB" w14:paraId="1861C673" w14:textId="77777777">
      <w:pPr>
        <w:pStyle w:val="Code0"/>
        <w:spacing w:before="0" w:after="0"/>
      </w:pPr>
      <w:r w:rsidRPr="0E680CB1">
        <w:rPr>
          <w:szCs w:val="18"/>
        </w:rPr>
        <w:t xml:space="preserve">    creationDate="2026-01-24T14:00:00.000Z"&gt;</w:t>
      </w:r>
    </w:p>
    <w:p w:rsidR="00BE6FAB" w:rsidP="00BE6FAB" w:rsidRDefault="00BE6FAB" w14:paraId="7A06EC76" w14:textId="77777777">
      <w:pPr>
        <w:pStyle w:val="Code0"/>
        <w:spacing w:before="0" w:after="0"/>
      </w:pPr>
      <w:r w:rsidRPr="0E680CB1">
        <w:rPr>
          <w:szCs w:val="18"/>
        </w:rPr>
        <w:t xml:space="preserve">  &lt;EPCISBody&gt;</w:t>
      </w:r>
    </w:p>
    <w:p w:rsidR="00BE6FAB" w:rsidP="00BE6FAB" w:rsidRDefault="00BE6FAB" w14:paraId="76AA5E07" w14:textId="77777777">
      <w:pPr>
        <w:pStyle w:val="Code0"/>
        <w:spacing w:before="0" w:after="0"/>
      </w:pPr>
      <w:r w:rsidRPr="0E680CB1">
        <w:rPr>
          <w:szCs w:val="18"/>
        </w:rPr>
        <w:t xml:space="preserve">    &lt;EventList&gt;</w:t>
      </w:r>
    </w:p>
    <w:p w:rsidR="00BE6FAB" w:rsidP="00BE6FAB" w:rsidRDefault="00BE6FAB" w14:paraId="00E639CB" w14:textId="77777777">
      <w:pPr>
        <w:pStyle w:val="Code0"/>
        <w:spacing w:before="0" w:after="0"/>
      </w:pPr>
      <w:r>
        <w:t xml:space="preserve">      &lt;ObjectEvent&gt;</w:t>
      </w:r>
    </w:p>
    <w:p w:rsidR="00BE6FAB" w:rsidP="00BE6FAB" w:rsidRDefault="00BE6FAB" w14:paraId="1B43CEFB" w14:textId="77777777">
      <w:pPr>
        <w:pStyle w:val="Code0"/>
        <w:spacing w:before="0" w:after="0"/>
      </w:pPr>
      <w:r>
        <w:t xml:space="preserve"> </w:t>
      </w:r>
      <w:r>
        <w:tab/>
      </w:r>
      <w:r w:rsidRPr="1D6D6F14">
        <w:rPr>
          <w:rFonts w:eastAsia="Consolas" w:cs="Consolas"/>
          <w:color w:val="1C2833"/>
        </w:rPr>
        <w:t xml:space="preserve"> &lt;eventID&gt;</w:t>
      </w:r>
      <w:r w:rsidRPr="1D6D6F14">
        <w:t>urn:uuid:9d3e8f12-a7b6-4c5d-8e9f-0a1b2c3d4e5f</w:t>
      </w:r>
      <w:r w:rsidRPr="1D6D6F14">
        <w:rPr>
          <w:rFonts w:eastAsia="Consolas" w:cs="Consolas"/>
          <w:color w:val="1C2833"/>
        </w:rPr>
        <w:t>&lt;/eventID&gt;</w:t>
      </w:r>
    </w:p>
    <w:p w:rsidR="00BE6FAB" w:rsidP="00BE6FAB" w:rsidRDefault="00BE6FAB" w14:paraId="13682970" w14:textId="77777777">
      <w:pPr>
        <w:pStyle w:val="Code0"/>
        <w:spacing w:before="0" w:after="0"/>
      </w:pPr>
      <w:r w:rsidRPr="0E680CB1">
        <w:rPr>
          <w:szCs w:val="18"/>
        </w:rPr>
        <w:t xml:space="preserve">        &lt;eventTime&gt;2026-01-24T14:00:00.000Z&lt;/eventTime&gt;</w:t>
      </w:r>
    </w:p>
    <w:p w:rsidR="00BE6FAB" w:rsidP="00BE6FAB" w:rsidRDefault="00BE6FAB" w14:paraId="1E0A59C9" w14:textId="77777777">
      <w:pPr>
        <w:pStyle w:val="Code0"/>
        <w:spacing w:before="0" w:after="0"/>
      </w:pPr>
      <w:r w:rsidRPr="0E680CB1">
        <w:rPr>
          <w:szCs w:val="18"/>
        </w:rPr>
        <w:t xml:space="preserve">        &lt;eventTimeZoneOffset&gt;+03:00&lt;/eventTimeZoneOffset&gt;</w:t>
      </w:r>
    </w:p>
    <w:p w:rsidR="00BE6FAB" w:rsidP="00BE6FAB" w:rsidRDefault="00BE6FAB" w14:paraId="0E2336AC" w14:textId="77777777">
      <w:pPr>
        <w:pStyle w:val="Code0"/>
        <w:spacing w:before="0" w:after="0"/>
      </w:pPr>
      <w:r w:rsidRPr="0E680CB1">
        <w:rPr>
          <w:szCs w:val="18"/>
        </w:rPr>
        <w:t xml:space="preserve">        &lt;epcList&gt;</w:t>
      </w:r>
    </w:p>
    <w:p w:rsidR="00BE6FAB" w:rsidP="00BE6FAB" w:rsidRDefault="00BE6FAB" w14:paraId="77F51A9E" w14:textId="77777777">
      <w:pPr>
        <w:pStyle w:val="Code0"/>
        <w:spacing w:before="0" w:after="0"/>
      </w:pPr>
      <w:r w:rsidRPr="0E680CB1">
        <w:rPr>
          <w:szCs w:val="18"/>
        </w:rPr>
        <w:t xml:space="preserve">          &lt;epc&gt;urn:epc:id:sscc:0123456.0000000020&lt;/epc&gt;</w:t>
      </w:r>
    </w:p>
    <w:p w:rsidR="00BE6FAB" w:rsidP="00BE6FAB" w:rsidRDefault="00BE6FAB" w14:paraId="110B1573" w14:textId="77777777">
      <w:pPr>
        <w:pStyle w:val="Code0"/>
        <w:spacing w:before="0" w:after="0"/>
      </w:pPr>
      <w:r w:rsidRPr="0E680CB1">
        <w:rPr>
          <w:szCs w:val="18"/>
        </w:rPr>
        <w:t xml:space="preserve">        &lt;/epcList&gt;</w:t>
      </w:r>
    </w:p>
    <w:p w:rsidR="00BE6FAB" w:rsidP="00BE6FAB" w:rsidRDefault="00BE6FAB" w14:paraId="7142AA2D" w14:textId="77777777">
      <w:pPr>
        <w:pStyle w:val="Code0"/>
        <w:spacing w:before="0" w:after="0"/>
      </w:pPr>
      <w:r>
        <w:t xml:space="preserve">        &lt;action&gt;OBSERVE&lt;/action&gt;</w:t>
      </w:r>
    </w:p>
    <w:p w:rsidR="00BE6FAB" w:rsidP="00BE6FAB" w:rsidRDefault="00BE6FAB" w14:paraId="2587728A" w14:textId="77777777">
      <w:pPr>
        <w:pStyle w:val="Code0"/>
        <w:spacing w:before="0" w:after="0"/>
      </w:pPr>
      <w:r w:rsidRPr="0E680CB1">
        <w:rPr>
          <w:szCs w:val="18"/>
        </w:rPr>
        <w:t xml:space="preserve">        &lt;bizStep&gt;urn:epcglobal:cbv:bizstep:shipping&lt;/bizStep&gt;</w:t>
      </w:r>
    </w:p>
    <w:p w:rsidR="00BE6FAB" w:rsidP="00BE6FAB" w:rsidRDefault="00BE6FAB" w14:paraId="5841EB14" w14:textId="77777777">
      <w:pPr>
        <w:pStyle w:val="Code0"/>
        <w:spacing w:before="0" w:after="0"/>
      </w:pPr>
      <w:r w:rsidRPr="0E680CB1">
        <w:rPr>
          <w:szCs w:val="18"/>
        </w:rPr>
        <w:t xml:space="preserve">        &lt;disposition&gt;urn:epcglobal:cbv:disp:in_transit&lt;/disposition&gt;</w:t>
      </w:r>
    </w:p>
    <w:p w:rsidR="00BE6FAB" w:rsidP="00BE6FAB" w:rsidRDefault="00BE6FAB" w14:paraId="73E43B06" w14:textId="77777777">
      <w:pPr>
        <w:pStyle w:val="Code0"/>
        <w:spacing w:before="0" w:after="0"/>
      </w:pPr>
      <w:r w:rsidRPr="0E680CB1">
        <w:rPr>
          <w:szCs w:val="18"/>
        </w:rPr>
        <w:t xml:space="preserve">        &lt;readPoint&gt;</w:t>
      </w:r>
    </w:p>
    <w:p w:rsidR="00BE6FAB" w:rsidP="00BE6FAB" w:rsidRDefault="00BE6FAB" w14:paraId="15B95071" w14:textId="77777777">
      <w:pPr>
        <w:pStyle w:val="Code0"/>
        <w:spacing w:before="0" w:after="0"/>
      </w:pPr>
      <w:r w:rsidRPr="0E680CB1">
        <w:rPr>
          <w:szCs w:val="18"/>
        </w:rPr>
        <w:t xml:space="preserve">          &lt;id&gt;urn:epc:id:sgln:0123456.22222.0&lt;/id&gt;</w:t>
      </w:r>
    </w:p>
    <w:p w:rsidR="00BE6FAB" w:rsidP="00BE6FAB" w:rsidRDefault="00BE6FAB" w14:paraId="014FAAE3" w14:textId="77777777">
      <w:pPr>
        <w:pStyle w:val="Code0"/>
        <w:spacing w:before="0" w:after="0"/>
      </w:pPr>
      <w:r w:rsidRPr="0E680CB1">
        <w:rPr>
          <w:szCs w:val="18"/>
        </w:rPr>
        <w:t xml:space="preserve">        &lt;/readPoint&gt;</w:t>
      </w:r>
    </w:p>
    <w:p w:rsidR="00BE6FAB" w:rsidP="00BE6FAB" w:rsidRDefault="00BE6FAB" w14:paraId="685B83E7" w14:textId="77777777">
      <w:pPr>
        <w:pStyle w:val="Code0"/>
        <w:spacing w:before="0" w:after="0"/>
      </w:pPr>
      <w:r w:rsidRPr="0E680CB1">
        <w:rPr>
          <w:szCs w:val="18"/>
        </w:rPr>
        <w:t xml:space="preserve">        &lt;bizLocation&gt;</w:t>
      </w:r>
    </w:p>
    <w:p w:rsidR="00BE6FAB" w:rsidP="00BE6FAB" w:rsidRDefault="00BE6FAB" w14:paraId="19E03307" w14:textId="77777777">
      <w:pPr>
        <w:pStyle w:val="Code0"/>
        <w:spacing w:before="0" w:after="0"/>
      </w:pPr>
      <w:r w:rsidRPr="0E680CB1">
        <w:rPr>
          <w:szCs w:val="18"/>
        </w:rPr>
        <w:t xml:space="preserve">          &lt;id&gt;urn:epc:id:sgln:0123456.22222.0&lt;/id&gt;</w:t>
      </w:r>
    </w:p>
    <w:p w:rsidR="00BE6FAB" w:rsidP="00BE6FAB" w:rsidRDefault="00BE6FAB" w14:paraId="49124705" w14:textId="77777777">
      <w:pPr>
        <w:pStyle w:val="Code0"/>
        <w:spacing w:before="0" w:after="0"/>
      </w:pPr>
      <w:r w:rsidRPr="0E680CB1">
        <w:rPr>
          <w:szCs w:val="18"/>
        </w:rPr>
        <w:t xml:space="preserve">        &lt;/bizLocation&gt;</w:t>
      </w:r>
    </w:p>
    <w:p w:rsidR="00BE6FAB" w:rsidP="00BE6FAB" w:rsidRDefault="00BE6FAB" w14:paraId="5D3B5C7D" w14:textId="77777777">
      <w:pPr>
        <w:pStyle w:val="Code0"/>
        <w:spacing w:before="0" w:after="0"/>
      </w:pPr>
      <w:r w:rsidRPr="0E680CB1">
        <w:rPr>
          <w:szCs w:val="18"/>
        </w:rPr>
        <w:t xml:space="preserve">        &lt;bizTransactionList&gt;</w:t>
      </w:r>
    </w:p>
    <w:p w:rsidR="00BE6FAB" w:rsidP="00BE6FAB" w:rsidRDefault="00BE6FAB" w14:paraId="495800CD" w14:textId="77777777">
      <w:pPr>
        <w:pStyle w:val="Code0"/>
        <w:spacing w:before="0" w:after="0"/>
      </w:pPr>
      <w:r>
        <w:t xml:space="preserve">          &lt;bizTransaction type="urn:epcglobal:cbv:btt:desadv"&gt;</w:t>
      </w:r>
    </w:p>
    <w:p w:rsidR="00BE6FAB" w:rsidP="00BE6FAB" w:rsidRDefault="00BE6FAB" w14:paraId="502386B2" w14:textId="77777777">
      <w:pPr>
        <w:pStyle w:val="Code0"/>
        <w:spacing w:before="0" w:after="0"/>
      </w:pPr>
      <w:r w:rsidRPr="0E680CB1">
        <w:rPr>
          <w:szCs w:val="18"/>
        </w:rPr>
        <w:t xml:space="preserve">            urn:epcglobal:cbv:bt:0123456:ASN456</w:t>
      </w:r>
    </w:p>
    <w:p w:rsidR="00BE6FAB" w:rsidP="00BE6FAB" w:rsidRDefault="00BE6FAB" w14:paraId="7DF34CC7" w14:textId="77777777">
      <w:pPr>
        <w:pStyle w:val="Code0"/>
        <w:spacing w:before="0" w:after="0"/>
      </w:pPr>
      <w:r w:rsidRPr="0E680CB1">
        <w:rPr>
          <w:szCs w:val="18"/>
        </w:rPr>
        <w:t xml:space="preserve">          &lt;/bizTransaction&gt;</w:t>
      </w:r>
    </w:p>
    <w:p w:rsidR="00BE6FAB" w:rsidP="00BE6FAB" w:rsidRDefault="00BE6FAB" w14:paraId="79D560A1" w14:textId="77777777">
      <w:pPr>
        <w:pStyle w:val="Code0"/>
        <w:spacing w:before="0" w:after="0"/>
      </w:pPr>
      <w:r w:rsidRPr="0E680CB1">
        <w:rPr>
          <w:szCs w:val="18"/>
        </w:rPr>
        <w:t xml:space="preserve">        &lt;/bizTransactionList&gt;</w:t>
      </w:r>
    </w:p>
    <w:p w:rsidR="00BE6FAB" w:rsidP="00BE6FAB" w:rsidRDefault="00BE6FAB" w14:paraId="09E907E3" w14:textId="77777777">
      <w:pPr>
        <w:pStyle w:val="Code0"/>
        <w:spacing w:before="0" w:after="0"/>
      </w:pPr>
      <w:r>
        <w:t xml:space="preserve">        &lt;extension&gt;</w:t>
      </w:r>
    </w:p>
    <w:p w:rsidR="00BE6FAB" w:rsidP="00BE6FAB" w:rsidRDefault="00BE6FAB" w14:paraId="4BE04BA2" w14:textId="77777777">
      <w:pPr>
        <w:pStyle w:val="Code0"/>
        <w:spacing w:before="0" w:after="0"/>
      </w:pPr>
      <w:r w:rsidRPr="0E680CB1">
        <w:rPr>
          <w:szCs w:val="18"/>
        </w:rPr>
        <w:t xml:space="preserve">          &lt;sourceList&gt;</w:t>
      </w:r>
    </w:p>
    <w:p w:rsidR="00BE6FAB" w:rsidP="00BE6FAB" w:rsidRDefault="00BE6FAB" w14:paraId="76C25A38" w14:textId="77777777">
      <w:pPr>
        <w:pStyle w:val="Code0"/>
        <w:spacing w:before="0" w:after="0"/>
      </w:pPr>
      <w:r>
        <w:t xml:space="preserve">            &lt;source type="urn:epcglobal:cbv:sdt:owning_party"&gt;</w:t>
      </w:r>
    </w:p>
    <w:p w:rsidR="00BE6FAB" w:rsidP="00BE6FAB" w:rsidRDefault="00BE6FAB" w14:paraId="190C046B" w14:textId="77777777">
      <w:pPr>
        <w:pStyle w:val="Code0"/>
        <w:spacing w:before="0" w:after="0"/>
      </w:pPr>
      <w:r w:rsidRPr="0E680CB1">
        <w:rPr>
          <w:szCs w:val="18"/>
        </w:rPr>
        <w:t xml:space="preserve">              urn:epc:id:sgln:0123456.22222.0</w:t>
      </w:r>
    </w:p>
    <w:p w:rsidR="00BE6FAB" w:rsidP="00BE6FAB" w:rsidRDefault="00BE6FAB" w14:paraId="7D1229E6" w14:textId="77777777">
      <w:pPr>
        <w:pStyle w:val="Code0"/>
        <w:spacing w:before="0" w:after="0"/>
      </w:pPr>
      <w:r>
        <w:t xml:space="preserve">            &lt;/source&gt;</w:t>
      </w:r>
    </w:p>
    <w:p w:rsidR="00BE6FAB" w:rsidP="00BE6FAB" w:rsidRDefault="00BE6FAB" w14:paraId="3CDE6320" w14:textId="77777777">
      <w:pPr>
        <w:pStyle w:val="Code0"/>
        <w:spacing w:before="0" w:after="0"/>
      </w:pPr>
      <w:r w:rsidRPr="0E680CB1">
        <w:rPr>
          <w:szCs w:val="18"/>
        </w:rPr>
        <w:t xml:space="preserve">          &lt;/sourceList&gt;</w:t>
      </w:r>
    </w:p>
    <w:p w:rsidR="00BE6FAB" w:rsidP="00BE6FAB" w:rsidRDefault="00BE6FAB" w14:paraId="3A8DA528" w14:textId="77777777">
      <w:pPr>
        <w:pStyle w:val="Code0"/>
        <w:spacing w:before="0" w:after="0"/>
      </w:pPr>
      <w:r w:rsidRPr="0E680CB1">
        <w:rPr>
          <w:szCs w:val="18"/>
        </w:rPr>
        <w:t xml:space="preserve">          &lt;destinationList&gt;</w:t>
      </w:r>
    </w:p>
    <w:p w:rsidR="00BE6FAB" w:rsidP="00BE6FAB" w:rsidRDefault="00BE6FAB" w14:paraId="6705C3E6" w14:textId="77777777">
      <w:pPr>
        <w:pStyle w:val="Code0"/>
        <w:spacing w:before="0" w:after="0"/>
      </w:pPr>
      <w:r>
        <w:t xml:space="preserve">            &lt;destination type="urn:epcglobal:cbv:sdt:owning_party"&gt;</w:t>
      </w:r>
    </w:p>
    <w:p w:rsidR="00BE6FAB" w:rsidP="00BE6FAB" w:rsidRDefault="00BE6FAB" w14:paraId="63393C9F" w14:textId="77777777">
      <w:pPr>
        <w:pStyle w:val="Code0"/>
        <w:spacing w:before="0" w:after="0"/>
      </w:pPr>
      <w:r w:rsidRPr="0E680CB1">
        <w:rPr>
          <w:szCs w:val="18"/>
        </w:rPr>
        <w:t xml:space="preserve">              urn:epc:id:sgln:0123456.77777.0</w:t>
      </w:r>
    </w:p>
    <w:p w:rsidR="00BE6FAB" w:rsidP="00BE6FAB" w:rsidRDefault="00BE6FAB" w14:paraId="25D79972" w14:textId="77777777">
      <w:pPr>
        <w:pStyle w:val="Code0"/>
        <w:spacing w:before="0" w:after="0"/>
      </w:pPr>
      <w:r>
        <w:t xml:space="preserve">            &lt;/destination&gt;</w:t>
      </w:r>
    </w:p>
    <w:p w:rsidR="00BE6FAB" w:rsidP="00BE6FAB" w:rsidRDefault="00BE6FAB" w14:paraId="5B2683A7" w14:textId="77777777">
      <w:pPr>
        <w:pStyle w:val="Code0"/>
        <w:spacing w:before="0" w:after="0"/>
      </w:pPr>
      <w:r>
        <w:t xml:space="preserve">            &lt;destination type="urn:epcglobal:cbv:sdt:location"&gt;</w:t>
      </w:r>
    </w:p>
    <w:p w:rsidR="00BE6FAB" w:rsidP="00BE6FAB" w:rsidRDefault="00BE6FAB" w14:paraId="6F958451" w14:textId="77777777">
      <w:pPr>
        <w:pStyle w:val="Code0"/>
        <w:spacing w:before="0" w:after="0"/>
      </w:pPr>
      <w:r w:rsidRPr="0E680CB1">
        <w:rPr>
          <w:szCs w:val="18"/>
        </w:rPr>
        <w:t xml:space="preserve">              urn:epc:id:sgln:0123456.77777.0</w:t>
      </w:r>
    </w:p>
    <w:p w:rsidR="00BE6FAB" w:rsidP="00BE6FAB" w:rsidRDefault="00BE6FAB" w14:paraId="560211C8" w14:textId="77777777">
      <w:pPr>
        <w:pStyle w:val="Code0"/>
        <w:spacing w:before="0" w:after="0"/>
      </w:pPr>
      <w:r>
        <w:t xml:space="preserve">            &lt;/destination&gt;</w:t>
      </w:r>
    </w:p>
    <w:p w:rsidR="00BE6FAB" w:rsidP="00BE6FAB" w:rsidRDefault="00BE6FAB" w14:paraId="28711753" w14:textId="77777777">
      <w:pPr>
        <w:pStyle w:val="Code0"/>
        <w:spacing w:before="0" w:after="0"/>
      </w:pPr>
      <w:r w:rsidRPr="0E680CB1">
        <w:rPr>
          <w:szCs w:val="18"/>
        </w:rPr>
        <w:t xml:space="preserve">          &lt;/destinationList&gt;</w:t>
      </w:r>
    </w:p>
    <w:p w:rsidR="00BE6FAB" w:rsidP="00BE6FAB" w:rsidRDefault="00BE6FAB" w14:paraId="159893B0" w14:textId="77777777">
      <w:pPr>
        <w:pStyle w:val="Code0"/>
        <w:spacing w:before="0" w:after="0"/>
      </w:pPr>
      <w:r>
        <w:t xml:space="preserve">        &lt;/extension&gt;</w:t>
      </w:r>
    </w:p>
    <w:p w:rsidR="00BE6FAB" w:rsidP="00BE6FAB" w:rsidRDefault="00BE6FAB" w14:paraId="196673D2" w14:textId="77777777">
      <w:pPr>
        <w:pStyle w:val="Code0"/>
        <w:spacing w:before="0" w:after="0"/>
      </w:pPr>
      <w:r w:rsidRPr="0E680CB1">
        <w:rPr>
          <w:szCs w:val="18"/>
        </w:rPr>
        <w:t xml:space="preserve">      &lt;/ObjectEvent&gt;</w:t>
      </w:r>
    </w:p>
    <w:p w:rsidR="00BE6FAB" w:rsidP="00BE6FAB" w:rsidRDefault="00BE6FAB" w14:paraId="0A761190" w14:textId="77777777">
      <w:pPr>
        <w:pStyle w:val="Code0"/>
        <w:spacing w:before="0" w:after="0"/>
      </w:pPr>
      <w:r w:rsidRPr="0E680CB1">
        <w:rPr>
          <w:szCs w:val="18"/>
        </w:rPr>
        <w:t xml:space="preserve">    &lt;/EventList&gt;</w:t>
      </w:r>
    </w:p>
    <w:p w:rsidR="00BE6FAB" w:rsidP="00BE6FAB" w:rsidRDefault="00BE6FAB" w14:paraId="6E8C85B8" w14:textId="77777777">
      <w:pPr>
        <w:pStyle w:val="Code0"/>
        <w:spacing w:before="0" w:after="0"/>
      </w:pPr>
      <w:r w:rsidRPr="0E680CB1">
        <w:rPr>
          <w:szCs w:val="18"/>
        </w:rPr>
        <w:t xml:space="preserve">  &lt;/EPCISBody&gt;</w:t>
      </w:r>
    </w:p>
    <w:p w:rsidR="00BE6FAB" w:rsidP="00BE6FAB" w:rsidRDefault="00BE6FAB" w14:paraId="1FF2DDD4" w14:textId="77777777">
      <w:pPr>
        <w:pStyle w:val="Code0"/>
        <w:spacing w:before="0" w:after="0"/>
      </w:pPr>
      <w:r w:rsidRPr="0E680CB1">
        <w:rPr>
          <w:szCs w:val="18"/>
        </w:rPr>
        <w:t>&lt;/epcis:EPCISDocument&gt;</w:t>
      </w:r>
    </w:p>
    <w:p w:rsidR="00BE6FAB" w:rsidP="00BE6FAB" w:rsidRDefault="00BE6FAB" w14:paraId="4334DCC4" w14:textId="77777777">
      <w:pPr>
        <w:pBdr>
          <w:bottom w:val="single" w:color="BBDEFB" w:sz="4" w:space="0"/>
        </w:pBdr>
        <w:shd w:val="clear" w:color="auto" w:fill="F5F5F5"/>
      </w:pPr>
    </w:p>
    <w:p w:rsidR="00BE6FAB" w:rsidP="00BE6FAB" w:rsidRDefault="00BE6FAB" w14:paraId="5E06215F" w14:textId="77777777">
      <w:pPr>
        <w:pStyle w:val="Heading4"/>
      </w:pPr>
      <w:r>
        <w:t>EPCIS 2.0 JSON-LD</w:t>
      </w:r>
    </w:p>
    <w:p w:rsidR="00BE6FAB" w:rsidP="00BE6FAB" w:rsidRDefault="00BE6FAB" w14:paraId="2C3B0F02" w14:textId="77777777">
      <w:pPr>
        <w:pStyle w:val="Code0"/>
        <w:spacing w:before="0" w:after="0"/>
        <w:rPr>
          <w:rFonts w:eastAsia="Consolas" w:cs="Consolas"/>
        </w:rPr>
      </w:pPr>
      <w:r>
        <w:t>{</w:t>
      </w:r>
    </w:p>
    <w:p w:rsidR="00BE6FAB" w:rsidP="00BE6FAB" w:rsidRDefault="00BE6FAB" w14:paraId="70BB7CDE" w14:textId="77777777">
      <w:pPr>
        <w:pStyle w:val="Code0"/>
        <w:spacing w:before="0" w:after="0"/>
        <w:rPr>
          <w:rFonts w:eastAsia="Consolas" w:cs="Consolas"/>
        </w:rPr>
      </w:pPr>
      <w:r>
        <w:t xml:space="preserve">  "@context": [</w:t>
      </w:r>
    </w:p>
    <w:p w:rsidR="00BE6FAB" w:rsidP="00BE6FAB" w:rsidRDefault="00BE6FAB" w14:paraId="63B232E1" w14:textId="77777777">
      <w:pPr>
        <w:pStyle w:val="Code0"/>
        <w:spacing w:before="0" w:after="0"/>
        <w:rPr>
          <w:rFonts w:eastAsia="Consolas" w:cs="Consolas"/>
        </w:rPr>
      </w:pPr>
      <w:r>
        <w:t xml:space="preserve">    "https://ref.gs1.org/standards/epcis/epcis-context.jsonld"</w:t>
      </w:r>
    </w:p>
    <w:p w:rsidR="00BE6FAB" w:rsidP="00BE6FAB" w:rsidRDefault="00BE6FAB" w14:paraId="4656C0AC" w14:textId="77777777">
      <w:pPr>
        <w:pStyle w:val="Code0"/>
        <w:spacing w:before="0" w:after="0"/>
        <w:rPr>
          <w:rFonts w:eastAsia="Consolas" w:cs="Consolas"/>
        </w:rPr>
      </w:pPr>
      <w:r>
        <w:t xml:space="preserve">  ],</w:t>
      </w:r>
    </w:p>
    <w:p w:rsidR="00BE6FAB" w:rsidP="00BE6FAB" w:rsidRDefault="00BE6FAB" w14:paraId="092A65A6" w14:textId="77777777">
      <w:pPr>
        <w:pStyle w:val="Code0"/>
        <w:spacing w:before="0" w:after="0"/>
        <w:rPr>
          <w:rFonts w:eastAsia="Consolas" w:cs="Consolas"/>
        </w:rPr>
      </w:pPr>
      <w:r>
        <w:t xml:space="preserve">  "type": "EPCISDocument",</w:t>
      </w:r>
    </w:p>
    <w:p w:rsidR="00BE6FAB" w:rsidP="00BE6FAB" w:rsidRDefault="00BE6FAB" w14:paraId="3A8A38A5" w14:textId="77777777">
      <w:pPr>
        <w:pStyle w:val="Code0"/>
        <w:spacing w:before="0" w:after="0"/>
        <w:rPr>
          <w:rFonts w:eastAsia="Consolas" w:cs="Consolas"/>
        </w:rPr>
      </w:pPr>
      <w:r>
        <w:t xml:space="preserve">  "schemaVersion": "2.0",</w:t>
      </w:r>
    </w:p>
    <w:p w:rsidR="00BE6FAB" w:rsidP="00BE6FAB" w:rsidRDefault="00BE6FAB" w14:paraId="63ABD347" w14:textId="77777777">
      <w:pPr>
        <w:pStyle w:val="Code0"/>
        <w:spacing w:before="0" w:after="0"/>
        <w:rPr>
          <w:rFonts w:eastAsia="Consolas" w:cs="Consolas"/>
        </w:rPr>
      </w:pPr>
      <w:r>
        <w:t xml:space="preserve">  "creationDate": "2026-01-24T11:00:00.000Z",</w:t>
      </w:r>
    </w:p>
    <w:p w:rsidR="00BE6FAB" w:rsidP="00BE6FAB" w:rsidRDefault="00BE6FAB" w14:paraId="51D5339E" w14:textId="77777777">
      <w:pPr>
        <w:pStyle w:val="Code0"/>
        <w:spacing w:before="0" w:after="0"/>
        <w:rPr>
          <w:rFonts w:eastAsia="Consolas" w:cs="Consolas"/>
        </w:rPr>
      </w:pPr>
      <w:r>
        <w:t xml:space="preserve">  "epcisBody": {</w:t>
      </w:r>
    </w:p>
    <w:p w:rsidR="00BE6FAB" w:rsidP="00BE6FAB" w:rsidRDefault="00BE6FAB" w14:paraId="7B2A12A8" w14:textId="77777777">
      <w:pPr>
        <w:pStyle w:val="Code0"/>
        <w:spacing w:before="0" w:after="0"/>
        <w:rPr>
          <w:rFonts w:eastAsia="Consolas" w:cs="Consolas"/>
        </w:rPr>
      </w:pPr>
      <w:r>
        <w:t xml:space="preserve">    "eventList": [</w:t>
      </w:r>
    </w:p>
    <w:p w:rsidR="00BE6FAB" w:rsidP="00BE6FAB" w:rsidRDefault="00BE6FAB" w14:paraId="181AA434" w14:textId="77777777">
      <w:pPr>
        <w:pStyle w:val="Code0"/>
        <w:spacing w:before="0" w:after="0"/>
        <w:rPr>
          <w:rFonts w:eastAsia="Consolas" w:cs="Consolas"/>
        </w:rPr>
      </w:pPr>
      <w:r>
        <w:t xml:space="preserve">      {</w:t>
      </w:r>
    </w:p>
    <w:p w:rsidR="00BE6FAB" w:rsidP="00BE6FAB" w:rsidRDefault="00BE6FAB" w14:paraId="511A2B64" w14:textId="77777777">
      <w:pPr>
        <w:pStyle w:val="Code0"/>
        <w:spacing w:before="0" w:after="0"/>
        <w:rPr>
          <w:rFonts w:eastAsia="Consolas" w:cs="Consolas"/>
        </w:rPr>
      </w:pPr>
      <w:r>
        <w:t xml:space="preserve">        "type": "ObjectEvent",</w:t>
      </w:r>
    </w:p>
    <w:p w:rsidR="00BE6FAB" w:rsidP="00BE6FAB" w:rsidRDefault="00BE6FAB" w14:paraId="73FF869F" w14:textId="77777777">
      <w:pPr>
        <w:pStyle w:val="Code0"/>
        <w:spacing w:before="0" w:after="0"/>
        <w:rPr>
          <w:rFonts w:eastAsia="Consolas" w:cs="Consolas"/>
        </w:rPr>
      </w:pPr>
      <w:r>
        <w:t xml:space="preserve"> </w:t>
      </w:r>
      <w:r>
        <w:tab/>
      </w:r>
      <w:r>
        <w:t xml:space="preserve"> "eventID": "urn:uuid:9d3e8f12-a7b6-4c5d-8e9f-0a1b2c3d4e5f",</w:t>
      </w:r>
    </w:p>
    <w:p w:rsidR="00BE6FAB" w:rsidP="00BE6FAB" w:rsidRDefault="00BE6FAB" w14:paraId="2CDC8629" w14:textId="77777777">
      <w:pPr>
        <w:pStyle w:val="Code0"/>
        <w:spacing w:before="0" w:after="0"/>
        <w:rPr>
          <w:rFonts w:eastAsia="Consolas" w:cs="Consolas"/>
        </w:rPr>
      </w:pPr>
      <w:r>
        <w:t xml:space="preserve">        "eventTime": "2026-01-24T11:00:00.000Z",</w:t>
      </w:r>
    </w:p>
    <w:p w:rsidR="00BE6FAB" w:rsidP="00BE6FAB" w:rsidRDefault="00BE6FAB" w14:paraId="2313AB3D" w14:textId="77777777">
      <w:pPr>
        <w:pStyle w:val="Code0"/>
        <w:spacing w:before="0" w:after="0"/>
        <w:rPr>
          <w:rFonts w:eastAsia="Consolas" w:cs="Consolas"/>
        </w:rPr>
      </w:pPr>
      <w:r>
        <w:t xml:space="preserve">        "eventTimeZoneOffset": "+03:00",</w:t>
      </w:r>
    </w:p>
    <w:p w:rsidR="00BE6FAB" w:rsidP="00BE6FAB" w:rsidRDefault="00BE6FAB" w14:paraId="449CFC8E" w14:textId="77777777">
      <w:pPr>
        <w:pStyle w:val="Code0"/>
        <w:spacing w:before="0" w:after="0"/>
        <w:rPr>
          <w:rFonts w:eastAsia="Consolas" w:cs="Consolas"/>
        </w:rPr>
      </w:pPr>
      <w:r>
        <w:t xml:space="preserve">        "epcList": [</w:t>
      </w:r>
    </w:p>
    <w:p w:rsidR="00BE6FAB" w:rsidP="00BE6FAB" w:rsidRDefault="00BE6FAB" w14:paraId="5591B2AB" w14:textId="77777777">
      <w:pPr>
        <w:pStyle w:val="Code0"/>
        <w:spacing w:before="0" w:after="0"/>
        <w:rPr>
          <w:rFonts w:eastAsia="Consolas" w:cs="Consolas"/>
        </w:rPr>
      </w:pPr>
      <w:r>
        <w:t xml:space="preserve">          "urn:epc:id:sscc:0123456.0000000020"</w:t>
      </w:r>
    </w:p>
    <w:p w:rsidR="00BE6FAB" w:rsidP="00BE6FAB" w:rsidRDefault="00BE6FAB" w14:paraId="51803737" w14:textId="77777777">
      <w:pPr>
        <w:pStyle w:val="Code0"/>
        <w:spacing w:before="0" w:after="0"/>
        <w:rPr>
          <w:rFonts w:eastAsia="Consolas" w:cs="Consolas"/>
        </w:rPr>
      </w:pPr>
      <w:r>
        <w:t xml:space="preserve">        ],</w:t>
      </w:r>
    </w:p>
    <w:p w:rsidR="00BE6FAB" w:rsidP="00BE6FAB" w:rsidRDefault="00BE6FAB" w14:paraId="3ED324CD" w14:textId="77777777">
      <w:pPr>
        <w:pStyle w:val="Code0"/>
        <w:spacing w:before="0" w:after="0"/>
        <w:rPr>
          <w:rFonts w:eastAsia="Consolas" w:cs="Consolas"/>
        </w:rPr>
      </w:pPr>
      <w:r>
        <w:t xml:space="preserve">        "action": "OBSERVE",</w:t>
      </w:r>
    </w:p>
    <w:p w:rsidR="00BE6FAB" w:rsidP="00BE6FAB" w:rsidRDefault="00BE6FAB" w14:paraId="4537B4EC" w14:textId="77777777">
      <w:pPr>
        <w:pStyle w:val="Code0"/>
        <w:spacing w:before="0" w:after="0"/>
        <w:rPr>
          <w:rFonts w:eastAsia="Consolas" w:cs="Consolas"/>
        </w:rPr>
      </w:pPr>
      <w:r>
        <w:t xml:space="preserve">        "bizStep": "shipping",</w:t>
      </w:r>
    </w:p>
    <w:p w:rsidR="00BE6FAB" w:rsidP="00BE6FAB" w:rsidRDefault="00BE6FAB" w14:paraId="0524A385" w14:textId="77777777">
      <w:pPr>
        <w:pStyle w:val="Code0"/>
        <w:spacing w:before="0" w:after="0"/>
        <w:rPr>
          <w:rFonts w:eastAsia="Consolas" w:cs="Consolas"/>
        </w:rPr>
      </w:pPr>
      <w:r>
        <w:t xml:space="preserve">        "disposition": "in_transit",</w:t>
      </w:r>
    </w:p>
    <w:p w:rsidR="00BE6FAB" w:rsidP="00BE6FAB" w:rsidRDefault="00BE6FAB" w14:paraId="69A1DA5D" w14:textId="77777777">
      <w:pPr>
        <w:pStyle w:val="Code0"/>
        <w:spacing w:before="0" w:after="0"/>
        <w:rPr>
          <w:rFonts w:eastAsia="Consolas" w:cs="Consolas"/>
        </w:rPr>
      </w:pPr>
      <w:r>
        <w:t xml:space="preserve">        "readPoint": {</w:t>
      </w:r>
    </w:p>
    <w:p w:rsidR="00BE6FAB" w:rsidP="00BE6FAB" w:rsidRDefault="00BE6FAB" w14:paraId="014312B5" w14:textId="77777777">
      <w:pPr>
        <w:pStyle w:val="Code0"/>
        <w:spacing w:before="0" w:after="0"/>
        <w:rPr>
          <w:rFonts w:eastAsia="Consolas" w:cs="Consolas"/>
        </w:rPr>
      </w:pPr>
      <w:r>
        <w:t xml:space="preserve">          "id": "urn:epc:id:sgln:0123456.22222.0"</w:t>
      </w:r>
    </w:p>
    <w:p w:rsidR="00BE6FAB" w:rsidP="00BE6FAB" w:rsidRDefault="00BE6FAB" w14:paraId="053152F8" w14:textId="77777777">
      <w:pPr>
        <w:pStyle w:val="Code0"/>
        <w:spacing w:before="0" w:after="0"/>
        <w:rPr>
          <w:rFonts w:eastAsia="Consolas" w:cs="Consolas"/>
        </w:rPr>
      </w:pPr>
      <w:r>
        <w:t xml:space="preserve">        },</w:t>
      </w:r>
    </w:p>
    <w:p w:rsidR="00BE6FAB" w:rsidP="00BE6FAB" w:rsidRDefault="00BE6FAB" w14:paraId="5048A3D3" w14:textId="77777777">
      <w:pPr>
        <w:pStyle w:val="Code0"/>
        <w:spacing w:before="0" w:after="0"/>
        <w:rPr>
          <w:rFonts w:eastAsia="Consolas" w:cs="Consolas"/>
        </w:rPr>
      </w:pPr>
      <w:r>
        <w:t xml:space="preserve">        "bizLocation": {</w:t>
      </w:r>
    </w:p>
    <w:p w:rsidR="00BE6FAB" w:rsidP="00BE6FAB" w:rsidRDefault="00BE6FAB" w14:paraId="0DC1AFAD" w14:textId="77777777">
      <w:pPr>
        <w:pStyle w:val="Code0"/>
        <w:spacing w:before="0" w:after="0"/>
        <w:rPr>
          <w:rFonts w:eastAsia="Consolas" w:cs="Consolas"/>
        </w:rPr>
      </w:pPr>
      <w:r>
        <w:t xml:space="preserve">          "id": "urn:epc:id:sgln:0123456.22222.0"</w:t>
      </w:r>
    </w:p>
    <w:p w:rsidR="00BE6FAB" w:rsidP="00BE6FAB" w:rsidRDefault="00BE6FAB" w14:paraId="5A7D4827" w14:textId="77777777">
      <w:pPr>
        <w:pStyle w:val="Code0"/>
        <w:spacing w:before="0" w:after="0"/>
        <w:rPr>
          <w:rFonts w:eastAsia="Consolas" w:cs="Consolas"/>
        </w:rPr>
      </w:pPr>
      <w:r>
        <w:t xml:space="preserve">        },</w:t>
      </w:r>
    </w:p>
    <w:p w:rsidR="00BE6FAB" w:rsidP="00BE6FAB" w:rsidRDefault="00BE6FAB" w14:paraId="1345E4E0" w14:textId="77777777">
      <w:pPr>
        <w:pStyle w:val="Code0"/>
        <w:spacing w:before="0" w:after="0"/>
        <w:rPr>
          <w:rFonts w:eastAsia="Consolas" w:cs="Consolas"/>
        </w:rPr>
      </w:pPr>
      <w:r>
        <w:t xml:space="preserve">        "bizTransactionList": [</w:t>
      </w:r>
    </w:p>
    <w:p w:rsidR="00BE6FAB" w:rsidP="00BE6FAB" w:rsidRDefault="00BE6FAB" w14:paraId="7B6A1DA5" w14:textId="77777777">
      <w:pPr>
        <w:pStyle w:val="Code0"/>
        <w:spacing w:before="0" w:after="0"/>
        <w:rPr>
          <w:rFonts w:eastAsia="Consolas" w:cs="Consolas"/>
        </w:rPr>
      </w:pPr>
      <w:r>
        <w:t xml:space="preserve">          {</w:t>
      </w:r>
    </w:p>
    <w:p w:rsidR="00BE6FAB" w:rsidP="00BE6FAB" w:rsidRDefault="00BE6FAB" w14:paraId="31002C97" w14:textId="77777777">
      <w:pPr>
        <w:pStyle w:val="Code0"/>
        <w:spacing w:before="0" w:after="0"/>
        <w:rPr>
          <w:rFonts w:eastAsia="Consolas" w:cs="Consolas"/>
        </w:rPr>
      </w:pPr>
      <w:r>
        <w:t xml:space="preserve">            "type": "desadv",</w:t>
      </w:r>
    </w:p>
    <w:p w:rsidR="00BE6FAB" w:rsidP="00BE6FAB" w:rsidRDefault="00BE6FAB" w14:paraId="6EBB7B30" w14:textId="77777777">
      <w:pPr>
        <w:pStyle w:val="Code0"/>
        <w:spacing w:before="0" w:after="0"/>
        <w:rPr>
          <w:rFonts w:eastAsia="Consolas" w:cs="Consolas"/>
        </w:rPr>
      </w:pPr>
      <w:r>
        <w:t xml:space="preserve">            "bizTransaction": "urn:epcglobal:cbv:bt:0123456:ASN456"</w:t>
      </w:r>
    </w:p>
    <w:p w:rsidR="00BE6FAB" w:rsidP="00BE6FAB" w:rsidRDefault="00BE6FAB" w14:paraId="2971D494" w14:textId="77777777">
      <w:pPr>
        <w:pStyle w:val="Code0"/>
        <w:spacing w:before="0" w:after="0"/>
        <w:rPr>
          <w:rFonts w:eastAsia="Consolas" w:cs="Consolas"/>
        </w:rPr>
      </w:pPr>
      <w:r>
        <w:t xml:space="preserve">          }</w:t>
      </w:r>
    </w:p>
    <w:p w:rsidR="00BE6FAB" w:rsidP="00BE6FAB" w:rsidRDefault="00BE6FAB" w14:paraId="0EF4FA39" w14:textId="77777777">
      <w:pPr>
        <w:pStyle w:val="Code0"/>
        <w:spacing w:before="0" w:after="0"/>
        <w:rPr>
          <w:rFonts w:eastAsia="Consolas" w:cs="Consolas"/>
        </w:rPr>
      </w:pPr>
      <w:r>
        <w:t xml:space="preserve">        ],</w:t>
      </w:r>
    </w:p>
    <w:p w:rsidR="00BE6FAB" w:rsidP="00BE6FAB" w:rsidRDefault="00BE6FAB" w14:paraId="673028FB" w14:textId="77777777">
      <w:pPr>
        <w:pStyle w:val="Code0"/>
        <w:spacing w:before="0" w:after="0"/>
        <w:rPr>
          <w:rFonts w:eastAsia="Consolas" w:cs="Consolas"/>
        </w:rPr>
      </w:pPr>
      <w:r>
        <w:t xml:space="preserve">        "sourceList": [</w:t>
      </w:r>
    </w:p>
    <w:p w:rsidR="00BE6FAB" w:rsidP="00BE6FAB" w:rsidRDefault="00BE6FAB" w14:paraId="3DA121F1" w14:textId="77777777">
      <w:pPr>
        <w:pStyle w:val="Code0"/>
        <w:spacing w:before="0" w:after="0"/>
        <w:rPr>
          <w:rFonts w:eastAsia="Consolas" w:cs="Consolas"/>
        </w:rPr>
      </w:pPr>
      <w:r>
        <w:t xml:space="preserve">          {</w:t>
      </w:r>
    </w:p>
    <w:p w:rsidR="00BE6FAB" w:rsidP="00BE6FAB" w:rsidRDefault="4DA59142" w14:paraId="699FDE95" w14:textId="1FC5FF16">
      <w:pPr>
        <w:pStyle w:val="Code0"/>
        <w:spacing w:before="0" w:after="0"/>
        <w:rPr>
          <w:rFonts w:eastAsia="Consolas" w:cs="Consolas"/>
        </w:rPr>
      </w:pPr>
      <w:r>
        <w:t xml:space="preserve">            "type": "owning_party",</w:t>
      </w:r>
    </w:p>
    <w:p w:rsidR="00BE6FAB" w:rsidP="00BE6FAB" w:rsidRDefault="00BE6FAB" w14:paraId="352AF7A3" w14:textId="77777777">
      <w:pPr>
        <w:pStyle w:val="Code0"/>
        <w:spacing w:before="0" w:after="0"/>
        <w:rPr>
          <w:rFonts w:eastAsia="Consolas" w:cs="Consolas"/>
        </w:rPr>
      </w:pPr>
      <w:r>
        <w:t xml:space="preserve">            "source": "urn:epc:id:sgln:0123456.22222.0"</w:t>
      </w:r>
    </w:p>
    <w:p w:rsidR="00BE6FAB" w:rsidP="00BE6FAB" w:rsidRDefault="00BE6FAB" w14:paraId="4C6AE535" w14:textId="77777777">
      <w:pPr>
        <w:pStyle w:val="Code0"/>
        <w:spacing w:before="0" w:after="0"/>
        <w:rPr>
          <w:rFonts w:eastAsia="Consolas" w:cs="Consolas"/>
        </w:rPr>
      </w:pPr>
      <w:r>
        <w:t xml:space="preserve">          }</w:t>
      </w:r>
    </w:p>
    <w:p w:rsidR="00BE6FAB" w:rsidP="00BE6FAB" w:rsidRDefault="00BE6FAB" w14:paraId="3BE7F68C" w14:textId="77777777">
      <w:pPr>
        <w:pStyle w:val="Code0"/>
        <w:spacing w:before="0" w:after="0"/>
        <w:rPr>
          <w:rFonts w:eastAsia="Consolas" w:cs="Consolas"/>
        </w:rPr>
      </w:pPr>
      <w:r>
        <w:t xml:space="preserve">        ],</w:t>
      </w:r>
    </w:p>
    <w:p w:rsidR="00BE6FAB" w:rsidP="00BE6FAB" w:rsidRDefault="00BE6FAB" w14:paraId="4CEA3FF6" w14:textId="77777777">
      <w:pPr>
        <w:pStyle w:val="Code0"/>
        <w:spacing w:before="0" w:after="0"/>
        <w:rPr>
          <w:rFonts w:eastAsia="Consolas" w:cs="Consolas"/>
        </w:rPr>
      </w:pPr>
      <w:r>
        <w:t xml:space="preserve">        "destinationList": [</w:t>
      </w:r>
    </w:p>
    <w:p w:rsidR="00BE6FAB" w:rsidP="00BE6FAB" w:rsidRDefault="00BE6FAB" w14:paraId="51A497CF" w14:textId="77777777">
      <w:pPr>
        <w:pStyle w:val="Code0"/>
        <w:spacing w:before="0" w:after="0"/>
        <w:rPr>
          <w:rFonts w:eastAsia="Consolas" w:cs="Consolas"/>
        </w:rPr>
      </w:pPr>
      <w:r>
        <w:t xml:space="preserve">          {</w:t>
      </w:r>
    </w:p>
    <w:p w:rsidR="00BE6FAB" w:rsidP="00BE6FAB" w:rsidRDefault="00BE6FAB" w14:paraId="3260B911" w14:textId="77777777">
      <w:pPr>
        <w:pStyle w:val="Code0"/>
        <w:spacing w:before="0" w:after="0"/>
        <w:rPr>
          <w:rFonts w:eastAsia="Consolas" w:cs="Consolas"/>
        </w:rPr>
      </w:pPr>
      <w:r>
        <w:t xml:space="preserve">            "type": "owning_party",</w:t>
      </w:r>
    </w:p>
    <w:p w:rsidR="00BE6FAB" w:rsidP="00BE6FAB" w:rsidRDefault="00BE6FAB" w14:paraId="43A884FC" w14:textId="77777777">
      <w:pPr>
        <w:pStyle w:val="Code0"/>
        <w:spacing w:before="0" w:after="0"/>
        <w:rPr>
          <w:rFonts w:eastAsia="Consolas" w:cs="Consolas"/>
        </w:rPr>
      </w:pPr>
      <w:r>
        <w:t xml:space="preserve">            "destination": "urn:epc:id:sgln:0123456.77777.0"</w:t>
      </w:r>
    </w:p>
    <w:p w:rsidR="00BE6FAB" w:rsidP="00BE6FAB" w:rsidRDefault="00BE6FAB" w14:paraId="3302A026" w14:textId="77777777">
      <w:pPr>
        <w:pStyle w:val="Code0"/>
        <w:spacing w:before="0" w:after="0"/>
        <w:rPr>
          <w:rFonts w:eastAsia="Consolas" w:cs="Consolas"/>
        </w:rPr>
      </w:pPr>
      <w:r>
        <w:t xml:space="preserve">          },</w:t>
      </w:r>
    </w:p>
    <w:p w:rsidR="00BE6FAB" w:rsidP="00BE6FAB" w:rsidRDefault="00BE6FAB" w14:paraId="06C69B2A" w14:textId="77777777">
      <w:pPr>
        <w:pStyle w:val="Code0"/>
        <w:spacing w:before="0" w:after="0"/>
        <w:rPr>
          <w:rFonts w:eastAsia="Consolas" w:cs="Consolas"/>
        </w:rPr>
      </w:pPr>
      <w:r>
        <w:t xml:space="preserve">          {</w:t>
      </w:r>
    </w:p>
    <w:p w:rsidR="00BE6FAB" w:rsidP="00BE6FAB" w:rsidRDefault="00BE6FAB" w14:paraId="0C3B4712" w14:textId="77777777">
      <w:pPr>
        <w:pStyle w:val="Code0"/>
        <w:spacing w:before="0" w:after="0"/>
        <w:rPr>
          <w:rFonts w:eastAsia="Consolas" w:cs="Consolas"/>
        </w:rPr>
      </w:pPr>
      <w:r>
        <w:t xml:space="preserve">            "type": "location",</w:t>
      </w:r>
    </w:p>
    <w:p w:rsidR="00BE6FAB" w:rsidP="00BE6FAB" w:rsidRDefault="00BE6FAB" w14:paraId="5922227A" w14:textId="77777777">
      <w:pPr>
        <w:pStyle w:val="Code0"/>
        <w:spacing w:before="0" w:after="0"/>
        <w:rPr>
          <w:rFonts w:eastAsia="Consolas" w:cs="Consolas"/>
        </w:rPr>
      </w:pPr>
      <w:r>
        <w:t xml:space="preserve">            "destination": "urn:epc:id:sgln:0123456.77777.0"</w:t>
      </w:r>
    </w:p>
    <w:p w:rsidR="00BE6FAB" w:rsidP="00BE6FAB" w:rsidRDefault="00BE6FAB" w14:paraId="0D919138" w14:textId="77777777">
      <w:pPr>
        <w:pStyle w:val="Code0"/>
        <w:spacing w:before="0" w:after="0"/>
        <w:rPr>
          <w:rFonts w:eastAsia="Consolas" w:cs="Consolas"/>
        </w:rPr>
      </w:pPr>
      <w:r>
        <w:t xml:space="preserve">          }</w:t>
      </w:r>
    </w:p>
    <w:p w:rsidR="00BE6FAB" w:rsidP="00BE6FAB" w:rsidRDefault="00BE6FAB" w14:paraId="247CBE3A" w14:textId="77777777">
      <w:pPr>
        <w:pStyle w:val="Code0"/>
        <w:spacing w:before="0" w:after="0"/>
        <w:rPr>
          <w:rFonts w:eastAsia="Consolas" w:cs="Consolas"/>
        </w:rPr>
      </w:pPr>
      <w:r>
        <w:t xml:space="preserve">        ]</w:t>
      </w:r>
    </w:p>
    <w:p w:rsidR="00BE6FAB" w:rsidP="00BE6FAB" w:rsidRDefault="00BE6FAB" w14:paraId="609A8957" w14:textId="77777777">
      <w:pPr>
        <w:pStyle w:val="Code0"/>
        <w:spacing w:before="0" w:after="0"/>
        <w:rPr>
          <w:rFonts w:eastAsia="Consolas" w:cs="Consolas"/>
        </w:rPr>
      </w:pPr>
      <w:r>
        <w:t xml:space="preserve">      }</w:t>
      </w:r>
    </w:p>
    <w:p w:rsidR="00BE6FAB" w:rsidP="00BE6FAB" w:rsidRDefault="00BE6FAB" w14:paraId="2393B961" w14:textId="77777777">
      <w:pPr>
        <w:pStyle w:val="Code0"/>
        <w:spacing w:before="0" w:after="0"/>
        <w:rPr>
          <w:rFonts w:eastAsia="Consolas" w:cs="Consolas"/>
        </w:rPr>
      </w:pPr>
      <w:r>
        <w:t xml:space="preserve">    ]</w:t>
      </w:r>
    </w:p>
    <w:p w:rsidR="00BE6FAB" w:rsidP="00BE6FAB" w:rsidRDefault="00BE6FAB" w14:paraId="753B91DB" w14:textId="77777777">
      <w:pPr>
        <w:pStyle w:val="Code0"/>
        <w:spacing w:before="0" w:after="0"/>
        <w:rPr>
          <w:rFonts w:eastAsia="Consolas" w:cs="Consolas"/>
        </w:rPr>
      </w:pPr>
      <w:r>
        <w:t xml:space="preserve">  }</w:t>
      </w:r>
    </w:p>
    <w:p w:rsidR="00BE6FAB" w:rsidP="00BE6FAB" w:rsidRDefault="00BE6FAB" w14:paraId="095773AD" w14:textId="77777777">
      <w:pPr>
        <w:pStyle w:val="Code0"/>
        <w:spacing w:before="0" w:after="0"/>
        <w:rPr>
          <w:rFonts w:eastAsia="Consolas" w:cs="Consolas"/>
        </w:rPr>
      </w:pPr>
      <w:r>
        <w:t>}</w:t>
      </w:r>
    </w:p>
    <w:p w:rsidR="00BE6FAB" w:rsidP="00BE6FAB" w:rsidRDefault="00BE6FAB" w14:paraId="7AFD63B9" w14:textId="77777777"/>
    <w:p w:rsidR="00BE6FAB" w:rsidP="00BE6FAB" w:rsidRDefault="00BE6FAB" w14:paraId="65E7B308" w14:textId="77777777">
      <w:pPr>
        <w:pStyle w:val="Heading2"/>
      </w:pPr>
      <w:bookmarkStart w:name="_Toc229417829" w:id="35"/>
      <w:r>
        <w:t>3.3 Facility/Hospital Events</w:t>
      </w:r>
      <w:bookmarkEnd w:id="35"/>
    </w:p>
    <w:p w:rsidR="00BE6FAB" w:rsidP="00BE6FAB" w:rsidRDefault="00BE6FAB" w14:paraId="04CC1972" w14:textId="77777777">
      <w:pPr>
        <w:pStyle w:val="Heading3"/>
      </w:pPr>
      <w:bookmarkStart w:name="_Toc229417830" w:id="36"/>
      <w:r w:rsidRPr="0E680CB1">
        <w:t>3.3.1 Receiving (ObjectEvent)</w:t>
      </w:r>
      <w:bookmarkEnd w:id="36"/>
    </w:p>
    <w:p w:rsidR="00BE6FAB" w:rsidP="00BE6FAB" w:rsidRDefault="00BE6FAB" w14:paraId="24F8CE3B" w14:textId="77777777">
      <w:r w:rsidRPr="0E680CB1">
        <w:rPr>
          <w:b/>
          <w:bCs/>
        </w:rPr>
        <w:t xml:space="preserve">Purpose: </w:t>
      </w:r>
      <w:r w:rsidRPr="0E680CB1">
        <w:t>Facility receiving goods from distributor.</w:t>
      </w:r>
    </w:p>
    <w:p w:rsidR="00BE6FAB" w:rsidP="00BE6FAB" w:rsidRDefault="6822E171" w14:paraId="780C8087" w14:textId="3F90DA9A">
      <w:r w:rsidRPr="254BE10A">
        <w:rPr>
          <w:b/>
          <w:bCs/>
        </w:rPr>
        <w:t xml:space="preserve">Mandatory Fields: </w:t>
      </w:r>
      <w:r>
        <w:t>eventID, eventTime, eventTimeZoneOffset, epcList, action (OBSERVE), bizStep, readPoint, bizLocation</w:t>
      </w:r>
      <w:r w:rsidR="0C676714">
        <w:t xml:space="preserve">, </w:t>
      </w:r>
      <w:commentRangeStart w:id="37"/>
      <w:r w:rsidR="0C676714">
        <w:t>bizTransactionList</w:t>
      </w:r>
      <w:commentRangeEnd w:id="37"/>
      <w:r w:rsidR="00BE6FAB">
        <w:rPr>
          <w:rStyle w:val="CommentReference"/>
          <w:sz w:val="22"/>
          <w:szCs w:val="22"/>
        </w:rPr>
        <w:commentReference w:id="37"/>
      </w:r>
    </w:p>
    <w:p w:rsidRPr="003B1BD5" w:rsidR="00BE6FAB" w:rsidP="00BE6FAB" w:rsidRDefault="00BE6FAB" w14:paraId="12ABA5BE" w14:textId="77777777">
      <w:pPr>
        <w:rPr>
          <w:b/>
          <w:bCs/>
        </w:rPr>
      </w:pPr>
      <w:r w:rsidRPr="003B1BD5">
        <w:rPr>
          <w:b/>
          <w:bCs/>
        </w:rPr>
        <w:t>Rules:</w:t>
      </w:r>
    </w:p>
    <w:p w:rsidRPr="003B1BD5" w:rsidR="00BE6FAB" w:rsidP="00BE6FAB" w:rsidRDefault="00BE6FAB" w14:paraId="5E0236AC" w14:textId="77777777">
      <w:pPr>
        <w:pStyle w:val="ListParagraph"/>
        <w:numPr>
          <w:ilvl w:val="0"/>
          <w:numId w:val="21"/>
        </w:numPr>
      </w:pPr>
      <w:r w:rsidRPr="003B1BD5">
        <w:t>action must be OBSERVE.</w:t>
      </w:r>
    </w:p>
    <w:p w:rsidRPr="003B1BD5" w:rsidR="00BE6FAB" w:rsidP="00BE6FAB" w:rsidRDefault="00BE6FAB" w14:paraId="15F85DB9" w14:textId="39B820DF">
      <w:pPr>
        <w:pStyle w:val="ListParagraph"/>
        <w:numPr>
          <w:ilvl w:val="0"/>
          <w:numId w:val="21"/>
        </w:numPr>
      </w:pPr>
      <w:r>
        <w:t>bizStep must be urn:epcglobal:cbv:bizstep:receiving</w:t>
      </w:r>
      <w:r w:rsidR="00486C7C">
        <w:t xml:space="preserve"> </w:t>
      </w:r>
      <w:r w:rsidR="79168C7E">
        <w:t>(for XML 1.2)</w:t>
      </w:r>
      <w:r w:rsidR="00A86CB6">
        <w:t xml:space="preserve"> </w:t>
      </w:r>
      <w:r w:rsidR="00486C7C">
        <w:t xml:space="preserve">or </w:t>
      </w:r>
      <w:r w:rsidR="00E814AE">
        <w:t xml:space="preserve">receiving </w:t>
      </w:r>
      <w:r w:rsidR="3F96CF1A">
        <w:t>(for JSON -LD 2.0)</w:t>
      </w:r>
      <w:r w:rsidR="00E814AE">
        <w:t xml:space="preserve"> .</w:t>
      </w:r>
    </w:p>
    <w:p w:rsidRPr="003B1BD5" w:rsidR="00BE6FAB" w:rsidP="00BE6FAB" w:rsidRDefault="00BE6FAB" w14:paraId="743031A2" w14:textId="1FDAF256">
      <w:pPr>
        <w:pStyle w:val="ListParagraph"/>
        <w:numPr>
          <w:ilvl w:val="0"/>
          <w:numId w:val="21"/>
        </w:numPr>
      </w:pPr>
      <w:r>
        <w:t>disposition must be urn:epcglobal:cbv:disp:active</w:t>
      </w:r>
      <w:r w:rsidR="00E814AE">
        <w:t xml:space="preserve"> </w:t>
      </w:r>
      <w:r w:rsidR="79168C7E">
        <w:t>(for XML 1.2)</w:t>
      </w:r>
      <w:r>
        <w:t> </w:t>
      </w:r>
      <w:r w:rsidR="00E814AE">
        <w:t xml:space="preserve">or active </w:t>
      </w:r>
      <w:r w:rsidR="3F96CF1A">
        <w:t>(for JSON -LD 2.0)</w:t>
      </w:r>
      <w:r w:rsidR="00E814AE">
        <w:t xml:space="preserve"> </w:t>
      </w:r>
      <w:r>
        <w:t>- upon receipt, goods are accepted back into the active saleable supply chain. Do not use in_transit or returned as the receiving disposition for normal inbound receiving.</w:t>
      </w:r>
    </w:p>
    <w:p w:rsidRPr="003B1BD5" w:rsidR="00BE6FAB" w:rsidP="00BE6FAB" w:rsidRDefault="00BE6FAB" w14:paraId="77ED133A" w14:textId="77777777">
      <w:pPr>
        <w:pStyle w:val="ListParagraph"/>
        <w:numPr>
          <w:ilvl w:val="0"/>
          <w:numId w:val="21"/>
        </w:numPr>
      </w:pPr>
      <w:r w:rsidRPr="003B1BD5">
        <w:t>The epcList must match the EPCs that were previously shipped in a corresponding shipping event. The platform validates that the receiving party's GLN matches the destinationList of the prior shipping event. A receiving event from a party not listed as the destination must generate a RECEIVING_WITHOUT_SHIPPING compliance warning.</w:t>
      </w:r>
    </w:p>
    <w:p w:rsidRPr="003B1BD5" w:rsidR="00BE6FAB" w:rsidP="00BE6FAB" w:rsidRDefault="00BE6FAB" w14:paraId="5D07902E" w14:textId="77777777">
      <w:pPr>
        <w:pStyle w:val="ListParagraph"/>
        <w:numPr>
          <w:ilvl w:val="0"/>
          <w:numId w:val="21"/>
        </w:numPr>
      </w:pPr>
      <w:r w:rsidRPr="003B1BD5">
        <w:t>sourceList must include sdt:owning_party identifying the sending party (the entity that shipped the goods). This must match the sourceList:owning_party of the prior shipping event.</w:t>
      </w:r>
    </w:p>
    <w:p w:rsidR="00BE6FAB" w:rsidP="00BE6FAB" w:rsidRDefault="00BE6FAB" w14:paraId="06331526" w14:textId="77777777">
      <w:pPr>
        <w:pStyle w:val="ListParagraph"/>
        <w:numPr>
          <w:ilvl w:val="0"/>
          <w:numId w:val="21"/>
        </w:numPr>
      </w:pPr>
      <w:r w:rsidRPr="003B1BD5">
        <w:t xml:space="preserve">destinationList must include sdt:owning_party identifying the receiving party </w:t>
      </w:r>
      <w:r>
        <w:t>-</w:t>
      </w:r>
      <w:r w:rsidRPr="003B1BD5">
        <w:t xml:space="preserve"> the party now assuming legal ownership. This should match the destinationList of the prior shipping event.</w:t>
      </w:r>
    </w:p>
    <w:p w:rsidRPr="003B1BD5" w:rsidR="00BE6FAB" w:rsidP="00BE6FAB" w:rsidRDefault="00BE6FAB" w14:paraId="70BEFD83" w14:textId="77777777">
      <w:pPr>
        <w:pStyle w:val="ListParagraph"/>
        <w:numPr>
          <w:ilvl w:val="0"/>
          <w:numId w:val="21"/>
        </w:numPr>
      </w:pPr>
      <w:r w:rsidRPr="003B1BD5">
        <w:t>bizTransactionList with btt:recadv is operationally important for matching against purchase orders</w:t>
      </w:r>
      <w:r>
        <w:t>.</w:t>
      </w:r>
    </w:p>
    <w:p w:rsidRPr="003B1BD5" w:rsidR="00BE6FAB" w:rsidP="00BE6FAB" w:rsidRDefault="00BE6FAB" w14:paraId="6A1078F5" w14:textId="77777777">
      <w:pPr>
        <w:pStyle w:val="ListParagraph"/>
        <w:numPr>
          <w:ilvl w:val="0"/>
          <w:numId w:val="21"/>
        </w:numPr>
      </w:pPr>
      <w:r w:rsidRPr="003B1BD5">
        <w:t>In EPCIS 1.2 XML, sourceList and destinationList must appear inside &lt;extension&gt;. In EPCIS 2.0 JSON-LD, they are top-level event properties.</w:t>
      </w:r>
    </w:p>
    <w:p w:rsidRPr="003B1BD5" w:rsidR="00BE6FAB" w:rsidP="00BE6FAB" w:rsidRDefault="00BE6FAB" w14:paraId="14FD3E46" w14:textId="383E2900">
      <w:pPr>
        <w:pStyle w:val="ListParagraph"/>
        <w:numPr>
          <w:ilvl w:val="0"/>
          <w:numId w:val="21"/>
        </w:numPr>
      </w:pPr>
      <w:r>
        <w:t>bizTransactionList is </w:t>
      </w:r>
      <w:r w:rsidR="000644E9">
        <w:t>mandat</w:t>
      </w:r>
      <w:r w:rsidR="00CC51C0">
        <w:t>ory</w:t>
      </w:r>
      <w:r>
        <w:t xml:space="preserve"> referencing the receiving advice or goods receipt document using urn:epcglobal:cbv:btt:recadv</w:t>
      </w:r>
      <w:r w:rsidR="79168C7E">
        <w:t>(for XML 1.2)</w:t>
      </w:r>
      <w:r w:rsidR="6FD808D3">
        <w:t xml:space="preserve"> or recadv</w:t>
      </w:r>
      <w:r w:rsidR="3F96CF1A">
        <w:t>(for JSON -LD 2.0)</w:t>
      </w:r>
      <w:r>
        <w:t xml:space="preserve">. </w:t>
      </w:r>
    </w:p>
    <w:p w:rsidRPr="003B1BD5" w:rsidR="00BE6FAB" w:rsidP="00BE6FAB" w:rsidRDefault="00BE6FAB" w14:paraId="524AD327" w14:textId="77777777">
      <w:pPr>
        <w:pStyle w:val="ListParagraph"/>
        <w:numPr>
          <w:ilvl w:val="0"/>
          <w:numId w:val="21"/>
        </w:numPr>
      </w:pPr>
      <w:r w:rsidRPr="003B1BD5">
        <w:t>A receiving event for an EPC not previously in in_transit generates a RECEIVING_WITHOUT_SHIPPING compliance warning. The event is still accepted but flagged.</w:t>
      </w:r>
    </w:p>
    <w:p w:rsidRPr="003B1BD5" w:rsidR="00BE6FAB" w:rsidP="00BE6FAB" w:rsidRDefault="00BE6FAB" w14:paraId="1B936333" w14:textId="77777777">
      <w:pPr>
        <w:pStyle w:val="ListParagraph"/>
        <w:numPr>
          <w:ilvl w:val="0"/>
          <w:numId w:val="21"/>
        </w:numPr>
      </w:pPr>
      <w:r w:rsidRPr="003B1BD5">
        <w:t xml:space="preserve">Upon receiving, if the physical goods do not match the expected shipment (quantity or identity discrepancy), the party must submit a Damaged or Product Status event for the discrepant serials </w:t>
      </w:r>
      <w:r>
        <w:t>-</w:t>
      </w:r>
      <w:r w:rsidRPr="003B1BD5">
        <w:t>a receiving event alone does not record quality discrepancies.</w:t>
      </w:r>
    </w:p>
    <w:p w:rsidR="00BE6FAB" w:rsidP="00BE6FAB" w:rsidRDefault="00BE6FAB" w14:paraId="005161D0" w14:textId="77777777">
      <w:pPr>
        <w:pStyle w:val="ListParagraph"/>
        <w:numPr>
          <w:ilvl w:val="0"/>
          <w:numId w:val="21"/>
        </w:numPr>
      </w:pPr>
      <w:r w:rsidRPr="003B1BD5">
        <w:t xml:space="preserve">bizLocation must be the GLN of the receiving facility </w:t>
      </w:r>
      <w:r>
        <w:t>-</w:t>
      </w:r>
      <w:r w:rsidRPr="003B1BD5">
        <w:t xml:space="preserve"> the physical location where goods arrived. It must match the destinationList:location of the prior shipping event.</w:t>
      </w:r>
    </w:p>
    <w:p w:rsidR="00BE6FAB" w:rsidP="00BE6FAB" w:rsidRDefault="00BE6FAB" w14:paraId="4D222A93" w14:textId="77777777">
      <w:pPr>
        <w:pStyle w:val="Heading4"/>
      </w:pPr>
      <w:r>
        <w:t>EPCIS 1.2 XML</w:t>
      </w:r>
    </w:p>
    <w:p w:rsidR="00BE6FAB" w:rsidP="00BE6FAB" w:rsidRDefault="00BE6FAB" w14:paraId="32C82438" w14:textId="77777777">
      <w:pPr>
        <w:pBdr>
          <w:top w:val="single" w:color="BBDEFB" w:sz="4" w:space="0"/>
        </w:pBdr>
        <w:shd w:val="clear" w:color="auto" w:fill="F5F5F5"/>
        <w:spacing w:before="120" w:after="0"/>
      </w:pPr>
    </w:p>
    <w:p w:rsidR="00BE6FAB" w:rsidP="00BE6FAB" w:rsidRDefault="00BE6FAB" w14:paraId="43223FE7" w14:textId="77777777">
      <w:pPr>
        <w:pStyle w:val="Code0"/>
        <w:spacing w:before="0" w:after="0"/>
      </w:pPr>
      <w:r>
        <w:t>&lt;?xml version="1.0" encoding="UTF-8"?&gt;</w:t>
      </w:r>
    </w:p>
    <w:p w:rsidR="00BE6FAB" w:rsidP="00BE6FAB" w:rsidRDefault="00BE6FAB" w14:paraId="13FA464E" w14:textId="77777777">
      <w:pPr>
        <w:pStyle w:val="Code0"/>
        <w:spacing w:before="0" w:after="0"/>
        <w:rPr>
          <w:szCs w:val="18"/>
        </w:rPr>
      </w:pPr>
      <w:r w:rsidRPr="0E680CB1">
        <w:rPr>
          <w:szCs w:val="18"/>
        </w:rPr>
        <w:t>&lt;epcis:EPCISDocument</w:t>
      </w:r>
    </w:p>
    <w:p w:rsidR="00BE6FAB" w:rsidP="00BE6FAB" w:rsidRDefault="00BE6FAB" w14:paraId="0367D975" w14:textId="77777777">
      <w:pPr>
        <w:pStyle w:val="Code0"/>
        <w:spacing w:before="0" w:after="0"/>
      </w:pPr>
      <w:r>
        <w:t xml:space="preserve">    xmlns:epcis="urn:epcglobal:epcis:xsd:1"</w:t>
      </w:r>
    </w:p>
    <w:p w:rsidR="00BE6FAB" w:rsidP="00BE6FAB" w:rsidRDefault="00BE6FAB" w14:paraId="420E1D0B" w14:textId="77777777">
      <w:pPr>
        <w:pStyle w:val="Code0"/>
        <w:spacing w:before="0" w:after="0"/>
      </w:pPr>
      <w:r w:rsidRPr="0E680CB1">
        <w:rPr>
          <w:szCs w:val="18"/>
        </w:rPr>
        <w:t xml:space="preserve">    schemaVersion="1.2"</w:t>
      </w:r>
    </w:p>
    <w:p w:rsidR="00BE6FAB" w:rsidP="00BE6FAB" w:rsidRDefault="00BE6FAB" w14:paraId="327D0A09" w14:textId="77777777">
      <w:pPr>
        <w:pStyle w:val="Code0"/>
        <w:spacing w:before="0" w:after="0"/>
      </w:pPr>
      <w:r w:rsidRPr="0E680CB1">
        <w:rPr>
          <w:szCs w:val="18"/>
        </w:rPr>
        <w:t xml:space="preserve">    creationDate="2026-01-25T09:00:00.000Z"&gt;</w:t>
      </w:r>
    </w:p>
    <w:p w:rsidR="00BE6FAB" w:rsidP="00BE6FAB" w:rsidRDefault="00BE6FAB" w14:paraId="01F6C959" w14:textId="77777777">
      <w:pPr>
        <w:pStyle w:val="Code0"/>
        <w:spacing w:before="0" w:after="0"/>
      </w:pPr>
      <w:r w:rsidRPr="0E680CB1">
        <w:rPr>
          <w:szCs w:val="18"/>
        </w:rPr>
        <w:t xml:space="preserve">  &lt;EPCISBody&gt;</w:t>
      </w:r>
    </w:p>
    <w:p w:rsidR="00BE6FAB" w:rsidP="00BE6FAB" w:rsidRDefault="00BE6FAB" w14:paraId="73971925" w14:textId="77777777">
      <w:pPr>
        <w:pStyle w:val="Code0"/>
        <w:spacing w:before="0" w:after="0"/>
      </w:pPr>
      <w:r w:rsidRPr="0E680CB1">
        <w:rPr>
          <w:szCs w:val="18"/>
        </w:rPr>
        <w:t xml:space="preserve">    &lt;EventList&gt;</w:t>
      </w:r>
    </w:p>
    <w:p w:rsidR="00BE6FAB" w:rsidP="00BE6FAB" w:rsidRDefault="00BE6FAB" w14:paraId="06AC9B08" w14:textId="77777777">
      <w:pPr>
        <w:pStyle w:val="Code0"/>
        <w:spacing w:before="0" w:after="0"/>
      </w:pPr>
      <w:r>
        <w:t xml:space="preserve">      &lt;ObjectEvent&gt;</w:t>
      </w:r>
    </w:p>
    <w:p w:rsidR="00BE6FAB" w:rsidP="00BE6FAB" w:rsidRDefault="00BE6FAB" w14:paraId="26C42C64" w14:textId="77777777">
      <w:pPr>
        <w:pStyle w:val="Code0"/>
        <w:spacing w:before="0" w:after="0"/>
        <w:ind w:left="720"/>
      </w:pPr>
      <w:r w:rsidRPr="003E0FDD">
        <w:rPr>
          <w:rFonts w:eastAsia="Consolas" w:cs="Consolas"/>
          <w:color w:val="1C2833"/>
        </w:rPr>
        <w:t>&lt;eventID&gt;urn:uuid:3e9b1a7d-5c4f-42a8-9e6b-1d0f2a3b4c5e&lt;/eventID&gt;</w:t>
      </w:r>
      <w:r w:rsidRPr="0E680CB1">
        <w:rPr>
          <w:szCs w:val="18"/>
        </w:rPr>
        <w:t xml:space="preserve">        &lt;eventTime&gt;2026-01-25T09:00:00.000Z&lt;/eventTime&gt;</w:t>
      </w:r>
    </w:p>
    <w:p w:rsidR="00BE6FAB" w:rsidP="00BE6FAB" w:rsidRDefault="00BE6FAB" w14:paraId="4EE7D1CB" w14:textId="77777777">
      <w:pPr>
        <w:pStyle w:val="Code0"/>
        <w:spacing w:before="0" w:after="0"/>
      </w:pPr>
      <w:r w:rsidRPr="0E680CB1">
        <w:rPr>
          <w:szCs w:val="18"/>
        </w:rPr>
        <w:t xml:space="preserve">        &lt;eventTimeZoneOffset&gt;+03:00&lt;/eventTimeZoneOffset&gt;</w:t>
      </w:r>
    </w:p>
    <w:p w:rsidR="00BE6FAB" w:rsidP="00BE6FAB" w:rsidRDefault="00BE6FAB" w14:paraId="2E682DF1" w14:textId="77777777">
      <w:pPr>
        <w:pStyle w:val="Code0"/>
        <w:spacing w:before="0" w:after="0"/>
      </w:pPr>
      <w:r w:rsidRPr="0E680CB1">
        <w:rPr>
          <w:szCs w:val="18"/>
        </w:rPr>
        <w:t xml:space="preserve">        &lt;epcList&gt;</w:t>
      </w:r>
    </w:p>
    <w:p w:rsidR="00BE6FAB" w:rsidP="00BE6FAB" w:rsidRDefault="00BE6FAB" w14:paraId="6DB73E2E" w14:textId="77777777">
      <w:pPr>
        <w:pStyle w:val="Code0"/>
        <w:spacing w:before="0" w:after="0"/>
      </w:pPr>
      <w:r w:rsidRPr="0E680CB1">
        <w:rPr>
          <w:szCs w:val="18"/>
        </w:rPr>
        <w:t xml:space="preserve">          &lt;epc&gt;urn:epc:id:sscc:0123456.0000000020&lt;/epc&gt;</w:t>
      </w:r>
    </w:p>
    <w:p w:rsidR="00BE6FAB" w:rsidP="00BE6FAB" w:rsidRDefault="00BE6FAB" w14:paraId="29D95D6E" w14:textId="77777777">
      <w:pPr>
        <w:pStyle w:val="Code0"/>
        <w:spacing w:before="0" w:after="0"/>
      </w:pPr>
      <w:r w:rsidRPr="0E680CB1">
        <w:rPr>
          <w:szCs w:val="18"/>
        </w:rPr>
        <w:t xml:space="preserve">        &lt;/epcList&gt;</w:t>
      </w:r>
    </w:p>
    <w:p w:rsidR="00BE6FAB" w:rsidP="00BE6FAB" w:rsidRDefault="00BE6FAB" w14:paraId="12E1FC09" w14:textId="77777777">
      <w:pPr>
        <w:pStyle w:val="Code0"/>
        <w:spacing w:before="0" w:after="0"/>
      </w:pPr>
      <w:r>
        <w:t xml:space="preserve">        &lt;action&gt;OBSERVE&lt;/action&gt;</w:t>
      </w:r>
    </w:p>
    <w:p w:rsidR="00BE6FAB" w:rsidP="00BE6FAB" w:rsidRDefault="00BE6FAB" w14:paraId="028EAC28" w14:textId="77777777">
      <w:pPr>
        <w:pStyle w:val="Code0"/>
        <w:spacing w:before="0" w:after="0"/>
      </w:pPr>
      <w:r w:rsidRPr="0E680CB1">
        <w:rPr>
          <w:szCs w:val="18"/>
        </w:rPr>
        <w:t xml:space="preserve">        &lt;bizStep&gt;urn:epcglobal:cbv:bizstep:receiving&lt;/bizStep&gt;</w:t>
      </w:r>
    </w:p>
    <w:p w:rsidR="00BE6FAB" w:rsidP="00BE6FAB" w:rsidRDefault="00BE6FAB" w14:paraId="366F2790" w14:textId="77777777">
      <w:pPr>
        <w:pStyle w:val="Code0"/>
        <w:spacing w:before="0" w:after="0"/>
      </w:pPr>
      <w:r w:rsidRPr="0E680CB1">
        <w:rPr>
          <w:szCs w:val="18"/>
        </w:rPr>
        <w:t xml:space="preserve">        &lt;disposition&gt;urn:epcglobal:cbv:disp:active&lt;/disposition&gt;</w:t>
      </w:r>
    </w:p>
    <w:p w:rsidR="00BE6FAB" w:rsidP="00BE6FAB" w:rsidRDefault="00BE6FAB" w14:paraId="614D9F85" w14:textId="77777777">
      <w:pPr>
        <w:pStyle w:val="Code0"/>
        <w:spacing w:before="0" w:after="0"/>
      </w:pPr>
      <w:r w:rsidRPr="0E680CB1">
        <w:rPr>
          <w:szCs w:val="18"/>
        </w:rPr>
        <w:t xml:space="preserve">        &lt;readPoint&gt;</w:t>
      </w:r>
    </w:p>
    <w:p w:rsidR="00BE6FAB" w:rsidP="00BE6FAB" w:rsidRDefault="00BE6FAB" w14:paraId="79EDAAD9" w14:textId="77777777">
      <w:pPr>
        <w:pStyle w:val="Code0"/>
        <w:spacing w:before="0" w:after="0"/>
      </w:pPr>
      <w:r w:rsidRPr="0E680CB1">
        <w:rPr>
          <w:szCs w:val="18"/>
        </w:rPr>
        <w:t xml:space="preserve">          &lt;id&gt;urn:epc:id:sgln:0123456.77777.0&lt;/id&gt;</w:t>
      </w:r>
    </w:p>
    <w:p w:rsidR="00BE6FAB" w:rsidP="00BE6FAB" w:rsidRDefault="00BE6FAB" w14:paraId="2DC03880" w14:textId="77777777">
      <w:pPr>
        <w:pStyle w:val="Code0"/>
        <w:spacing w:before="0" w:after="0"/>
      </w:pPr>
      <w:r w:rsidRPr="0E680CB1">
        <w:rPr>
          <w:szCs w:val="18"/>
        </w:rPr>
        <w:t xml:space="preserve">        &lt;/readPoint&gt;</w:t>
      </w:r>
    </w:p>
    <w:p w:rsidR="00BE6FAB" w:rsidP="00BE6FAB" w:rsidRDefault="00BE6FAB" w14:paraId="42444F1B" w14:textId="77777777">
      <w:pPr>
        <w:pStyle w:val="Code0"/>
        <w:spacing w:before="0" w:after="0"/>
      </w:pPr>
      <w:r w:rsidRPr="0E680CB1">
        <w:rPr>
          <w:szCs w:val="18"/>
        </w:rPr>
        <w:t xml:space="preserve">        &lt;bizLocation&gt;</w:t>
      </w:r>
    </w:p>
    <w:p w:rsidR="00BE6FAB" w:rsidP="00BE6FAB" w:rsidRDefault="00BE6FAB" w14:paraId="519B9906" w14:textId="77777777">
      <w:pPr>
        <w:pStyle w:val="Code0"/>
        <w:spacing w:before="0" w:after="0"/>
      </w:pPr>
      <w:r w:rsidRPr="0E680CB1">
        <w:rPr>
          <w:szCs w:val="18"/>
        </w:rPr>
        <w:t xml:space="preserve">          &lt;id&gt;urn:epc:id:sgln:0123456.77777.0&lt;/id&gt;</w:t>
      </w:r>
    </w:p>
    <w:p w:rsidR="00BE6FAB" w:rsidP="00BE6FAB" w:rsidRDefault="00BE6FAB" w14:paraId="594A4954" w14:textId="77777777">
      <w:pPr>
        <w:pStyle w:val="Code0"/>
        <w:spacing w:before="0" w:after="0"/>
      </w:pPr>
      <w:r w:rsidRPr="0E680CB1">
        <w:rPr>
          <w:szCs w:val="18"/>
        </w:rPr>
        <w:t xml:space="preserve">        &lt;/bizLocation&gt;</w:t>
      </w:r>
    </w:p>
    <w:p w:rsidR="00BE6FAB" w:rsidP="00BE6FAB" w:rsidRDefault="00BE6FAB" w14:paraId="11EC06AB" w14:textId="77777777">
      <w:pPr>
        <w:pStyle w:val="Code0"/>
        <w:spacing w:before="0" w:after="0"/>
      </w:pPr>
      <w:r w:rsidRPr="0E680CB1">
        <w:rPr>
          <w:szCs w:val="18"/>
        </w:rPr>
        <w:t xml:space="preserve">        &lt;bizTransactionList&gt;</w:t>
      </w:r>
    </w:p>
    <w:p w:rsidR="00BE6FAB" w:rsidP="00BE6FAB" w:rsidRDefault="00BE6FAB" w14:paraId="26C877DC" w14:textId="77777777">
      <w:pPr>
        <w:pStyle w:val="Code0"/>
        <w:spacing w:before="0" w:after="0"/>
      </w:pPr>
      <w:r>
        <w:t xml:space="preserve">          &lt;bizTransaction type="urn:epcglobal:cbv:btt:recadv"&gt;</w:t>
      </w:r>
    </w:p>
    <w:p w:rsidR="00BE6FAB" w:rsidP="00BE6FAB" w:rsidRDefault="00BE6FAB" w14:paraId="73AAED10" w14:textId="77777777">
      <w:pPr>
        <w:pStyle w:val="Code0"/>
        <w:spacing w:before="0" w:after="0"/>
      </w:pPr>
      <w:r w:rsidRPr="0E680CB1">
        <w:rPr>
          <w:szCs w:val="18"/>
        </w:rPr>
        <w:t xml:space="preserve">            urn:epcglobal:cbv:bt:0123456:GR789</w:t>
      </w:r>
    </w:p>
    <w:p w:rsidR="00BE6FAB" w:rsidP="00BE6FAB" w:rsidRDefault="00BE6FAB" w14:paraId="7F557D37" w14:textId="77777777">
      <w:pPr>
        <w:pStyle w:val="Code0"/>
        <w:spacing w:before="0" w:after="0"/>
      </w:pPr>
      <w:r w:rsidRPr="0E680CB1">
        <w:rPr>
          <w:szCs w:val="18"/>
        </w:rPr>
        <w:t xml:space="preserve">          &lt;/bizTransaction&gt;</w:t>
      </w:r>
    </w:p>
    <w:p w:rsidR="00BE6FAB" w:rsidP="00BE6FAB" w:rsidRDefault="00BE6FAB" w14:paraId="0DB1914F" w14:textId="77777777">
      <w:pPr>
        <w:pStyle w:val="Code0"/>
        <w:spacing w:before="0" w:after="0"/>
      </w:pPr>
      <w:r w:rsidRPr="0E680CB1">
        <w:rPr>
          <w:szCs w:val="18"/>
        </w:rPr>
        <w:t xml:space="preserve">        &lt;/bizTransactionList&gt;</w:t>
      </w:r>
    </w:p>
    <w:p w:rsidR="00BE6FAB" w:rsidP="00BE6FAB" w:rsidRDefault="00BE6FAB" w14:paraId="70202D95" w14:textId="77777777">
      <w:pPr>
        <w:pStyle w:val="Code0"/>
        <w:spacing w:before="0" w:after="0"/>
      </w:pPr>
      <w:r>
        <w:t xml:space="preserve">        &lt;extension&gt;</w:t>
      </w:r>
    </w:p>
    <w:p w:rsidR="00BE6FAB" w:rsidP="00BE6FAB" w:rsidRDefault="00BE6FAB" w14:paraId="1D819B93" w14:textId="77777777">
      <w:pPr>
        <w:pStyle w:val="Code0"/>
        <w:spacing w:before="0" w:after="0"/>
      </w:pPr>
      <w:r w:rsidRPr="0E680CB1">
        <w:rPr>
          <w:szCs w:val="18"/>
        </w:rPr>
        <w:t xml:space="preserve">          &lt;sourceList&gt;</w:t>
      </w:r>
    </w:p>
    <w:p w:rsidR="00BE6FAB" w:rsidP="00BE6FAB" w:rsidRDefault="00BE6FAB" w14:paraId="103A265B" w14:textId="77777777">
      <w:pPr>
        <w:pStyle w:val="Code0"/>
        <w:spacing w:before="0" w:after="0"/>
      </w:pPr>
      <w:r>
        <w:t xml:space="preserve">            &lt;source type="urn:epcglobal:cbv:sdt:owning_party"&gt;</w:t>
      </w:r>
    </w:p>
    <w:p w:rsidR="00BE6FAB" w:rsidP="00BE6FAB" w:rsidRDefault="00BE6FAB" w14:paraId="21DE1D45" w14:textId="77777777">
      <w:pPr>
        <w:pStyle w:val="Code0"/>
        <w:spacing w:before="0" w:after="0"/>
      </w:pPr>
      <w:r w:rsidRPr="0E680CB1">
        <w:rPr>
          <w:szCs w:val="18"/>
        </w:rPr>
        <w:t xml:space="preserve">              urn:epc:id:sgln:0123456.22222.0</w:t>
      </w:r>
    </w:p>
    <w:p w:rsidR="00BE6FAB" w:rsidP="00BE6FAB" w:rsidRDefault="00BE6FAB" w14:paraId="611599FC" w14:textId="77777777">
      <w:pPr>
        <w:pStyle w:val="Code0"/>
        <w:spacing w:before="0" w:after="0"/>
      </w:pPr>
      <w:r>
        <w:t xml:space="preserve">            &lt;/source&gt;</w:t>
      </w:r>
    </w:p>
    <w:p w:rsidR="00BE6FAB" w:rsidP="00BE6FAB" w:rsidRDefault="00BE6FAB" w14:paraId="14C1420D" w14:textId="77777777">
      <w:pPr>
        <w:pStyle w:val="Code0"/>
        <w:spacing w:before="0" w:after="0"/>
      </w:pPr>
      <w:r w:rsidRPr="0E680CB1">
        <w:rPr>
          <w:szCs w:val="18"/>
        </w:rPr>
        <w:t xml:space="preserve">          &lt;/sourceList&gt;</w:t>
      </w:r>
    </w:p>
    <w:p w:rsidR="00BE6FAB" w:rsidP="00BE6FAB" w:rsidRDefault="00BE6FAB" w14:paraId="550F969B" w14:textId="77777777">
      <w:pPr>
        <w:pStyle w:val="Code0"/>
        <w:spacing w:before="0" w:after="0"/>
      </w:pPr>
      <w:r w:rsidRPr="0E680CB1">
        <w:rPr>
          <w:szCs w:val="18"/>
        </w:rPr>
        <w:t xml:space="preserve">          &lt;destinationList&gt;</w:t>
      </w:r>
    </w:p>
    <w:p w:rsidR="00BE6FAB" w:rsidP="00BE6FAB" w:rsidRDefault="00BE6FAB" w14:paraId="5211A6C1" w14:textId="77777777">
      <w:pPr>
        <w:pStyle w:val="Code0"/>
        <w:spacing w:before="0" w:after="0"/>
      </w:pPr>
      <w:r>
        <w:t xml:space="preserve">            &lt;destination type="urn:epcglobal:cbv:sdt:owning_party"&gt;</w:t>
      </w:r>
    </w:p>
    <w:p w:rsidR="00BE6FAB" w:rsidP="00BE6FAB" w:rsidRDefault="00BE6FAB" w14:paraId="0A3709EA" w14:textId="77777777">
      <w:pPr>
        <w:pStyle w:val="Code0"/>
        <w:spacing w:before="0" w:after="0"/>
      </w:pPr>
      <w:r w:rsidRPr="0E680CB1">
        <w:rPr>
          <w:szCs w:val="18"/>
        </w:rPr>
        <w:t xml:space="preserve">              urn:epc:id:sgln:0123456.77777.0</w:t>
      </w:r>
    </w:p>
    <w:p w:rsidR="00BE6FAB" w:rsidP="00BE6FAB" w:rsidRDefault="00BE6FAB" w14:paraId="7C841AA4" w14:textId="77777777">
      <w:pPr>
        <w:pStyle w:val="Code0"/>
        <w:spacing w:before="0" w:after="0"/>
      </w:pPr>
      <w:r>
        <w:t xml:space="preserve">            &lt;/destination&gt;</w:t>
      </w:r>
    </w:p>
    <w:p w:rsidR="00BE6FAB" w:rsidP="00BE6FAB" w:rsidRDefault="00BE6FAB" w14:paraId="72FEEE1A" w14:textId="77777777">
      <w:pPr>
        <w:pStyle w:val="Code0"/>
        <w:spacing w:before="0" w:after="0"/>
      </w:pPr>
      <w:r w:rsidRPr="0E680CB1">
        <w:rPr>
          <w:szCs w:val="18"/>
        </w:rPr>
        <w:t xml:space="preserve">          &lt;/destinationList&gt;</w:t>
      </w:r>
    </w:p>
    <w:p w:rsidR="00BE6FAB" w:rsidP="00BE6FAB" w:rsidRDefault="00BE6FAB" w14:paraId="39014445" w14:textId="77777777">
      <w:pPr>
        <w:pStyle w:val="Code0"/>
        <w:spacing w:before="0" w:after="0"/>
      </w:pPr>
      <w:r>
        <w:t xml:space="preserve">        &lt;/extension&gt;</w:t>
      </w:r>
    </w:p>
    <w:p w:rsidR="00BE6FAB" w:rsidP="00BE6FAB" w:rsidRDefault="00BE6FAB" w14:paraId="00A4E968" w14:textId="77777777">
      <w:pPr>
        <w:pStyle w:val="Code0"/>
        <w:spacing w:before="0" w:after="0"/>
      </w:pPr>
      <w:r w:rsidRPr="0E680CB1">
        <w:rPr>
          <w:szCs w:val="18"/>
        </w:rPr>
        <w:t xml:space="preserve">      &lt;/ObjectEvent&gt;</w:t>
      </w:r>
    </w:p>
    <w:p w:rsidR="00BE6FAB" w:rsidP="00BE6FAB" w:rsidRDefault="00BE6FAB" w14:paraId="519AE231" w14:textId="77777777">
      <w:pPr>
        <w:pStyle w:val="Code0"/>
        <w:spacing w:before="0" w:after="0"/>
      </w:pPr>
      <w:r w:rsidRPr="0E680CB1">
        <w:rPr>
          <w:szCs w:val="18"/>
        </w:rPr>
        <w:t xml:space="preserve">    &lt;/EventList&gt;</w:t>
      </w:r>
    </w:p>
    <w:p w:rsidR="00BE6FAB" w:rsidP="00BE6FAB" w:rsidRDefault="00BE6FAB" w14:paraId="3DE46079" w14:textId="77777777">
      <w:pPr>
        <w:pStyle w:val="Code0"/>
        <w:spacing w:before="0" w:after="0"/>
      </w:pPr>
      <w:r w:rsidRPr="0E680CB1">
        <w:rPr>
          <w:szCs w:val="18"/>
        </w:rPr>
        <w:t xml:space="preserve">  &lt;/EPCISBody&gt;</w:t>
      </w:r>
    </w:p>
    <w:p w:rsidR="00BE6FAB" w:rsidP="00BE6FAB" w:rsidRDefault="00BE6FAB" w14:paraId="7D55CBC2" w14:textId="77777777">
      <w:pPr>
        <w:pStyle w:val="Code0"/>
        <w:spacing w:before="0" w:after="0"/>
      </w:pPr>
      <w:r w:rsidRPr="0E680CB1">
        <w:rPr>
          <w:szCs w:val="18"/>
        </w:rPr>
        <w:t>&lt;/epcis:EPCISDocument&gt;</w:t>
      </w:r>
    </w:p>
    <w:p w:rsidR="00BE6FAB" w:rsidP="00BE6FAB" w:rsidRDefault="00BE6FAB" w14:paraId="5F76CE75" w14:textId="77777777">
      <w:pPr>
        <w:pBdr>
          <w:bottom w:val="single" w:color="BBDEFB" w:sz="4" w:space="0"/>
        </w:pBdr>
        <w:shd w:val="clear" w:color="auto" w:fill="F5F5F5"/>
      </w:pPr>
    </w:p>
    <w:p w:rsidR="00BE6FAB" w:rsidP="00BE6FAB" w:rsidRDefault="00BE6FAB" w14:paraId="6BDB3771" w14:textId="77777777">
      <w:pPr>
        <w:pStyle w:val="Heading4"/>
      </w:pPr>
      <w:r>
        <w:t>EPCIS 2.0 JSON-LD</w:t>
      </w:r>
    </w:p>
    <w:p w:rsidR="00BE6FAB" w:rsidP="00BE6FAB" w:rsidRDefault="00BE6FAB" w14:paraId="53EADB31" w14:textId="77777777">
      <w:pPr>
        <w:pStyle w:val="Code0"/>
        <w:spacing w:before="0" w:after="0"/>
        <w:rPr>
          <w:rFonts w:eastAsia="Consolas" w:cs="Consolas"/>
        </w:rPr>
      </w:pPr>
      <w:r>
        <w:t>{</w:t>
      </w:r>
    </w:p>
    <w:p w:rsidR="00BE6FAB" w:rsidP="00BE6FAB" w:rsidRDefault="00BE6FAB" w14:paraId="73E7CB6D" w14:textId="77777777">
      <w:pPr>
        <w:pStyle w:val="Code0"/>
        <w:spacing w:before="0" w:after="0"/>
        <w:rPr>
          <w:rFonts w:eastAsia="Consolas" w:cs="Consolas"/>
        </w:rPr>
      </w:pPr>
      <w:r>
        <w:t xml:space="preserve">  "@context": [</w:t>
      </w:r>
    </w:p>
    <w:p w:rsidR="00BE6FAB" w:rsidP="00BE6FAB" w:rsidRDefault="00BE6FAB" w14:paraId="1E7412A1" w14:textId="77777777">
      <w:pPr>
        <w:pStyle w:val="Code0"/>
        <w:spacing w:before="0" w:after="0"/>
        <w:rPr>
          <w:rFonts w:eastAsia="Consolas" w:cs="Consolas"/>
        </w:rPr>
      </w:pPr>
      <w:r>
        <w:t xml:space="preserve">    "https://ref.gs1.org/standards/epcis/epcis-context.jsonld"</w:t>
      </w:r>
    </w:p>
    <w:p w:rsidR="00BE6FAB" w:rsidP="00BE6FAB" w:rsidRDefault="00BE6FAB" w14:paraId="65FB720B" w14:textId="77777777">
      <w:pPr>
        <w:pStyle w:val="Code0"/>
        <w:spacing w:before="0" w:after="0"/>
        <w:rPr>
          <w:rFonts w:eastAsia="Consolas" w:cs="Consolas"/>
        </w:rPr>
      </w:pPr>
      <w:r>
        <w:t xml:space="preserve">  ],</w:t>
      </w:r>
    </w:p>
    <w:p w:rsidR="00BE6FAB" w:rsidP="00BE6FAB" w:rsidRDefault="00BE6FAB" w14:paraId="7A52FBBD" w14:textId="77777777">
      <w:pPr>
        <w:pStyle w:val="Code0"/>
        <w:spacing w:before="0" w:after="0"/>
        <w:rPr>
          <w:rFonts w:eastAsia="Consolas" w:cs="Consolas"/>
        </w:rPr>
      </w:pPr>
      <w:r>
        <w:t xml:space="preserve">  "type": "EPCISDocument",</w:t>
      </w:r>
    </w:p>
    <w:p w:rsidR="00BE6FAB" w:rsidP="00BE6FAB" w:rsidRDefault="00BE6FAB" w14:paraId="5C908981" w14:textId="77777777">
      <w:pPr>
        <w:pStyle w:val="Code0"/>
        <w:spacing w:before="0" w:after="0"/>
        <w:rPr>
          <w:rFonts w:eastAsia="Consolas" w:cs="Consolas"/>
        </w:rPr>
      </w:pPr>
      <w:r>
        <w:t xml:space="preserve">  "schemaVersion": "2.0",</w:t>
      </w:r>
    </w:p>
    <w:p w:rsidR="00BE6FAB" w:rsidP="00BE6FAB" w:rsidRDefault="00BE6FAB" w14:paraId="2FF7FFD8" w14:textId="77777777">
      <w:pPr>
        <w:pStyle w:val="Code0"/>
        <w:spacing w:before="0" w:after="0"/>
        <w:rPr>
          <w:rFonts w:eastAsia="Consolas" w:cs="Consolas"/>
        </w:rPr>
      </w:pPr>
      <w:r>
        <w:t xml:space="preserve">  "creationDate": "2026-01-25T06:00:00.000Z",</w:t>
      </w:r>
    </w:p>
    <w:p w:rsidR="00BE6FAB" w:rsidP="00BE6FAB" w:rsidRDefault="00BE6FAB" w14:paraId="581EBD1C" w14:textId="77777777">
      <w:pPr>
        <w:pStyle w:val="Code0"/>
        <w:spacing w:before="0" w:after="0"/>
        <w:rPr>
          <w:rFonts w:eastAsia="Consolas" w:cs="Consolas"/>
        </w:rPr>
      </w:pPr>
      <w:r>
        <w:t xml:space="preserve">  "epcisBody": {</w:t>
      </w:r>
    </w:p>
    <w:p w:rsidR="00BE6FAB" w:rsidP="00BE6FAB" w:rsidRDefault="00BE6FAB" w14:paraId="2E49CB7E" w14:textId="77777777">
      <w:pPr>
        <w:pStyle w:val="Code0"/>
        <w:spacing w:before="0" w:after="0"/>
        <w:rPr>
          <w:rFonts w:eastAsia="Consolas" w:cs="Consolas"/>
        </w:rPr>
      </w:pPr>
      <w:r>
        <w:t xml:space="preserve">    "eventList": [</w:t>
      </w:r>
    </w:p>
    <w:p w:rsidR="00BE6FAB" w:rsidP="00BE6FAB" w:rsidRDefault="00BE6FAB" w14:paraId="60105EF6" w14:textId="77777777">
      <w:pPr>
        <w:pStyle w:val="Code0"/>
        <w:spacing w:before="0" w:after="0"/>
        <w:rPr>
          <w:rFonts w:eastAsia="Consolas" w:cs="Consolas"/>
        </w:rPr>
      </w:pPr>
      <w:r>
        <w:t xml:space="preserve">      {</w:t>
      </w:r>
    </w:p>
    <w:p w:rsidR="00BE6FAB" w:rsidP="00BE6FAB" w:rsidRDefault="00BE6FAB" w14:paraId="6F17FA6D" w14:textId="77777777">
      <w:pPr>
        <w:pStyle w:val="Code0"/>
        <w:spacing w:before="0" w:after="0"/>
        <w:rPr>
          <w:rFonts w:eastAsia="Consolas" w:cs="Consolas"/>
        </w:rPr>
      </w:pPr>
      <w:r>
        <w:t xml:space="preserve">        "type": "ObjectEvent",</w:t>
      </w:r>
    </w:p>
    <w:p w:rsidR="00BE6FAB" w:rsidP="00BE6FAB" w:rsidRDefault="00BE6FAB" w14:paraId="05EF197E" w14:textId="77777777">
      <w:pPr>
        <w:pStyle w:val="Code0"/>
        <w:spacing w:before="0" w:after="0"/>
        <w:rPr>
          <w:rFonts w:eastAsia="Consolas" w:cs="Consolas"/>
        </w:rPr>
      </w:pPr>
      <w:r>
        <w:t xml:space="preserve"> </w:t>
      </w:r>
      <w:r>
        <w:tab/>
      </w:r>
      <w:r>
        <w:t xml:space="preserve"> "eventID": "urn:uuid:3e9b1a7d-5c4f-42a8-9e6b-1d0f2a3b4c5e",</w:t>
      </w:r>
    </w:p>
    <w:p w:rsidR="00BE6FAB" w:rsidP="00BE6FAB" w:rsidRDefault="00BE6FAB" w14:paraId="40B1ADD9" w14:textId="77777777">
      <w:pPr>
        <w:pStyle w:val="Code0"/>
        <w:spacing w:before="0" w:after="0"/>
        <w:rPr>
          <w:rFonts w:eastAsia="Consolas" w:cs="Consolas"/>
        </w:rPr>
      </w:pPr>
      <w:r>
        <w:t xml:space="preserve">        "eventTime": "2026-01-25T06:00:00.000Z",</w:t>
      </w:r>
    </w:p>
    <w:p w:rsidR="00BE6FAB" w:rsidP="00BE6FAB" w:rsidRDefault="00BE6FAB" w14:paraId="7B6724B6" w14:textId="77777777">
      <w:pPr>
        <w:pStyle w:val="Code0"/>
        <w:spacing w:before="0" w:after="0"/>
        <w:rPr>
          <w:rFonts w:eastAsia="Consolas" w:cs="Consolas"/>
        </w:rPr>
      </w:pPr>
      <w:r>
        <w:t xml:space="preserve">        "eventTimeZoneOffset": "+03:00",</w:t>
      </w:r>
    </w:p>
    <w:p w:rsidR="00BE6FAB" w:rsidP="00BE6FAB" w:rsidRDefault="00BE6FAB" w14:paraId="3EF853E0" w14:textId="77777777">
      <w:pPr>
        <w:pStyle w:val="Code0"/>
        <w:spacing w:before="0" w:after="0"/>
        <w:rPr>
          <w:rFonts w:eastAsia="Consolas" w:cs="Consolas"/>
        </w:rPr>
      </w:pPr>
      <w:r>
        <w:t xml:space="preserve">        "epcList": [</w:t>
      </w:r>
    </w:p>
    <w:p w:rsidR="00BE6FAB" w:rsidP="00BE6FAB" w:rsidRDefault="00BE6FAB" w14:paraId="57B698A8" w14:textId="77777777">
      <w:pPr>
        <w:pStyle w:val="Code0"/>
        <w:spacing w:before="0" w:after="0"/>
        <w:rPr>
          <w:rFonts w:eastAsia="Consolas" w:cs="Consolas"/>
        </w:rPr>
      </w:pPr>
      <w:r>
        <w:t xml:space="preserve">          "urn:epc:id:sscc:0123456.0000000020"</w:t>
      </w:r>
    </w:p>
    <w:p w:rsidR="00BE6FAB" w:rsidP="00BE6FAB" w:rsidRDefault="00BE6FAB" w14:paraId="130B4E89" w14:textId="77777777">
      <w:pPr>
        <w:pStyle w:val="Code0"/>
        <w:spacing w:before="0" w:after="0"/>
        <w:rPr>
          <w:rFonts w:eastAsia="Consolas" w:cs="Consolas"/>
        </w:rPr>
      </w:pPr>
      <w:r>
        <w:t xml:space="preserve">        ],</w:t>
      </w:r>
    </w:p>
    <w:p w:rsidR="00BE6FAB" w:rsidP="00BE6FAB" w:rsidRDefault="00BE6FAB" w14:paraId="33D087A8" w14:textId="77777777">
      <w:pPr>
        <w:pStyle w:val="Code0"/>
        <w:spacing w:before="0" w:after="0"/>
        <w:rPr>
          <w:rFonts w:eastAsia="Consolas" w:cs="Consolas"/>
        </w:rPr>
      </w:pPr>
      <w:r>
        <w:t xml:space="preserve">        "action": "OBSERVE",</w:t>
      </w:r>
    </w:p>
    <w:p w:rsidR="00BE6FAB" w:rsidP="00BE6FAB" w:rsidRDefault="00BE6FAB" w14:paraId="61F1001C" w14:textId="77777777">
      <w:pPr>
        <w:pStyle w:val="Code0"/>
        <w:spacing w:before="0" w:after="0"/>
        <w:rPr>
          <w:rFonts w:eastAsia="Consolas" w:cs="Consolas"/>
        </w:rPr>
      </w:pPr>
      <w:r>
        <w:t xml:space="preserve">        "bizStep": "receiving",</w:t>
      </w:r>
    </w:p>
    <w:p w:rsidR="00BE6FAB" w:rsidP="00BE6FAB" w:rsidRDefault="00BE6FAB" w14:paraId="759E2855" w14:textId="77777777">
      <w:pPr>
        <w:pStyle w:val="Code0"/>
        <w:spacing w:before="0" w:after="0"/>
        <w:rPr>
          <w:rFonts w:eastAsia="Consolas" w:cs="Consolas"/>
        </w:rPr>
      </w:pPr>
      <w:r>
        <w:t xml:space="preserve">        "disposition": "active",</w:t>
      </w:r>
    </w:p>
    <w:p w:rsidR="00BE6FAB" w:rsidP="00BE6FAB" w:rsidRDefault="00BE6FAB" w14:paraId="4F7E2FE0" w14:textId="77777777">
      <w:pPr>
        <w:pStyle w:val="Code0"/>
        <w:spacing w:before="0" w:after="0"/>
        <w:rPr>
          <w:rFonts w:eastAsia="Consolas" w:cs="Consolas"/>
        </w:rPr>
      </w:pPr>
      <w:r>
        <w:t xml:space="preserve">        "readPoint": {</w:t>
      </w:r>
    </w:p>
    <w:p w:rsidR="00BE6FAB" w:rsidP="00BE6FAB" w:rsidRDefault="00BE6FAB" w14:paraId="36FF8CE7" w14:textId="77777777">
      <w:pPr>
        <w:pStyle w:val="Code0"/>
        <w:spacing w:before="0" w:after="0"/>
        <w:rPr>
          <w:rFonts w:eastAsia="Consolas" w:cs="Consolas"/>
        </w:rPr>
      </w:pPr>
      <w:r>
        <w:t xml:space="preserve">          "id": "urn:epc:id:sgln:0123456.77777.0"</w:t>
      </w:r>
    </w:p>
    <w:p w:rsidR="00BE6FAB" w:rsidP="00BE6FAB" w:rsidRDefault="00BE6FAB" w14:paraId="04CD3C4F" w14:textId="77777777">
      <w:pPr>
        <w:pStyle w:val="Code0"/>
        <w:spacing w:before="0" w:after="0"/>
        <w:rPr>
          <w:rFonts w:eastAsia="Consolas" w:cs="Consolas"/>
        </w:rPr>
      </w:pPr>
      <w:r>
        <w:t xml:space="preserve">        },</w:t>
      </w:r>
    </w:p>
    <w:p w:rsidR="00BE6FAB" w:rsidP="00BE6FAB" w:rsidRDefault="00BE6FAB" w14:paraId="508F53A0" w14:textId="77777777">
      <w:pPr>
        <w:pStyle w:val="Code0"/>
        <w:spacing w:before="0" w:after="0"/>
        <w:rPr>
          <w:rFonts w:eastAsia="Consolas" w:cs="Consolas"/>
        </w:rPr>
      </w:pPr>
      <w:r>
        <w:t xml:space="preserve">        "bizLocation": {</w:t>
      </w:r>
    </w:p>
    <w:p w:rsidR="00BE6FAB" w:rsidP="00BE6FAB" w:rsidRDefault="00BE6FAB" w14:paraId="2588126B" w14:textId="77777777">
      <w:pPr>
        <w:pStyle w:val="Code0"/>
        <w:spacing w:before="0" w:after="0"/>
        <w:rPr>
          <w:rFonts w:eastAsia="Consolas" w:cs="Consolas"/>
        </w:rPr>
      </w:pPr>
      <w:r>
        <w:t xml:space="preserve">          "id": "urn:epc:id:sgln:0123456.77777.0"</w:t>
      </w:r>
    </w:p>
    <w:p w:rsidR="00BE6FAB" w:rsidP="00BE6FAB" w:rsidRDefault="00BE6FAB" w14:paraId="70375EEC" w14:textId="77777777">
      <w:pPr>
        <w:pStyle w:val="Code0"/>
        <w:spacing w:before="0" w:after="0"/>
        <w:rPr>
          <w:rFonts w:eastAsia="Consolas" w:cs="Consolas"/>
        </w:rPr>
      </w:pPr>
      <w:r>
        <w:t xml:space="preserve">        },</w:t>
      </w:r>
    </w:p>
    <w:p w:rsidR="00BE6FAB" w:rsidP="00BE6FAB" w:rsidRDefault="00BE6FAB" w14:paraId="17416B96" w14:textId="77777777">
      <w:pPr>
        <w:pStyle w:val="Code0"/>
        <w:spacing w:before="0" w:after="0"/>
        <w:rPr>
          <w:rFonts w:eastAsia="Consolas" w:cs="Consolas"/>
        </w:rPr>
      </w:pPr>
      <w:r>
        <w:t xml:space="preserve">        "bizTransactionList": [</w:t>
      </w:r>
    </w:p>
    <w:p w:rsidR="00BE6FAB" w:rsidP="00BE6FAB" w:rsidRDefault="00BE6FAB" w14:paraId="43C92A0A" w14:textId="77777777">
      <w:pPr>
        <w:pStyle w:val="Code0"/>
        <w:spacing w:before="0" w:after="0"/>
        <w:rPr>
          <w:rFonts w:eastAsia="Consolas" w:cs="Consolas"/>
        </w:rPr>
      </w:pPr>
      <w:r>
        <w:t xml:space="preserve">          {</w:t>
      </w:r>
    </w:p>
    <w:p w:rsidR="00BE6FAB" w:rsidP="00BE6FAB" w:rsidRDefault="00BE6FAB" w14:paraId="175EA597" w14:textId="77777777">
      <w:pPr>
        <w:pStyle w:val="Code0"/>
        <w:spacing w:before="0" w:after="0"/>
        <w:rPr>
          <w:rFonts w:eastAsia="Consolas" w:cs="Consolas"/>
        </w:rPr>
      </w:pPr>
      <w:r>
        <w:t xml:space="preserve">            "type": "recadv",</w:t>
      </w:r>
    </w:p>
    <w:p w:rsidR="00BE6FAB" w:rsidP="00BE6FAB" w:rsidRDefault="00BE6FAB" w14:paraId="2503512C" w14:textId="77777777">
      <w:pPr>
        <w:pStyle w:val="Code0"/>
        <w:spacing w:before="0" w:after="0"/>
        <w:rPr>
          <w:rFonts w:eastAsia="Consolas" w:cs="Consolas"/>
        </w:rPr>
      </w:pPr>
      <w:r>
        <w:t xml:space="preserve">            "bizTransaction": "urn:epcglobal:cbv:bt:0123456:GR789"</w:t>
      </w:r>
    </w:p>
    <w:p w:rsidR="00BE6FAB" w:rsidP="00BE6FAB" w:rsidRDefault="00BE6FAB" w14:paraId="0B4DCB1F" w14:textId="77777777">
      <w:pPr>
        <w:pStyle w:val="Code0"/>
        <w:spacing w:before="0" w:after="0"/>
        <w:rPr>
          <w:rFonts w:eastAsia="Consolas" w:cs="Consolas"/>
        </w:rPr>
      </w:pPr>
      <w:r>
        <w:t xml:space="preserve">          }</w:t>
      </w:r>
    </w:p>
    <w:p w:rsidR="00BE6FAB" w:rsidP="00BE6FAB" w:rsidRDefault="00BE6FAB" w14:paraId="42761856" w14:textId="77777777">
      <w:pPr>
        <w:pStyle w:val="Code0"/>
        <w:spacing w:before="0" w:after="0"/>
        <w:rPr>
          <w:rFonts w:eastAsia="Consolas" w:cs="Consolas"/>
        </w:rPr>
      </w:pPr>
      <w:r>
        <w:t xml:space="preserve">        ],</w:t>
      </w:r>
    </w:p>
    <w:p w:rsidR="00BE6FAB" w:rsidP="00BE6FAB" w:rsidRDefault="00BE6FAB" w14:paraId="47907E4C" w14:textId="77777777">
      <w:pPr>
        <w:pStyle w:val="Code0"/>
        <w:spacing w:before="0" w:after="0"/>
        <w:rPr>
          <w:rFonts w:eastAsia="Consolas" w:cs="Consolas"/>
        </w:rPr>
      </w:pPr>
      <w:r>
        <w:t xml:space="preserve">        "sourceList": [</w:t>
      </w:r>
    </w:p>
    <w:p w:rsidR="00BE6FAB" w:rsidP="00BE6FAB" w:rsidRDefault="00BE6FAB" w14:paraId="0D4A0866" w14:textId="77777777">
      <w:pPr>
        <w:pStyle w:val="Code0"/>
        <w:spacing w:before="0" w:after="0"/>
        <w:rPr>
          <w:rFonts w:eastAsia="Consolas" w:cs="Consolas"/>
        </w:rPr>
      </w:pPr>
      <w:r>
        <w:t xml:space="preserve">          {</w:t>
      </w:r>
    </w:p>
    <w:p w:rsidR="00BE6FAB" w:rsidP="00BE6FAB" w:rsidRDefault="00BE6FAB" w14:paraId="6C30DBE9" w14:textId="77777777">
      <w:pPr>
        <w:pStyle w:val="Code0"/>
        <w:spacing w:before="0" w:after="0"/>
        <w:rPr>
          <w:rFonts w:eastAsia="Consolas" w:cs="Consolas"/>
        </w:rPr>
      </w:pPr>
      <w:r>
        <w:t xml:space="preserve">            "type": "owning_party",</w:t>
      </w:r>
    </w:p>
    <w:p w:rsidR="00BE6FAB" w:rsidP="00BE6FAB" w:rsidRDefault="00BE6FAB" w14:paraId="297175F4" w14:textId="77777777">
      <w:pPr>
        <w:pStyle w:val="Code0"/>
        <w:spacing w:before="0" w:after="0"/>
        <w:rPr>
          <w:rFonts w:eastAsia="Consolas" w:cs="Consolas"/>
        </w:rPr>
      </w:pPr>
      <w:r>
        <w:t xml:space="preserve">            "source": "urn:epc:id:sgln:0123456.22222.0"</w:t>
      </w:r>
    </w:p>
    <w:p w:rsidR="00BE6FAB" w:rsidP="00BE6FAB" w:rsidRDefault="00BE6FAB" w14:paraId="00C6D24F" w14:textId="77777777">
      <w:pPr>
        <w:pStyle w:val="Code0"/>
        <w:spacing w:before="0" w:after="0"/>
        <w:rPr>
          <w:rFonts w:eastAsia="Consolas" w:cs="Consolas"/>
        </w:rPr>
      </w:pPr>
      <w:r>
        <w:t xml:space="preserve">          }</w:t>
      </w:r>
    </w:p>
    <w:p w:rsidR="00BE6FAB" w:rsidP="00BE6FAB" w:rsidRDefault="00BE6FAB" w14:paraId="667ECACF" w14:textId="77777777">
      <w:pPr>
        <w:pStyle w:val="Code0"/>
        <w:spacing w:before="0" w:after="0"/>
        <w:rPr>
          <w:rFonts w:eastAsia="Consolas" w:cs="Consolas"/>
        </w:rPr>
      </w:pPr>
      <w:r>
        <w:t xml:space="preserve">        ],</w:t>
      </w:r>
    </w:p>
    <w:p w:rsidR="00BE6FAB" w:rsidP="00BE6FAB" w:rsidRDefault="00BE6FAB" w14:paraId="29374430" w14:textId="77777777">
      <w:pPr>
        <w:pStyle w:val="Code0"/>
        <w:spacing w:before="0" w:after="0"/>
        <w:rPr>
          <w:rFonts w:eastAsia="Consolas" w:cs="Consolas"/>
        </w:rPr>
      </w:pPr>
      <w:r>
        <w:t xml:space="preserve">        "destinationList": [</w:t>
      </w:r>
    </w:p>
    <w:p w:rsidR="00BE6FAB" w:rsidP="00BE6FAB" w:rsidRDefault="00BE6FAB" w14:paraId="483FB456" w14:textId="77777777">
      <w:pPr>
        <w:pStyle w:val="Code0"/>
        <w:spacing w:before="0" w:after="0"/>
        <w:rPr>
          <w:rFonts w:eastAsia="Consolas" w:cs="Consolas"/>
        </w:rPr>
      </w:pPr>
      <w:r>
        <w:t xml:space="preserve">          {</w:t>
      </w:r>
    </w:p>
    <w:p w:rsidR="00BE6FAB" w:rsidP="00BE6FAB" w:rsidRDefault="00BE6FAB" w14:paraId="4EF62B59" w14:textId="77777777">
      <w:pPr>
        <w:pStyle w:val="Code0"/>
        <w:spacing w:before="0" w:after="0"/>
        <w:rPr>
          <w:rFonts w:eastAsia="Consolas" w:cs="Consolas"/>
        </w:rPr>
      </w:pPr>
      <w:r>
        <w:t xml:space="preserve">            "type": "owning_party",</w:t>
      </w:r>
    </w:p>
    <w:p w:rsidR="00BE6FAB" w:rsidP="00BE6FAB" w:rsidRDefault="00BE6FAB" w14:paraId="54E9C295" w14:textId="77777777">
      <w:pPr>
        <w:pStyle w:val="Code0"/>
        <w:spacing w:before="0" w:after="0"/>
        <w:rPr>
          <w:rFonts w:eastAsia="Consolas" w:cs="Consolas"/>
        </w:rPr>
      </w:pPr>
      <w:r>
        <w:t xml:space="preserve">            "destination": "urn:epc:id:sgln:0123456.77777.0"</w:t>
      </w:r>
    </w:p>
    <w:p w:rsidR="00BE6FAB" w:rsidP="00BE6FAB" w:rsidRDefault="00BE6FAB" w14:paraId="26DAB263" w14:textId="77777777">
      <w:pPr>
        <w:pStyle w:val="Code0"/>
        <w:spacing w:before="0" w:after="0"/>
        <w:rPr>
          <w:rFonts w:eastAsia="Consolas" w:cs="Consolas"/>
        </w:rPr>
      </w:pPr>
      <w:r>
        <w:t xml:space="preserve">          }</w:t>
      </w:r>
    </w:p>
    <w:p w:rsidR="00BE6FAB" w:rsidP="00BE6FAB" w:rsidRDefault="00BE6FAB" w14:paraId="2EFA34CA" w14:textId="77777777">
      <w:pPr>
        <w:pStyle w:val="Code0"/>
        <w:spacing w:before="0" w:after="0"/>
        <w:rPr>
          <w:rFonts w:eastAsia="Consolas" w:cs="Consolas"/>
        </w:rPr>
      </w:pPr>
      <w:r>
        <w:t xml:space="preserve">        ]</w:t>
      </w:r>
    </w:p>
    <w:p w:rsidR="00BE6FAB" w:rsidP="00BE6FAB" w:rsidRDefault="00BE6FAB" w14:paraId="4FC80565" w14:textId="77777777">
      <w:pPr>
        <w:pStyle w:val="Code0"/>
        <w:spacing w:before="0" w:after="0"/>
        <w:rPr>
          <w:rFonts w:eastAsia="Consolas" w:cs="Consolas"/>
        </w:rPr>
      </w:pPr>
      <w:r>
        <w:t xml:space="preserve">      }</w:t>
      </w:r>
    </w:p>
    <w:p w:rsidR="00BE6FAB" w:rsidP="00BE6FAB" w:rsidRDefault="00BE6FAB" w14:paraId="4783CFA1" w14:textId="77777777">
      <w:pPr>
        <w:pStyle w:val="Code0"/>
        <w:spacing w:before="0" w:after="0"/>
        <w:rPr>
          <w:rFonts w:eastAsia="Consolas" w:cs="Consolas"/>
        </w:rPr>
      </w:pPr>
      <w:r>
        <w:t xml:space="preserve">    ]</w:t>
      </w:r>
    </w:p>
    <w:p w:rsidR="00BE6FAB" w:rsidP="00BE6FAB" w:rsidRDefault="00BE6FAB" w14:paraId="26C12875" w14:textId="77777777">
      <w:pPr>
        <w:pStyle w:val="Code0"/>
        <w:spacing w:before="0" w:after="0"/>
        <w:rPr>
          <w:rFonts w:eastAsia="Consolas" w:cs="Consolas"/>
        </w:rPr>
      </w:pPr>
      <w:r>
        <w:t xml:space="preserve">  }</w:t>
      </w:r>
    </w:p>
    <w:p w:rsidR="00BE6FAB" w:rsidP="00BE6FAB" w:rsidRDefault="00BE6FAB" w14:paraId="5B39E998" w14:textId="77777777">
      <w:pPr>
        <w:pStyle w:val="Code0"/>
        <w:spacing w:before="0" w:after="0"/>
        <w:rPr>
          <w:rFonts w:eastAsia="Consolas" w:cs="Consolas"/>
        </w:rPr>
      </w:pPr>
      <w:r>
        <w:t>}</w:t>
      </w:r>
    </w:p>
    <w:p w:rsidR="00BE6FAB" w:rsidP="00BE6FAB" w:rsidRDefault="00BE6FAB" w14:paraId="57C344EF" w14:textId="77777777">
      <w:pPr>
        <w:pStyle w:val="Heading3"/>
      </w:pPr>
      <w:bookmarkStart w:name="_Toc229417831" w:id="39"/>
      <w:r w:rsidRPr="0E680CB1">
        <w:t>3.3.2 Unpack (AggregationEvent - DELETE)</w:t>
      </w:r>
      <w:bookmarkEnd w:id="39"/>
    </w:p>
    <w:p w:rsidRPr="009F3CFC" w:rsidR="00BE6FAB" w:rsidP="00BE6FAB" w:rsidRDefault="00BE6FAB" w14:paraId="7938610F" w14:textId="77777777">
      <w:r>
        <w:rPr>
          <w:b/>
        </w:rPr>
        <w:t>Purpose:</w:t>
      </w:r>
      <w:r>
        <w:t xml:space="preserve">Facility unpacking items for storage or dispensing. </w:t>
      </w:r>
      <w:r w:rsidRPr="009F3CFC">
        <w:t xml:space="preserve">Disaggregate child items from a parent container </w:t>
      </w:r>
      <w:r>
        <w:t>-</w:t>
      </w:r>
      <w:r w:rsidRPr="009F3CFC">
        <w:t>typically to break down a received pallet or case for storage, picking, or dispensing.</w:t>
      </w:r>
    </w:p>
    <w:p w:rsidRPr="009F3CFC" w:rsidR="00BE6FAB" w:rsidP="00BE6FAB" w:rsidRDefault="00BE6FAB" w14:paraId="02F06D4C" w14:textId="77777777">
      <w:r w:rsidRPr="009F3CFC">
        <w:rPr>
          <w:b/>
          <w:bCs/>
        </w:rPr>
        <w:t>Event Type:</w:t>
      </w:r>
      <w:r w:rsidRPr="009F3CFC">
        <w:t> AggregationEvent</w:t>
      </w:r>
    </w:p>
    <w:p w:rsidRPr="009F3CFC" w:rsidR="00BE6FAB" w:rsidP="00BE6FAB" w:rsidRDefault="00BE6FAB" w14:paraId="5C9D9F00" w14:textId="77777777">
      <w:r w:rsidRPr="009F3CFC">
        <w:rPr>
          <w:b/>
          <w:bCs/>
        </w:rPr>
        <w:t>Mandatory Fields</w:t>
      </w:r>
      <w:r>
        <w:rPr>
          <w:b/>
          <w:bCs/>
        </w:rPr>
        <w:t xml:space="preserve"> </w:t>
      </w:r>
      <w:r w:rsidRPr="009F3CFC">
        <w:rPr>
          <w:b/>
          <w:bCs/>
        </w:rPr>
        <w:t>:</w:t>
      </w:r>
      <w:r w:rsidRPr="009F3CFC">
        <w:t> eventID</w:t>
      </w:r>
      <w:r>
        <w:t xml:space="preserve"> </w:t>
      </w:r>
      <w:r w:rsidRPr="009F3CFC">
        <w:t>, eventTime</w:t>
      </w:r>
      <w:r>
        <w:t xml:space="preserve"> </w:t>
      </w:r>
      <w:r w:rsidRPr="009F3CFC">
        <w:t>, eventTimeZoneOffset, parentID</w:t>
      </w:r>
      <w:r>
        <w:t xml:space="preserve"> </w:t>
      </w:r>
      <w:r w:rsidRPr="009F3CFC">
        <w:t>, childEPCs</w:t>
      </w:r>
      <w:r>
        <w:t xml:space="preserve"> </w:t>
      </w:r>
      <w:r w:rsidRPr="009F3CFC">
        <w:t>, action, bizStep</w:t>
      </w:r>
      <w:r>
        <w:t xml:space="preserve"> </w:t>
      </w:r>
      <w:r w:rsidRPr="009F3CFC">
        <w:t>, bizLocation</w:t>
      </w:r>
    </w:p>
    <w:p w:rsidRPr="009F3CFC" w:rsidR="00BE6FAB" w:rsidP="00BE6FAB" w:rsidRDefault="00BE6FAB" w14:paraId="25E9AB28" w14:textId="77777777">
      <w:r w:rsidRPr="009F3CFC">
        <w:rPr>
          <w:b/>
          <w:bCs/>
        </w:rPr>
        <w:t>Rules:</w:t>
      </w:r>
    </w:p>
    <w:p w:rsidRPr="009F3CFC" w:rsidR="00BE6FAB" w:rsidP="00BE6FAB" w:rsidRDefault="00BE6FAB" w14:paraId="1057D415" w14:textId="77777777">
      <w:pPr>
        <w:numPr>
          <w:ilvl w:val="0"/>
          <w:numId w:val="22"/>
        </w:numPr>
      </w:pPr>
      <w:r w:rsidRPr="009F3CFC">
        <w:t>action must be DELETE.</w:t>
      </w:r>
    </w:p>
    <w:p w:rsidRPr="009F3CFC" w:rsidR="00BE6FAB" w:rsidP="00BE6FAB" w:rsidRDefault="00BE6FAB" w14:paraId="146FE619" w14:textId="374E468C">
      <w:pPr>
        <w:numPr>
          <w:ilvl w:val="0"/>
          <w:numId w:val="22"/>
        </w:numPr>
      </w:pPr>
      <w:r>
        <w:t>bizStep must be urn:epcglobal:cbv:bizstep:unpacking</w:t>
      </w:r>
      <w:r w:rsidR="00A2195D">
        <w:t xml:space="preserve"> </w:t>
      </w:r>
      <w:r w:rsidR="79168C7E">
        <w:t>(for XML 1.2)</w:t>
      </w:r>
      <w:r w:rsidR="00A2195D">
        <w:t xml:space="preserve"> or unpacking</w:t>
      </w:r>
      <w:r w:rsidR="3F96CF1A">
        <w:t>(for JSON -LD 2.0)</w:t>
      </w:r>
      <w:r>
        <w:t>.</w:t>
      </w:r>
    </w:p>
    <w:p w:rsidRPr="009F3CFC" w:rsidR="00BE6FAB" w:rsidP="00BE6FAB" w:rsidRDefault="00BE6FAB" w14:paraId="23DB16F7" w14:textId="06473E60">
      <w:pPr>
        <w:numPr>
          <w:ilvl w:val="0"/>
          <w:numId w:val="22"/>
        </w:numPr>
      </w:pPr>
      <w:r>
        <w:t>disposition must be urn:epcglobal:cbv:disp:active </w:t>
      </w:r>
      <w:r w:rsidR="79168C7E">
        <w:t>(for XML 1.2)</w:t>
      </w:r>
      <w:r w:rsidR="00A2195D">
        <w:t xml:space="preserve"> or active </w:t>
      </w:r>
      <w:r w:rsidR="3F96CF1A">
        <w:t>(for JSON -LD 2.0)</w:t>
      </w:r>
      <w:r>
        <w:t>- this signals the resulting state of the children after they are logically detached from the parent. Omitting disposition on a DELETE AggregationEvent is non-conformant with this platform's requirements.</w:t>
      </w:r>
    </w:p>
    <w:p w:rsidRPr="009F3CFC" w:rsidR="00BE6FAB" w:rsidP="00BE6FAB" w:rsidRDefault="00BE6FAB" w14:paraId="270CB8F4" w14:textId="77777777">
      <w:pPr>
        <w:numPr>
          <w:ilvl w:val="0"/>
          <w:numId w:val="22"/>
        </w:numPr>
      </w:pPr>
      <w:r w:rsidRPr="009F3CFC">
        <w:t xml:space="preserve">The parentID must currently exist in the platform with disposition: active and the specified childEPCs must be registered as its active children. If the parent-child relationship does not exist, the event must be </w:t>
      </w:r>
      <w:r>
        <w:t>flagged</w:t>
      </w:r>
      <w:r w:rsidRPr="009F3CFC">
        <w:t xml:space="preserve"> with INVALID_PARENT_CHILD_RELATION.</w:t>
      </w:r>
    </w:p>
    <w:p w:rsidRPr="009F3CFC" w:rsidR="00BE6FAB" w:rsidP="00BE6FAB" w:rsidRDefault="00BE6FAB" w14:paraId="2E203D76" w14:textId="77777777">
      <w:pPr>
        <w:numPr>
          <w:ilvl w:val="0"/>
          <w:numId w:val="22"/>
        </w:numPr>
      </w:pPr>
      <w:r w:rsidRPr="09C6533D">
        <w:rPr>
          <w:b/>
          <w:bCs/>
        </w:rPr>
        <w:t>Full unpack</w:t>
      </w:r>
      <w:r>
        <w:t> (removing all children) is also permitted. When all children have been removed, the parent SSCC is logically empty. The platform retains the SSCC as an empty container in its state.</w:t>
      </w:r>
    </w:p>
    <w:p w:rsidRPr="009F3CFC" w:rsidR="00BE6FAB" w:rsidP="00BE6FAB" w:rsidRDefault="00BE6FAB" w14:paraId="25E2A306" w14:textId="77777777">
      <w:pPr>
        <w:numPr>
          <w:ilvl w:val="0"/>
          <w:numId w:val="22"/>
        </w:numPr>
      </w:pPr>
      <w:r w:rsidRPr="009F3CFC">
        <w:t>After a DELETE unpack, the detached child SGTINs revert to active disposition at the submitting party's bizLocation. No separate status event is needed to establish this — the DELETE event itself records the state change.</w:t>
      </w:r>
    </w:p>
    <w:p w:rsidRPr="009F3CFC" w:rsidR="00BE6FAB" w:rsidP="00BE6FAB" w:rsidRDefault="00BE6FAB" w14:paraId="0294D7C7" w14:textId="77777777">
      <w:pPr>
        <w:numPr>
          <w:ilvl w:val="0"/>
          <w:numId w:val="22"/>
        </w:numPr>
      </w:pPr>
      <w:r w:rsidRPr="009F3CFC">
        <w:t>readPoint is recommended to identify the specific warehouse location where unpacking occurred (e.g., unloading bay SGLN).</w:t>
      </w:r>
    </w:p>
    <w:p w:rsidR="00BE6FAB" w:rsidP="00BE6FAB" w:rsidRDefault="00BE6FAB" w14:paraId="2326A26B" w14:textId="77777777"/>
    <w:p w:rsidR="00BE6FAB" w:rsidP="00BE6FAB" w:rsidRDefault="00BE6FAB" w14:paraId="1C31B466" w14:textId="77777777">
      <w:pPr>
        <w:pStyle w:val="Heading4"/>
      </w:pPr>
      <w:r>
        <w:t>EPCIS 1.2 XML</w:t>
      </w:r>
    </w:p>
    <w:p w:rsidR="00BE6FAB" w:rsidP="00BE6FAB" w:rsidRDefault="00BE6FAB" w14:paraId="39E26926" w14:textId="77777777">
      <w:pPr>
        <w:pBdr>
          <w:top w:val="single" w:color="BBDEFB" w:sz="4" w:space="0"/>
        </w:pBdr>
        <w:shd w:val="clear" w:color="auto" w:fill="F5F5F5"/>
        <w:spacing w:before="120" w:after="0"/>
      </w:pPr>
    </w:p>
    <w:p w:rsidR="00BE6FAB" w:rsidP="00BE6FAB" w:rsidRDefault="00BE6FAB" w14:paraId="3DE8A435" w14:textId="77777777">
      <w:pPr>
        <w:pStyle w:val="Code0"/>
        <w:spacing w:before="0" w:after="0"/>
      </w:pPr>
      <w:r>
        <w:t>&lt;?xml version="1.0" encoding="UTF-8"?&gt;</w:t>
      </w:r>
    </w:p>
    <w:p w:rsidR="00BE6FAB" w:rsidP="00BE6FAB" w:rsidRDefault="00BE6FAB" w14:paraId="20F05115" w14:textId="77777777">
      <w:pPr>
        <w:pStyle w:val="Code0"/>
        <w:spacing w:before="0" w:after="0"/>
        <w:rPr>
          <w:szCs w:val="18"/>
        </w:rPr>
      </w:pPr>
      <w:r w:rsidRPr="0E680CB1">
        <w:rPr>
          <w:szCs w:val="18"/>
        </w:rPr>
        <w:t>&lt;epcis:EPCISDocument</w:t>
      </w:r>
    </w:p>
    <w:p w:rsidR="00BE6FAB" w:rsidP="00BE6FAB" w:rsidRDefault="00BE6FAB" w14:paraId="3E636593" w14:textId="77777777">
      <w:pPr>
        <w:pStyle w:val="Code0"/>
        <w:spacing w:before="0" w:after="0"/>
      </w:pPr>
      <w:r>
        <w:t xml:space="preserve">    xmlns:epcis="urn:epcglobal:epcis:xsd:1"</w:t>
      </w:r>
    </w:p>
    <w:p w:rsidR="00BE6FAB" w:rsidP="00BE6FAB" w:rsidRDefault="00BE6FAB" w14:paraId="063C952B" w14:textId="77777777">
      <w:pPr>
        <w:pStyle w:val="Code0"/>
        <w:spacing w:before="0" w:after="0"/>
      </w:pPr>
      <w:r w:rsidRPr="0E680CB1">
        <w:rPr>
          <w:szCs w:val="18"/>
        </w:rPr>
        <w:t xml:space="preserve">    schemaVersion="1.2"</w:t>
      </w:r>
    </w:p>
    <w:p w:rsidR="00BE6FAB" w:rsidP="00BE6FAB" w:rsidRDefault="00BE6FAB" w14:paraId="5D334126" w14:textId="77777777">
      <w:pPr>
        <w:pStyle w:val="Code0"/>
        <w:spacing w:before="0" w:after="0"/>
      </w:pPr>
      <w:r w:rsidRPr="0E680CB1">
        <w:rPr>
          <w:szCs w:val="18"/>
        </w:rPr>
        <w:t xml:space="preserve">    creationDate="2026-01-25T10:30:00.000Z"&gt;</w:t>
      </w:r>
    </w:p>
    <w:p w:rsidR="00BE6FAB" w:rsidP="00BE6FAB" w:rsidRDefault="00BE6FAB" w14:paraId="1257474B" w14:textId="77777777">
      <w:pPr>
        <w:pStyle w:val="Code0"/>
        <w:spacing w:before="0" w:after="0"/>
      </w:pPr>
      <w:r w:rsidRPr="0E680CB1">
        <w:rPr>
          <w:szCs w:val="18"/>
        </w:rPr>
        <w:t xml:space="preserve">  &lt;EPCISBody&gt;</w:t>
      </w:r>
    </w:p>
    <w:p w:rsidR="00BE6FAB" w:rsidP="00BE6FAB" w:rsidRDefault="00BE6FAB" w14:paraId="3956BEB8" w14:textId="77777777">
      <w:pPr>
        <w:pStyle w:val="Code0"/>
        <w:spacing w:before="0" w:after="0"/>
      </w:pPr>
      <w:r w:rsidRPr="0E680CB1">
        <w:rPr>
          <w:szCs w:val="18"/>
        </w:rPr>
        <w:t xml:space="preserve">    &lt;EventList&gt;</w:t>
      </w:r>
    </w:p>
    <w:p w:rsidR="00BE6FAB" w:rsidP="00BE6FAB" w:rsidRDefault="00BE6FAB" w14:paraId="4FDF74B5" w14:textId="77777777">
      <w:pPr>
        <w:pStyle w:val="Code0"/>
        <w:spacing w:before="0" w:after="0"/>
      </w:pPr>
      <w:r>
        <w:t xml:space="preserve">      &lt;AggregationEvent&gt;</w:t>
      </w:r>
    </w:p>
    <w:p w:rsidR="00BE6FAB" w:rsidP="00BE6FAB" w:rsidRDefault="00BE6FAB" w14:paraId="4A8D11C1" w14:textId="77777777">
      <w:pPr>
        <w:pStyle w:val="Code0"/>
        <w:spacing w:before="0" w:after="0"/>
        <w:rPr>
          <w:rFonts w:eastAsia="Consolas" w:cs="Consolas"/>
          <w:color w:val="1C2833"/>
        </w:rPr>
      </w:pPr>
      <w:r>
        <w:t xml:space="preserve"> </w:t>
      </w:r>
      <w:r>
        <w:tab/>
      </w:r>
      <w:r w:rsidRPr="35812190">
        <w:rPr>
          <w:rFonts w:eastAsia="Consolas" w:cs="Consolas"/>
          <w:color w:val="1C2833"/>
        </w:rPr>
        <w:t xml:space="preserve"> &lt;eventID&gt;</w:t>
      </w:r>
      <w:r w:rsidRPr="35812190">
        <w:t>urn:uuid:6d2f81a5-b9c4-4e3d-8127-9a0b1c2d3e4f</w:t>
      </w:r>
      <w:r w:rsidRPr="35812190">
        <w:rPr>
          <w:rFonts w:eastAsia="Consolas" w:cs="Consolas"/>
          <w:color w:val="1C2833"/>
        </w:rPr>
        <w:t>&lt;/eventID&gt;</w:t>
      </w:r>
    </w:p>
    <w:p w:rsidR="00BE6FAB" w:rsidP="00BE6FAB" w:rsidRDefault="00BE6FAB" w14:paraId="20EEF654" w14:textId="77777777">
      <w:pPr>
        <w:pStyle w:val="Code0"/>
        <w:spacing w:before="0" w:after="0"/>
      </w:pPr>
      <w:r w:rsidRPr="0E680CB1">
        <w:rPr>
          <w:szCs w:val="18"/>
        </w:rPr>
        <w:t xml:space="preserve">        &lt;eventTime&gt;2026-01-25T10:30:00.000Z&lt;/eventTime&gt;</w:t>
      </w:r>
    </w:p>
    <w:p w:rsidR="00BE6FAB" w:rsidP="00BE6FAB" w:rsidRDefault="00BE6FAB" w14:paraId="0A6CA67F" w14:textId="77777777">
      <w:pPr>
        <w:pStyle w:val="Code0"/>
        <w:spacing w:before="0" w:after="0"/>
      </w:pPr>
      <w:r w:rsidRPr="0E680CB1">
        <w:rPr>
          <w:szCs w:val="18"/>
        </w:rPr>
        <w:t xml:space="preserve">        &lt;eventTimeZoneOffset&gt;+03:00&lt;/eventTimeZoneOffset&gt;</w:t>
      </w:r>
    </w:p>
    <w:p w:rsidR="00BE6FAB" w:rsidP="00BE6FAB" w:rsidRDefault="00BE6FAB" w14:paraId="053C0F89" w14:textId="77777777">
      <w:pPr>
        <w:pStyle w:val="Code0"/>
        <w:spacing w:before="0" w:after="0"/>
      </w:pPr>
      <w:r w:rsidRPr="0E680CB1">
        <w:rPr>
          <w:szCs w:val="18"/>
        </w:rPr>
        <w:t xml:space="preserve">        &lt;parentID&gt;urn:epc:id:sscc:0123456.0000000020&lt;/parentID&gt;</w:t>
      </w:r>
    </w:p>
    <w:p w:rsidR="00BE6FAB" w:rsidP="00BE6FAB" w:rsidRDefault="00BE6FAB" w14:paraId="6C2CB37D" w14:textId="77777777">
      <w:pPr>
        <w:pStyle w:val="Code0"/>
        <w:spacing w:before="0" w:after="0"/>
      </w:pPr>
      <w:r w:rsidRPr="0E680CB1">
        <w:rPr>
          <w:szCs w:val="18"/>
        </w:rPr>
        <w:t xml:space="preserve">        &lt;childEPCs&gt;</w:t>
      </w:r>
    </w:p>
    <w:p w:rsidR="00BE6FAB" w:rsidP="00BE6FAB" w:rsidRDefault="00BE6FAB" w14:paraId="09EEAF82" w14:textId="77777777">
      <w:pPr>
        <w:pStyle w:val="Code0"/>
        <w:spacing w:before="0" w:after="0"/>
      </w:pPr>
      <w:r w:rsidRPr="0E680CB1">
        <w:rPr>
          <w:szCs w:val="18"/>
        </w:rPr>
        <w:t xml:space="preserve">          &lt;epc&gt;urn:epc:id:sgtin:0123456.305512.000000001&lt;/epc&gt;</w:t>
      </w:r>
    </w:p>
    <w:p w:rsidR="00BE6FAB" w:rsidP="00BE6FAB" w:rsidRDefault="00BE6FAB" w14:paraId="24CFD3B0" w14:textId="77777777">
      <w:pPr>
        <w:pStyle w:val="Code0"/>
        <w:spacing w:before="0" w:after="0"/>
      </w:pPr>
      <w:r w:rsidRPr="0E680CB1">
        <w:rPr>
          <w:szCs w:val="18"/>
        </w:rPr>
        <w:t xml:space="preserve">          &lt;epc&gt;urn:epc:id:sgtin:0123456.305512.000000002&lt;/epc&gt;</w:t>
      </w:r>
    </w:p>
    <w:p w:rsidR="00BE6FAB" w:rsidP="00BE6FAB" w:rsidRDefault="00BE6FAB" w14:paraId="53F8C906" w14:textId="77777777">
      <w:pPr>
        <w:pStyle w:val="Code0"/>
        <w:spacing w:before="0" w:after="0"/>
      </w:pPr>
      <w:r w:rsidRPr="0E680CB1">
        <w:rPr>
          <w:szCs w:val="18"/>
        </w:rPr>
        <w:t xml:space="preserve">        &lt;/childEPCs&gt;</w:t>
      </w:r>
    </w:p>
    <w:p w:rsidR="00BE6FAB" w:rsidP="00BE6FAB" w:rsidRDefault="00BE6FAB" w14:paraId="0A44CCF7" w14:textId="77777777">
      <w:pPr>
        <w:pStyle w:val="Code0"/>
        <w:spacing w:before="0" w:after="0"/>
      </w:pPr>
      <w:r>
        <w:t xml:space="preserve">        &lt;action&gt;DELETE&lt;/action&gt;</w:t>
      </w:r>
    </w:p>
    <w:p w:rsidR="00BE6FAB" w:rsidP="00BE6FAB" w:rsidRDefault="00BE6FAB" w14:paraId="0C77D4C8" w14:textId="77777777">
      <w:pPr>
        <w:pStyle w:val="Code0"/>
        <w:spacing w:before="0" w:after="0"/>
        <w:rPr>
          <w:szCs w:val="18"/>
        </w:rPr>
      </w:pPr>
      <w:r w:rsidRPr="0E680CB1">
        <w:rPr>
          <w:szCs w:val="18"/>
        </w:rPr>
        <w:t xml:space="preserve">        &lt;bizStep&gt;urn:epcglobal:cbv:bizstep:unpacking&lt;/bizStep&gt;</w:t>
      </w:r>
    </w:p>
    <w:p w:rsidR="00BE6FAB" w:rsidP="00BE6FAB" w:rsidRDefault="00BE6FAB" w14:paraId="6C2AC735" w14:textId="77777777">
      <w:pPr>
        <w:pStyle w:val="Code0"/>
        <w:spacing w:before="0" w:after="0"/>
        <w:ind w:firstLine="720"/>
      </w:pPr>
      <w:r w:rsidRPr="00B3365A">
        <w:t>&lt;disposition&gt;urn:epcglobal:cbv:disp:active&lt;/disposition&gt;</w:t>
      </w:r>
    </w:p>
    <w:p w:rsidR="00BE6FAB" w:rsidP="00BE6FAB" w:rsidRDefault="00BE6FAB" w14:paraId="40293231" w14:textId="77777777">
      <w:pPr>
        <w:pStyle w:val="Code0"/>
        <w:spacing w:before="0" w:after="0"/>
      </w:pPr>
      <w:r w:rsidRPr="0E680CB1">
        <w:rPr>
          <w:szCs w:val="18"/>
        </w:rPr>
        <w:t xml:space="preserve">        &lt;readPoint&gt;</w:t>
      </w:r>
    </w:p>
    <w:p w:rsidR="00BE6FAB" w:rsidP="00BE6FAB" w:rsidRDefault="00BE6FAB" w14:paraId="0777580C" w14:textId="77777777">
      <w:pPr>
        <w:pStyle w:val="Code0"/>
        <w:spacing w:before="0" w:after="0"/>
      </w:pPr>
      <w:r w:rsidRPr="0E680CB1">
        <w:rPr>
          <w:szCs w:val="18"/>
        </w:rPr>
        <w:t xml:space="preserve">          &lt;id&gt;urn:epc:id:sgln:0123456.77777.0&lt;/id&gt;</w:t>
      </w:r>
    </w:p>
    <w:p w:rsidR="00BE6FAB" w:rsidP="00BE6FAB" w:rsidRDefault="00BE6FAB" w14:paraId="08797A76" w14:textId="77777777">
      <w:pPr>
        <w:pStyle w:val="Code0"/>
        <w:spacing w:before="0" w:after="0"/>
      </w:pPr>
      <w:r w:rsidRPr="0E680CB1">
        <w:rPr>
          <w:szCs w:val="18"/>
        </w:rPr>
        <w:t xml:space="preserve">        &lt;/readPoint&gt;</w:t>
      </w:r>
    </w:p>
    <w:p w:rsidR="00BE6FAB" w:rsidP="00BE6FAB" w:rsidRDefault="00BE6FAB" w14:paraId="375BB9E3" w14:textId="77777777">
      <w:pPr>
        <w:pStyle w:val="Code0"/>
        <w:spacing w:before="0" w:after="0"/>
      </w:pPr>
      <w:r w:rsidRPr="0E680CB1">
        <w:rPr>
          <w:szCs w:val="18"/>
        </w:rPr>
        <w:t xml:space="preserve">        &lt;bizLocation&gt;</w:t>
      </w:r>
    </w:p>
    <w:p w:rsidR="00BE6FAB" w:rsidP="00BE6FAB" w:rsidRDefault="00BE6FAB" w14:paraId="54F71C12" w14:textId="77777777">
      <w:pPr>
        <w:pStyle w:val="Code0"/>
        <w:spacing w:before="0" w:after="0"/>
      </w:pPr>
      <w:r w:rsidRPr="0E680CB1">
        <w:rPr>
          <w:szCs w:val="18"/>
        </w:rPr>
        <w:t xml:space="preserve">          &lt;id&gt;urn:epc:id:sgln:0123456.77777.0&lt;/id&gt;</w:t>
      </w:r>
    </w:p>
    <w:p w:rsidR="00BE6FAB" w:rsidP="00BE6FAB" w:rsidRDefault="00BE6FAB" w14:paraId="26FCB9E1" w14:textId="77777777">
      <w:pPr>
        <w:pStyle w:val="Code0"/>
        <w:spacing w:before="0" w:after="0"/>
      </w:pPr>
      <w:r w:rsidRPr="0E680CB1">
        <w:rPr>
          <w:szCs w:val="18"/>
        </w:rPr>
        <w:t xml:space="preserve">        &lt;/bizLocation&gt;</w:t>
      </w:r>
    </w:p>
    <w:p w:rsidR="00BE6FAB" w:rsidP="00BE6FAB" w:rsidRDefault="00BE6FAB" w14:paraId="4873B053" w14:textId="77777777">
      <w:pPr>
        <w:pStyle w:val="Code0"/>
        <w:spacing w:before="0" w:after="0"/>
      </w:pPr>
      <w:r w:rsidRPr="0E680CB1">
        <w:rPr>
          <w:szCs w:val="18"/>
        </w:rPr>
        <w:t xml:space="preserve">      &lt;/AggregationEvent&gt;</w:t>
      </w:r>
    </w:p>
    <w:p w:rsidR="00BE6FAB" w:rsidP="00BE6FAB" w:rsidRDefault="00BE6FAB" w14:paraId="194033DA" w14:textId="77777777">
      <w:pPr>
        <w:pStyle w:val="Code0"/>
        <w:spacing w:before="0" w:after="0"/>
      </w:pPr>
      <w:r w:rsidRPr="0E680CB1">
        <w:rPr>
          <w:szCs w:val="18"/>
        </w:rPr>
        <w:t xml:space="preserve">    &lt;/EventList&gt;</w:t>
      </w:r>
    </w:p>
    <w:p w:rsidR="00BE6FAB" w:rsidP="00BE6FAB" w:rsidRDefault="00BE6FAB" w14:paraId="4F11E18D" w14:textId="77777777">
      <w:pPr>
        <w:pStyle w:val="Code0"/>
        <w:spacing w:before="0" w:after="0"/>
      </w:pPr>
      <w:r w:rsidRPr="0E680CB1">
        <w:rPr>
          <w:szCs w:val="18"/>
        </w:rPr>
        <w:t xml:space="preserve">  &lt;/EPCISBody&gt;</w:t>
      </w:r>
    </w:p>
    <w:p w:rsidR="00BE6FAB" w:rsidP="00BE6FAB" w:rsidRDefault="00BE6FAB" w14:paraId="7C06B044" w14:textId="77777777">
      <w:pPr>
        <w:pStyle w:val="Code0"/>
        <w:spacing w:before="0" w:after="0"/>
      </w:pPr>
      <w:r w:rsidRPr="0E680CB1">
        <w:rPr>
          <w:szCs w:val="18"/>
        </w:rPr>
        <w:t>&lt;/epcis:EPCISDocument&gt;</w:t>
      </w:r>
    </w:p>
    <w:p w:rsidR="00BE6FAB" w:rsidP="00BE6FAB" w:rsidRDefault="00BE6FAB" w14:paraId="27A51CF0" w14:textId="77777777">
      <w:pPr>
        <w:pBdr>
          <w:bottom w:val="single" w:color="BBDEFB" w:sz="4" w:space="0"/>
        </w:pBdr>
        <w:shd w:val="clear" w:color="auto" w:fill="F5F5F5"/>
      </w:pPr>
    </w:p>
    <w:p w:rsidR="00BE6FAB" w:rsidP="00BE6FAB" w:rsidRDefault="00BE6FAB" w14:paraId="0453DCF6" w14:textId="77777777">
      <w:pPr>
        <w:pStyle w:val="Heading4"/>
      </w:pPr>
      <w:r>
        <w:t>EPCIS 2.0 JSON-LD</w:t>
      </w:r>
    </w:p>
    <w:p w:rsidR="00BE6FAB" w:rsidP="00BE6FAB" w:rsidRDefault="00BE6FAB" w14:paraId="20507E92" w14:textId="77777777">
      <w:pPr>
        <w:pStyle w:val="Code0"/>
        <w:spacing w:before="0" w:after="0"/>
        <w:rPr>
          <w:rFonts w:eastAsia="Consolas" w:cs="Consolas"/>
        </w:rPr>
      </w:pPr>
      <w:r>
        <w:t>{</w:t>
      </w:r>
    </w:p>
    <w:p w:rsidR="00BE6FAB" w:rsidP="00BE6FAB" w:rsidRDefault="00BE6FAB" w14:paraId="4B14592A" w14:textId="77777777">
      <w:pPr>
        <w:pStyle w:val="Code0"/>
        <w:spacing w:before="0" w:after="0"/>
        <w:rPr>
          <w:rFonts w:eastAsia="Consolas" w:cs="Consolas"/>
        </w:rPr>
      </w:pPr>
      <w:r>
        <w:t xml:space="preserve">  "@context": [</w:t>
      </w:r>
    </w:p>
    <w:p w:rsidR="00BE6FAB" w:rsidP="00BE6FAB" w:rsidRDefault="00BE6FAB" w14:paraId="66AD8DF3" w14:textId="77777777">
      <w:pPr>
        <w:pStyle w:val="Code0"/>
        <w:spacing w:before="0" w:after="0"/>
        <w:rPr>
          <w:rFonts w:eastAsia="Consolas" w:cs="Consolas"/>
        </w:rPr>
      </w:pPr>
      <w:r>
        <w:t xml:space="preserve">    "https://ref.gs1.org/standards/epcis/epcis-context.jsonld"</w:t>
      </w:r>
    </w:p>
    <w:p w:rsidR="00BE6FAB" w:rsidP="00BE6FAB" w:rsidRDefault="00BE6FAB" w14:paraId="2B2BA07C" w14:textId="77777777">
      <w:pPr>
        <w:pStyle w:val="Code0"/>
        <w:spacing w:before="0" w:after="0"/>
        <w:rPr>
          <w:rFonts w:eastAsia="Consolas" w:cs="Consolas"/>
        </w:rPr>
      </w:pPr>
      <w:r>
        <w:t xml:space="preserve">  ],</w:t>
      </w:r>
    </w:p>
    <w:p w:rsidR="00BE6FAB" w:rsidP="00BE6FAB" w:rsidRDefault="00BE6FAB" w14:paraId="43B87C87" w14:textId="77777777">
      <w:pPr>
        <w:pStyle w:val="Code0"/>
        <w:spacing w:before="0" w:after="0"/>
        <w:rPr>
          <w:rFonts w:eastAsia="Consolas" w:cs="Consolas"/>
        </w:rPr>
      </w:pPr>
      <w:r>
        <w:t xml:space="preserve">  "type": "EPCISDocument",</w:t>
      </w:r>
    </w:p>
    <w:p w:rsidR="00BE6FAB" w:rsidP="00BE6FAB" w:rsidRDefault="00BE6FAB" w14:paraId="178E2BD3" w14:textId="77777777">
      <w:pPr>
        <w:pStyle w:val="Code0"/>
        <w:spacing w:before="0" w:after="0"/>
        <w:rPr>
          <w:rFonts w:eastAsia="Consolas" w:cs="Consolas"/>
        </w:rPr>
      </w:pPr>
      <w:r>
        <w:t xml:space="preserve">  "schemaVersion": "2.0",</w:t>
      </w:r>
    </w:p>
    <w:p w:rsidR="00BE6FAB" w:rsidP="00BE6FAB" w:rsidRDefault="00BE6FAB" w14:paraId="4433FCE4" w14:textId="77777777">
      <w:pPr>
        <w:pStyle w:val="Code0"/>
        <w:spacing w:before="0" w:after="0"/>
        <w:rPr>
          <w:rFonts w:eastAsia="Consolas" w:cs="Consolas"/>
        </w:rPr>
      </w:pPr>
      <w:r>
        <w:t xml:space="preserve">  "creationDate": "2026-01-25T07:30:00.000Z",</w:t>
      </w:r>
    </w:p>
    <w:p w:rsidR="00BE6FAB" w:rsidP="00BE6FAB" w:rsidRDefault="00BE6FAB" w14:paraId="19799C5C" w14:textId="77777777">
      <w:pPr>
        <w:pStyle w:val="Code0"/>
        <w:spacing w:before="0" w:after="0"/>
        <w:rPr>
          <w:rFonts w:eastAsia="Consolas" w:cs="Consolas"/>
        </w:rPr>
      </w:pPr>
      <w:r>
        <w:t xml:space="preserve">  "epcisBody": {</w:t>
      </w:r>
    </w:p>
    <w:p w:rsidR="00BE6FAB" w:rsidP="00BE6FAB" w:rsidRDefault="00BE6FAB" w14:paraId="69702D9E" w14:textId="77777777">
      <w:pPr>
        <w:pStyle w:val="Code0"/>
        <w:spacing w:before="0" w:after="0"/>
        <w:rPr>
          <w:rFonts w:eastAsia="Consolas" w:cs="Consolas"/>
        </w:rPr>
      </w:pPr>
      <w:r>
        <w:t xml:space="preserve">    "eventList": [</w:t>
      </w:r>
    </w:p>
    <w:p w:rsidR="00BE6FAB" w:rsidP="00BE6FAB" w:rsidRDefault="00BE6FAB" w14:paraId="0F92E915" w14:textId="77777777">
      <w:pPr>
        <w:pStyle w:val="Code0"/>
        <w:spacing w:before="0" w:after="0"/>
        <w:rPr>
          <w:rFonts w:eastAsia="Consolas" w:cs="Consolas"/>
        </w:rPr>
      </w:pPr>
      <w:r>
        <w:t xml:space="preserve">      {</w:t>
      </w:r>
    </w:p>
    <w:p w:rsidR="00BE6FAB" w:rsidP="00BE6FAB" w:rsidRDefault="00BE6FAB" w14:paraId="12048693" w14:textId="77777777">
      <w:pPr>
        <w:pStyle w:val="Code0"/>
        <w:spacing w:before="0" w:after="0"/>
        <w:rPr>
          <w:rFonts w:eastAsia="Consolas" w:cs="Consolas"/>
        </w:rPr>
      </w:pPr>
      <w:r>
        <w:t xml:space="preserve">        "type": "AggregationEvent",</w:t>
      </w:r>
    </w:p>
    <w:p w:rsidR="00BE6FAB" w:rsidP="00BE6FAB" w:rsidRDefault="00BE6FAB" w14:paraId="52AB74DE" w14:textId="77777777">
      <w:pPr>
        <w:pStyle w:val="Code0"/>
        <w:spacing w:before="0" w:after="0"/>
        <w:rPr>
          <w:rFonts w:eastAsia="Consolas" w:cs="Consolas"/>
        </w:rPr>
      </w:pPr>
      <w:r>
        <w:t xml:space="preserve"> </w:t>
      </w:r>
      <w:r>
        <w:tab/>
      </w:r>
      <w:r>
        <w:t xml:space="preserve"> "eventID": "urn:uuid:6d2f81a5-b9c4-4e3d-8127-9a0b1c2d3e4f",</w:t>
      </w:r>
    </w:p>
    <w:p w:rsidR="00BE6FAB" w:rsidP="00BE6FAB" w:rsidRDefault="00BE6FAB" w14:paraId="16AF3CB9" w14:textId="77777777">
      <w:pPr>
        <w:pStyle w:val="Code0"/>
        <w:spacing w:before="0" w:after="0"/>
        <w:rPr>
          <w:rFonts w:eastAsia="Consolas" w:cs="Consolas"/>
        </w:rPr>
      </w:pPr>
      <w:r>
        <w:t xml:space="preserve">        "eventTime": "2026-01-25T07:30:00.000Z",</w:t>
      </w:r>
    </w:p>
    <w:p w:rsidR="00BE6FAB" w:rsidP="00BE6FAB" w:rsidRDefault="00BE6FAB" w14:paraId="5BB9310A" w14:textId="77777777">
      <w:pPr>
        <w:pStyle w:val="Code0"/>
        <w:spacing w:before="0" w:after="0"/>
        <w:rPr>
          <w:rFonts w:eastAsia="Consolas" w:cs="Consolas"/>
        </w:rPr>
      </w:pPr>
      <w:r>
        <w:t xml:space="preserve">        "eventTimeZoneOffset": "+03:00",</w:t>
      </w:r>
    </w:p>
    <w:p w:rsidR="00BE6FAB" w:rsidP="00BE6FAB" w:rsidRDefault="00BE6FAB" w14:paraId="6A9B306F" w14:textId="77777777">
      <w:pPr>
        <w:pStyle w:val="Code0"/>
        <w:spacing w:before="0" w:after="0"/>
        <w:rPr>
          <w:rFonts w:eastAsia="Consolas" w:cs="Consolas"/>
        </w:rPr>
      </w:pPr>
      <w:r>
        <w:t xml:space="preserve">        "parentID": "urn:epc:id:sscc:0123456.0000000020",</w:t>
      </w:r>
    </w:p>
    <w:p w:rsidR="00BE6FAB" w:rsidP="00BE6FAB" w:rsidRDefault="00BE6FAB" w14:paraId="5E9E106D" w14:textId="77777777">
      <w:pPr>
        <w:pStyle w:val="Code0"/>
        <w:spacing w:before="0" w:after="0"/>
        <w:rPr>
          <w:rFonts w:eastAsia="Consolas" w:cs="Consolas"/>
        </w:rPr>
      </w:pPr>
      <w:r>
        <w:t xml:space="preserve">        "childEPCs": [</w:t>
      </w:r>
    </w:p>
    <w:p w:rsidR="00BE6FAB" w:rsidP="00BE6FAB" w:rsidRDefault="00BE6FAB" w14:paraId="70E91A55" w14:textId="77777777">
      <w:pPr>
        <w:pStyle w:val="Code0"/>
        <w:spacing w:before="0" w:after="0"/>
        <w:rPr>
          <w:rFonts w:eastAsia="Consolas" w:cs="Consolas"/>
        </w:rPr>
      </w:pPr>
      <w:r>
        <w:t xml:space="preserve">          "urn:epc:id:sgtin:0123456.305512.000000001",</w:t>
      </w:r>
    </w:p>
    <w:p w:rsidR="00BE6FAB" w:rsidP="00BE6FAB" w:rsidRDefault="00BE6FAB" w14:paraId="39A42EEF" w14:textId="77777777">
      <w:pPr>
        <w:pStyle w:val="Code0"/>
        <w:spacing w:before="0" w:after="0"/>
        <w:rPr>
          <w:rFonts w:eastAsia="Consolas" w:cs="Consolas"/>
        </w:rPr>
      </w:pPr>
      <w:r>
        <w:t xml:space="preserve">          "urn:epc:id:sgtin:0123456.305512.000000002"</w:t>
      </w:r>
    </w:p>
    <w:p w:rsidR="00BE6FAB" w:rsidP="00BE6FAB" w:rsidRDefault="00BE6FAB" w14:paraId="6AA94AA2" w14:textId="77777777">
      <w:pPr>
        <w:pStyle w:val="Code0"/>
        <w:spacing w:before="0" w:after="0"/>
        <w:rPr>
          <w:rFonts w:eastAsia="Consolas" w:cs="Consolas"/>
        </w:rPr>
      </w:pPr>
      <w:r>
        <w:t xml:space="preserve">        ],</w:t>
      </w:r>
    </w:p>
    <w:p w:rsidR="00BE6FAB" w:rsidP="00BE6FAB" w:rsidRDefault="00BE6FAB" w14:paraId="7BA11173" w14:textId="77777777">
      <w:pPr>
        <w:pStyle w:val="Code0"/>
        <w:spacing w:before="0" w:after="0"/>
        <w:rPr>
          <w:rFonts w:eastAsia="Consolas" w:cs="Consolas"/>
        </w:rPr>
      </w:pPr>
      <w:r>
        <w:t xml:space="preserve">        "action": "DELETE",</w:t>
      </w:r>
    </w:p>
    <w:p w:rsidR="00BE6FAB" w:rsidP="00BE6FAB" w:rsidRDefault="00BE6FAB" w14:paraId="6D27587E" w14:textId="77777777">
      <w:pPr>
        <w:pStyle w:val="Code0"/>
        <w:spacing w:before="0" w:after="0"/>
        <w:rPr>
          <w:rFonts w:eastAsia="Consolas" w:cs="Consolas"/>
        </w:rPr>
      </w:pPr>
      <w:r>
        <w:t xml:space="preserve">        "bizStep": "unpacking",</w:t>
      </w:r>
    </w:p>
    <w:p w:rsidR="00BE6FAB" w:rsidP="00BE6FAB" w:rsidRDefault="00BE6FAB" w14:paraId="197AD362" w14:textId="77777777">
      <w:pPr>
        <w:pStyle w:val="Code0"/>
        <w:spacing w:before="0" w:after="0"/>
        <w:ind w:firstLine="720"/>
        <w:rPr>
          <w:rFonts w:eastAsia="Consolas" w:cs="Consolas"/>
        </w:rPr>
      </w:pPr>
      <w:r>
        <w:t>"disposition": "active",</w:t>
      </w:r>
    </w:p>
    <w:p w:rsidR="00BE6FAB" w:rsidP="00BE6FAB" w:rsidRDefault="00BE6FAB" w14:paraId="180C28F3" w14:textId="77777777">
      <w:pPr>
        <w:pStyle w:val="Code0"/>
        <w:spacing w:before="0" w:after="0"/>
        <w:rPr>
          <w:rFonts w:eastAsia="Consolas" w:cs="Consolas"/>
        </w:rPr>
      </w:pPr>
      <w:r>
        <w:t xml:space="preserve">        "readPoint": {</w:t>
      </w:r>
    </w:p>
    <w:p w:rsidR="00BE6FAB" w:rsidP="00BE6FAB" w:rsidRDefault="00BE6FAB" w14:paraId="258BBDA8" w14:textId="77777777">
      <w:pPr>
        <w:pStyle w:val="Code0"/>
        <w:spacing w:before="0" w:after="0"/>
        <w:rPr>
          <w:rFonts w:eastAsia="Consolas" w:cs="Consolas"/>
        </w:rPr>
      </w:pPr>
      <w:r>
        <w:t xml:space="preserve">          "id": "urn:epc:id:sgln:0123456.77777.0"</w:t>
      </w:r>
    </w:p>
    <w:p w:rsidR="00BE6FAB" w:rsidP="00BE6FAB" w:rsidRDefault="00BE6FAB" w14:paraId="7CF7A587" w14:textId="77777777">
      <w:pPr>
        <w:pStyle w:val="Code0"/>
        <w:spacing w:before="0" w:after="0"/>
        <w:rPr>
          <w:rFonts w:eastAsia="Consolas" w:cs="Consolas"/>
        </w:rPr>
      </w:pPr>
      <w:r>
        <w:t xml:space="preserve">        },</w:t>
      </w:r>
    </w:p>
    <w:p w:rsidR="00BE6FAB" w:rsidP="00BE6FAB" w:rsidRDefault="00BE6FAB" w14:paraId="43962188" w14:textId="77777777">
      <w:pPr>
        <w:pStyle w:val="Code0"/>
        <w:spacing w:before="0" w:after="0"/>
        <w:rPr>
          <w:rFonts w:eastAsia="Consolas" w:cs="Consolas"/>
        </w:rPr>
      </w:pPr>
      <w:r>
        <w:t xml:space="preserve">        "bizLocation": {</w:t>
      </w:r>
    </w:p>
    <w:p w:rsidR="00BE6FAB" w:rsidP="00BE6FAB" w:rsidRDefault="00BE6FAB" w14:paraId="7191310D" w14:textId="77777777">
      <w:pPr>
        <w:pStyle w:val="Code0"/>
        <w:spacing w:before="0" w:after="0"/>
        <w:rPr>
          <w:rFonts w:eastAsia="Consolas" w:cs="Consolas"/>
        </w:rPr>
      </w:pPr>
      <w:r>
        <w:t xml:space="preserve">          "id": "urn:epc:id:sgln:0123456.77777.0"</w:t>
      </w:r>
    </w:p>
    <w:p w:rsidR="00BE6FAB" w:rsidP="00BE6FAB" w:rsidRDefault="00BE6FAB" w14:paraId="6A13A6F9" w14:textId="77777777">
      <w:pPr>
        <w:pStyle w:val="Code0"/>
        <w:spacing w:before="0" w:after="0"/>
        <w:rPr>
          <w:rFonts w:eastAsia="Consolas" w:cs="Consolas"/>
        </w:rPr>
      </w:pPr>
      <w:r>
        <w:t xml:space="preserve">        }</w:t>
      </w:r>
    </w:p>
    <w:p w:rsidR="00BE6FAB" w:rsidP="00BE6FAB" w:rsidRDefault="00BE6FAB" w14:paraId="0EF983FD" w14:textId="77777777">
      <w:pPr>
        <w:pStyle w:val="Code0"/>
        <w:spacing w:before="0" w:after="0"/>
        <w:rPr>
          <w:rFonts w:eastAsia="Consolas" w:cs="Consolas"/>
        </w:rPr>
      </w:pPr>
      <w:r>
        <w:t xml:space="preserve">      }</w:t>
      </w:r>
    </w:p>
    <w:p w:rsidR="00BE6FAB" w:rsidP="00BE6FAB" w:rsidRDefault="00BE6FAB" w14:paraId="1549391C" w14:textId="77777777">
      <w:pPr>
        <w:pStyle w:val="Code0"/>
        <w:spacing w:before="0" w:after="0"/>
        <w:rPr>
          <w:rFonts w:eastAsia="Consolas" w:cs="Consolas"/>
        </w:rPr>
      </w:pPr>
      <w:r>
        <w:t xml:space="preserve">    ]</w:t>
      </w:r>
    </w:p>
    <w:p w:rsidR="00BE6FAB" w:rsidP="00BE6FAB" w:rsidRDefault="00BE6FAB" w14:paraId="3520A37D" w14:textId="77777777">
      <w:pPr>
        <w:pStyle w:val="Code0"/>
        <w:spacing w:before="0" w:after="0"/>
        <w:rPr>
          <w:rFonts w:eastAsia="Consolas" w:cs="Consolas"/>
        </w:rPr>
      </w:pPr>
      <w:r>
        <w:t xml:space="preserve">  }</w:t>
      </w:r>
    </w:p>
    <w:p w:rsidR="00BE6FAB" w:rsidP="00BE6FAB" w:rsidRDefault="00BE6FAB" w14:paraId="402CD4B7" w14:textId="77777777">
      <w:pPr>
        <w:pStyle w:val="Code0"/>
        <w:spacing w:before="0" w:after="0"/>
        <w:rPr>
          <w:rFonts w:eastAsia="Consolas" w:cs="Consolas"/>
        </w:rPr>
      </w:pPr>
      <w:r>
        <w:t>}</w:t>
      </w:r>
    </w:p>
    <w:p w:rsidR="00BE6FAB" w:rsidP="00BE6FAB" w:rsidRDefault="00BE6FAB" w14:paraId="12E95650" w14:textId="77777777">
      <w:pPr>
        <w:pStyle w:val="Heading3"/>
      </w:pPr>
      <w:bookmarkStart w:name="_Toc229417832" w:id="40"/>
      <w:r>
        <w:t>3.3.3 Dispensing (ObjectEvent)</w:t>
      </w:r>
      <w:bookmarkEnd w:id="40"/>
    </w:p>
    <w:p w:rsidR="00BE6FAB" w:rsidP="00BE6FAB" w:rsidRDefault="00BE6FAB" w14:paraId="1CA0E8C5" w14:textId="77777777">
      <w:r>
        <w:t>Processing Mode: Synchronous &gt; The system will not return an HTTP 202 (Accepted). It will hold the connection until processing is complete and return a 201 (Created) or a 400-class error.</w:t>
      </w:r>
    </w:p>
    <w:p w:rsidR="00BE6FAB" w:rsidP="00BE6FAB" w:rsidRDefault="00BE6FAB" w14:paraId="640E9FC3" w14:textId="77777777">
      <w:pPr>
        <w:spacing w:after="0" w:line="300" w:lineRule="auto"/>
        <w:rPr>
          <w:rFonts w:ascii="Segoe UI" w:hAnsi="Segoe UI" w:eastAsia="Segoe UI" w:cs="Segoe UI"/>
          <w:sz w:val="21"/>
          <w:szCs w:val="21"/>
        </w:rPr>
      </w:pPr>
      <w:r w:rsidRPr="554A648D">
        <w:rPr>
          <w:b/>
          <w:bCs/>
        </w:rPr>
        <w:t xml:space="preserve">Mandatory Fields: </w:t>
      </w:r>
      <w:r w:rsidRPr="554A648D">
        <w:rPr>
          <w:rFonts w:ascii="Segoe UI" w:hAnsi="Segoe UI" w:eastAsia="Segoe UI" w:cs="Segoe UI"/>
          <w:sz w:val="21"/>
          <w:szCs w:val="21"/>
        </w:rPr>
        <w:t>eventID, eventTime, eventTimeZoneOffset, action (OBSERVE), bizStep (dispensing), disposition (dispensed), bizLocation, epcList **or** quantityList (see rules below)</w:t>
      </w:r>
    </w:p>
    <w:p w:rsidR="00BE6FAB" w:rsidP="00BE6FAB" w:rsidRDefault="00BE6FAB" w14:paraId="2013DFA6" w14:textId="77777777">
      <w:pPr>
        <w:spacing w:after="0" w:line="300" w:lineRule="auto"/>
        <w:rPr>
          <w:rFonts w:ascii="Segoe UI" w:hAnsi="Segoe UI" w:eastAsia="Segoe UI" w:cs="Segoe UI"/>
          <w:sz w:val="21"/>
          <w:szCs w:val="21"/>
        </w:rPr>
      </w:pPr>
    </w:p>
    <w:p w:rsidRPr="003A132F" w:rsidR="00BE6FAB" w:rsidP="00BE6FAB" w:rsidRDefault="00BE6FAB" w14:paraId="357794AF" w14:textId="77777777"/>
    <w:p w:rsidR="00BE6FAB" w:rsidP="00BE6FAB" w:rsidRDefault="00BE6FAB" w14:paraId="478FCBF3" w14:textId="77777777">
      <w:r w:rsidRPr="554A648D">
        <w:rPr>
          <w:b/>
          <w:bCs/>
        </w:rPr>
        <w:t>Rules:</w:t>
      </w:r>
    </w:p>
    <w:p w:rsidRPr="00DE3151" w:rsidR="00BE6FAB" w:rsidP="00BE6FAB" w:rsidRDefault="00BE6FAB" w14:paraId="729002F7" w14:textId="77777777">
      <w:pPr>
        <w:pStyle w:val="ListParagraph"/>
        <w:numPr>
          <w:ilvl w:val="0"/>
          <w:numId w:val="30"/>
        </w:numPr>
      </w:pPr>
      <w:r w:rsidRPr="00DE3151">
        <w:t xml:space="preserve">EPCs allowed: Only SGTINs are allowed in epcList (no SSCC at dispensing). </w:t>
      </w:r>
    </w:p>
    <w:p w:rsidRPr="00DE3151" w:rsidR="00BE6FAB" w:rsidP="00BE6FAB" w:rsidRDefault="00BE6FAB" w14:paraId="19CEA7D5" w14:textId="77777777">
      <w:pPr>
        <w:pStyle w:val="ListParagraph"/>
        <w:numPr>
          <w:ilvl w:val="0"/>
          <w:numId w:val="30"/>
        </w:numPr>
      </w:pPr>
      <w:r w:rsidRPr="00DE3151">
        <w:t>All</w:t>
      </w:r>
      <w:r w:rsidRPr="00DE3151">
        <w:rPr>
          <w:rFonts w:ascii="Cambria Math" w:hAnsi="Cambria Math" w:cs="Cambria Math"/>
        </w:rPr>
        <w:t>‑</w:t>
      </w:r>
      <w:r w:rsidRPr="00DE3151">
        <w:t>serialized dispense: When all dispensed units are serialized and enumerable, omit quantityList and list each SGTIN in epcList. The quantity is implicit from the number of SGTINs.</w:t>
      </w:r>
    </w:p>
    <w:p w:rsidRPr="00DE3151" w:rsidR="00BE6FAB" w:rsidP="00BE6FAB" w:rsidRDefault="00BE6FAB" w14:paraId="280951A6" w14:textId="77777777">
      <w:pPr>
        <w:pStyle w:val="ListParagraph"/>
        <w:numPr>
          <w:ilvl w:val="0"/>
          <w:numId w:val="30"/>
        </w:numPr>
      </w:pPr>
      <w:r w:rsidRPr="00DE3151">
        <w:t>Class</w:t>
      </w:r>
      <w:r w:rsidRPr="00DE3151">
        <w:rPr>
          <w:rFonts w:ascii="Cambria Math" w:hAnsi="Cambria Math" w:cs="Cambria Math"/>
        </w:rPr>
        <w:t>‑</w:t>
      </w:r>
      <w:r w:rsidRPr="00DE3151">
        <w:t>level dispense: When dispensing only class</w:t>
      </w:r>
      <w:r w:rsidRPr="00DE3151">
        <w:rPr>
          <w:rFonts w:ascii="Cambria Math" w:hAnsi="Cambria Math" w:cs="Cambria Math"/>
        </w:rPr>
        <w:t>‑</w:t>
      </w:r>
      <w:r w:rsidRPr="00DE3151">
        <w:t>level stock (e.g., bulk, un</w:t>
      </w:r>
      <w:r w:rsidRPr="00DE3151">
        <w:rPr>
          <w:rFonts w:ascii="Cambria Math" w:hAnsi="Cambria Math" w:cs="Cambria Math"/>
        </w:rPr>
        <w:t>‑</w:t>
      </w:r>
      <w:r w:rsidRPr="00DE3151">
        <w:t>serialized), omit epcList and provide a single quantityElement in quantityList with the product class (epcClass) and quantity + uom.</w:t>
      </w:r>
    </w:p>
    <w:p w:rsidRPr="00DE3151" w:rsidR="00BE6FAB" w:rsidP="00BE6FAB" w:rsidRDefault="00BE6FAB" w14:paraId="088E1AC9" w14:textId="77777777">
      <w:pPr>
        <w:pStyle w:val="ListParagraph"/>
        <w:numPr>
          <w:ilvl w:val="0"/>
          <w:numId w:val="30"/>
        </w:numPr>
      </w:pPr>
      <w:r w:rsidRPr="00DE3151">
        <w:t>Mixed dispense: If the dispense is mixed (some serialized SGTINs plus additional class</w:t>
      </w:r>
      <w:r w:rsidRPr="00DE3151">
        <w:rPr>
          <w:rFonts w:ascii="Cambria Math" w:hAnsi="Cambria Math" w:cs="Cambria Math"/>
        </w:rPr>
        <w:t>‑</w:t>
      </w:r>
      <w:r w:rsidRPr="00DE3151">
        <w:t>level quantity), include both: all known SGTINs in epcList and a quantityList for the class</w:t>
      </w:r>
      <w:r w:rsidRPr="00DE3151">
        <w:rPr>
          <w:rFonts w:ascii="Cambria Math" w:hAnsi="Cambria Math" w:cs="Cambria Math"/>
        </w:rPr>
        <w:t>‑</w:t>
      </w:r>
      <w:r w:rsidRPr="00DE3151">
        <w:t>level portion.</w:t>
      </w:r>
    </w:p>
    <w:p w:rsidRPr="00DE3151" w:rsidR="00BE6FAB" w:rsidP="00BE6FAB" w:rsidRDefault="00BE6FAB" w14:paraId="4EA63D74" w14:textId="77777777">
      <w:pPr>
        <w:pStyle w:val="ListParagraph"/>
        <w:numPr>
          <w:ilvl w:val="0"/>
          <w:numId w:val="30"/>
        </w:numPr>
      </w:pPr>
      <w:r w:rsidRPr="00DE3151">
        <w:t>State constraints: disposition must be dispensed; prior disposition of each SGTIN must be active. Attempts to dispense from other states will be flagged (INVALID_DISPOSITION) under platform validation.</w:t>
      </w:r>
    </w:p>
    <w:p w:rsidRPr="00DE3151" w:rsidR="00BE6FAB" w:rsidP="00BE6FAB" w:rsidRDefault="00BE6FAB" w14:paraId="5A9059F7" w14:textId="77777777">
      <w:pPr>
        <w:pStyle w:val="ListParagraph"/>
        <w:numPr>
          <w:ilvl w:val="0"/>
          <w:numId w:val="30"/>
        </w:numPr>
      </w:pPr>
      <w:r w:rsidRPr="00DE3151">
        <w:t>Synchronous behavior: Dispensing is processed synchronously and returns 201 (Created) or a 400</w:t>
      </w:r>
      <w:r w:rsidRPr="00DE3151">
        <w:rPr>
          <w:rFonts w:ascii="Cambria Math" w:hAnsi="Cambria Math" w:cs="Cambria Math"/>
        </w:rPr>
        <w:t>‑</w:t>
      </w:r>
      <w:r w:rsidRPr="00DE3151">
        <w:t xml:space="preserve">level error if invalid; there is no 202 for dispensing. </w:t>
      </w:r>
    </w:p>
    <w:p w:rsidRPr="00DE3151" w:rsidR="00BE6FAB" w:rsidP="00BE6FAB" w:rsidRDefault="00BE6FAB" w14:paraId="6ED835DD" w14:textId="6AD257F7">
      <w:pPr>
        <w:pStyle w:val="ListParagraph"/>
        <w:numPr>
          <w:ilvl w:val="0"/>
          <w:numId w:val="30"/>
        </w:numPr>
      </w:pPr>
      <w:r>
        <w:t>bizStep: Must be urn:epcglobal:cbv:bizstep:dispensing</w:t>
      </w:r>
      <w:r w:rsidR="00A2195D">
        <w:t xml:space="preserve"> </w:t>
      </w:r>
      <w:r w:rsidR="79168C7E">
        <w:t>(for XML 1.2)</w:t>
      </w:r>
      <w:r w:rsidR="00A2195D">
        <w:t xml:space="preserve"> or </w:t>
      </w:r>
      <w:r w:rsidR="008E098A">
        <w:t xml:space="preserve">dispensing </w:t>
      </w:r>
      <w:r w:rsidR="3F96CF1A">
        <w:t>(for JSON -LD 2.0)</w:t>
      </w:r>
    </w:p>
    <w:p w:rsidR="00BE6FAB" w:rsidP="00BE6FAB" w:rsidRDefault="00BE6FAB" w14:paraId="77975704" w14:textId="77777777">
      <w:pPr>
        <w:spacing w:after="0" w:line="300" w:lineRule="auto"/>
        <w:ind w:left="720"/>
        <w:rPr>
          <w:rFonts w:ascii="Segoe UI" w:hAnsi="Segoe UI" w:eastAsia="Segoe UI" w:cs="Segoe UI"/>
          <w:sz w:val="21"/>
          <w:szCs w:val="21"/>
        </w:rPr>
      </w:pPr>
    </w:p>
    <w:p w:rsidR="00BE6FAB" w:rsidP="00BE6FAB" w:rsidRDefault="00BE6FAB" w14:paraId="03F23EDA" w14:textId="77777777">
      <w:pPr>
        <w:pStyle w:val="Heading4"/>
      </w:pPr>
      <w:r>
        <w:t xml:space="preserve">EPCIS 1.2 XML – All serialized dispense without quantitylist </w:t>
      </w:r>
    </w:p>
    <w:p w:rsidR="00BE6FAB" w:rsidP="00BE6FAB" w:rsidRDefault="00BE6FAB" w14:paraId="7F61D130" w14:textId="77777777">
      <w:pPr>
        <w:pBdr>
          <w:top w:val="single" w:color="BBDEFB" w:sz="4" w:space="0"/>
        </w:pBdr>
        <w:shd w:val="clear" w:color="auto" w:fill="F5F5F5"/>
        <w:spacing w:before="120" w:after="0"/>
      </w:pPr>
    </w:p>
    <w:p w:rsidR="00BE6FAB" w:rsidP="00BE6FAB" w:rsidRDefault="00BE6FAB" w14:paraId="66A30DC7" w14:textId="77777777">
      <w:pPr>
        <w:pStyle w:val="Code0"/>
        <w:spacing w:before="0" w:after="0"/>
      </w:pPr>
      <w:r>
        <w:t>&lt;?xml version="1.0" encoding="UTF-8"?&gt;</w:t>
      </w:r>
    </w:p>
    <w:p w:rsidR="00BE6FAB" w:rsidP="00BE6FAB" w:rsidRDefault="00BE6FAB" w14:paraId="18548880" w14:textId="77777777">
      <w:pPr>
        <w:pStyle w:val="Code0"/>
        <w:spacing w:before="0" w:after="0"/>
      </w:pPr>
      <w:r>
        <w:t xml:space="preserve">&lt;epcis:EPCISDocument xmlns:epcis="urn:epcglobal:epcis:xsd:1" </w:t>
      </w:r>
    </w:p>
    <w:p w:rsidR="00BE6FAB" w:rsidP="00BE6FAB" w:rsidRDefault="00BE6FAB" w14:paraId="7E055DFA" w14:textId="77777777">
      <w:pPr>
        <w:pStyle w:val="Code0"/>
        <w:spacing w:before="0" w:after="0"/>
      </w:pPr>
      <w:r>
        <w:t xml:space="preserve">                     schemaVersion="1.2" </w:t>
      </w:r>
    </w:p>
    <w:p w:rsidR="00BE6FAB" w:rsidP="00BE6FAB" w:rsidRDefault="00BE6FAB" w14:paraId="2EF34AF7" w14:textId="77777777">
      <w:pPr>
        <w:pStyle w:val="Code0"/>
        <w:spacing w:before="0" w:after="0"/>
      </w:pPr>
      <w:r>
        <w:t xml:space="preserve">                     creationDate="2026-02-15T09:02:11.000Z"&gt;</w:t>
      </w:r>
    </w:p>
    <w:p w:rsidR="00BE6FAB" w:rsidP="00BE6FAB" w:rsidRDefault="00BE6FAB" w14:paraId="468FA50B" w14:textId="77777777">
      <w:pPr>
        <w:pStyle w:val="Code0"/>
        <w:spacing w:before="0" w:after="0"/>
      </w:pPr>
      <w:r>
        <w:t xml:space="preserve">  &lt;EPCISBody&gt;</w:t>
      </w:r>
    </w:p>
    <w:p w:rsidR="00BE6FAB" w:rsidP="00BE6FAB" w:rsidRDefault="00BE6FAB" w14:paraId="0FBB837F" w14:textId="77777777">
      <w:pPr>
        <w:pStyle w:val="Code0"/>
        <w:spacing w:before="0" w:after="0"/>
      </w:pPr>
      <w:r>
        <w:t xml:space="preserve">    &lt;EventList&gt;</w:t>
      </w:r>
    </w:p>
    <w:p w:rsidR="00BE6FAB" w:rsidP="00BE6FAB" w:rsidRDefault="00BE6FAB" w14:paraId="27B05337" w14:textId="77777777">
      <w:pPr>
        <w:pStyle w:val="Code0"/>
        <w:spacing w:before="0" w:after="0"/>
      </w:pPr>
      <w:r>
        <w:t xml:space="preserve">      &lt;ObjectEvent&gt;</w:t>
      </w:r>
    </w:p>
    <w:p w:rsidR="00BE6FAB" w:rsidP="00BE6FAB" w:rsidRDefault="00BE6FAB" w14:paraId="327521AC" w14:textId="77777777">
      <w:pPr>
        <w:pStyle w:val="Code0"/>
        <w:spacing w:before="0" w:after="0"/>
      </w:pPr>
      <w:r>
        <w:t xml:space="preserve">        &lt;eventID&gt;urn:uuid:a3d9b4c1-7e2a-4f6d-8152-9b3c4d5e6f7a&lt;/eventID&gt;</w:t>
      </w:r>
    </w:p>
    <w:p w:rsidR="00BE6FAB" w:rsidP="00BE6FAB" w:rsidRDefault="00BE6FAB" w14:paraId="5299A245" w14:textId="77777777">
      <w:pPr>
        <w:pStyle w:val="Code0"/>
        <w:spacing w:before="0" w:after="0"/>
      </w:pPr>
      <w:r>
        <w:t xml:space="preserve">        &lt;eventTime&gt;2026-02-15T09:02:11.000Z&lt;/eventTime&gt;</w:t>
      </w:r>
    </w:p>
    <w:p w:rsidR="00BE6FAB" w:rsidP="00BE6FAB" w:rsidRDefault="00BE6FAB" w14:paraId="6AF30249" w14:textId="77777777">
      <w:pPr>
        <w:pStyle w:val="Code0"/>
        <w:spacing w:before="0" w:after="0"/>
      </w:pPr>
      <w:r>
        <w:t xml:space="preserve">        &lt;eventTimeZoneOffset&gt;+03:00&lt;/eventTimeZoneOffset&gt;</w:t>
      </w:r>
    </w:p>
    <w:p w:rsidR="00BE6FAB" w:rsidP="00BE6FAB" w:rsidRDefault="00BE6FAB" w14:paraId="07ABA6D4" w14:textId="77777777">
      <w:pPr>
        <w:pStyle w:val="Code0"/>
        <w:spacing w:before="0" w:after="0"/>
      </w:pPr>
      <w:r>
        <w:t xml:space="preserve">        &lt;epcList&gt;</w:t>
      </w:r>
    </w:p>
    <w:p w:rsidR="00BE6FAB" w:rsidP="00BE6FAB" w:rsidRDefault="00BE6FAB" w14:paraId="5F2BD3AD" w14:textId="77777777">
      <w:pPr>
        <w:pStyle w:val="Code0"/>
        <w:spacing w:before="0" w:after="0"/>
      </w:pPr>
      <w:r>
        <w:t xml:space="preserve">          &lt;epc&gt;urn:epc:id:sgtin:0123456.305512.000000001&lt;/epc&gt;</w:t>
      </w:r>
    </w:p>
    <w:p w:rsidR="00BE6FAB" w:rsidP="00BE6FAB" w:rsidRDefault="00BE6FAB" w14:paraId="2F648AAF" w14:textId="77777777">
      <w:pPr>
        <w:pStyle w:val="Code0"/>
        <w:spacing w:before="0" w:after="0"/>
      </w:pPr>
      <w:r>
        <w:t xml:space="preserve">          &lt;epc&gt;urn:epc:id:sgtin:0123456.305512.000000002&lt;/epc&gt;</w:t>
      </w:r>
    </w:p>
    <w:p w:rsidR="00BE6FAB" w:rsidP="00BE6FAB" w:rsidRDefault="00BE6FAB" w14:paraId="3F293890" w14:textId="77777777">
      <w:pPr>
        <w:pStyle w:val="Code0"/>
        <w:spacing w:before="0" w:after="0"/>
      </w:pPr>
      <w:r>
        <w:t xml:space="preserve">        &lt;/epcList&gt;</w:t>
      </w:r>
    </w:p>
    <w:p w:rsidR="00BE6FAB" w:rsidP="00BE6FAB" w:rsidRDefault="00BE6FAB" w14:paraId="2B6BAFC0" w14:textId="77777777">
      <w:pPr>
        <w:pStyle w:val="Code0"/>
        <w:spacing w:before="0" w:after="0"/>
      </w:pPr>
      <w:r>
        <w:t xml:space="preserve">        &lt;action&gt;OBSERVE&lt;/action&gt;</w:t>
      </w:r>
    </w:p>
    <w:p w:rsidR="00BE6FAB" w:rsidP="00BE6FAB" w:rsidRDefault="00BE6FAB" w14:paraId="5D421E82" w14:textId="77777777">
      <w:pPr>
        <w:pStyle w:val="Code0"/>
        <w:spacing w:before="0" w:after="0"/>
      </w:pPr>
      <w:r>
        <w:t xml:space="preserve">        &lt;bizStep&gt;urn:epcglobal:cbv:bizstep:dispensing&lt;/bizStep&gt;</w:t>
      </w:r>
    </w:p>
    <w:p w:rsidR="00BE6FAB" w:rsidP="00BE6FAB" w:rsidRDefault="00BE6FAB" w14:paraId="4C993F30" w14:textId="77777777">
      <w:pPr>
        <w:pStyle w:val="Code0"/>
        <w:spacing w:before="0" w:after="0"/>
      </w:pPr>
      <w:r>
        <w:t xml:space="preserve">        &lt;disposition&gt;urn:epcglobal:cbv:disp:dispensed&lt;/disposition&gt;</w:t>
      </w:r>
    </w:p>
    <w:p w:rsidR="00BE6FAB" w:rsidP="00BE6FAB" w:rsidRDefault="00BE6FAB" w14:paraId="2E19E5BC" w14:textId="77777777">
      <w:pPr>
        <w:pStyle w:val="Code0"/>
        <w:spacing w:before="0" w:after="0"/>
      </w:pPr>
      <w:r>
        <w:t xml:space="preserve">        &lt;readPoint&gt;</w:t>
      </w:r>
    </w:p>
    <w:p w:rsidR="00BE6FAB" w:rsidP="00BE6FAB" w:rsidRDefault="00BE6FAB" w14:paraId="328F3A36" w14:textId="77777777">
      <w:pPr>
        <w:pStyle w:val="Code0"/>
        <w:spacing w:before="0" w:after="0"/>
      </w:pPr>
      <w:r>
        <w:t xml:space="preserve">          &lt;id&gt;urn:epc:id:sgln:0123456.77777.0&lt;/id&gt;</w:t>
      </w:r>
    </w:p>
    <w:p w:rsidR="00BE6FAB" w:rsidP="00BE6FAB" w:rsidRDefault="00BE6FAB" w14:paraId="3BB8E616" w14:textId="77777777">
      <w:pPr>
        <w:pStyle w:val="Code0"/>
        <w:spacing w:before="0" w:after="0"/>
      </w:pPr>
      <w:r>
        <w:t xml:space="preserve">        &lt;/readPoint&gt;</w:t>
      </w:r>
    </w:p>
    <w:p w:rsidR="00BE6FAB" w:rsidP="00BE6FAB" w:rsidRDefault="00BE6FAB" w14:paraId="3F5FA3DF" w14:textId="77777777">
      <w:pPr>
        <w:pStyle w:val="Code0"/>
        <w:spacing w:before="0" w:after="0"/>
      </w:pPr>
      <w:r>
        <w:t xml:space="preserve">        &lt;bizLocation&gt;</w:t>
      </w:r>
    </w:p>
    <w:p w:rsidR="00BE6FAB" w:rsidP="00BE6FAB" w:rsidRDefault="00BE6FAB" w14:paraId="531E7F99" w14:textId="77777777">
      <w:pPr>
        <w:pStyle w:val="Code0"/>
        <w:spacing w:before="0" w:after="0"/>
      </w:pPr>
      <w:r>
        <w:t xml:space="preserve">          &lt;id&gt;urn:epc:id:sgln:0123456.77777.0&lt;/id&gt;</w:t>
      </w:r>
    </w:p>
    <w:p w:rsidR="00BE6FAB" w:rsidP="00BE6FAB" w:rsidRDefault="00BE6FAB" w14:paraId="5411E566" w14:textId="77777777">
      <w:pPr>
        <w:pStyle w:val="Code0"/>
        <w:spacing w:before="0" w:after="0"/>
      </w:pPr>
      <w:r>
        <w:t xml:space="preserve">        &lt;/bizLocation&gt;</w:t>
      </w:r>
    </w:p>
    <w:p w:rsidR="00BE6FAB" w:rsidP="00BE6FAB" w:rsidRDefault="00BE6FAB" w14:paraId="4D9A6B92" w14:textId="77777777">
      <w:pPr>
        <w:pStyle w:val="Code0"/>
        <w:spacing w:before="0" w:after="0"/>
      </w:pPr>
      <w:r>
        <w:t xml:space="preserve">      &lt;/ObjectEvent&gt;</w:t>
      </w:r>
    </w:p>
    <w:p w:rsidR="00BE6FAB" w:rsidP="00BE6FAB" w:rsidRDefault="00BE6FAB" w14:paraId="381DA0FF" w14:textId="77777777">
      <w:pPr>
        <w:pStyle w:val="Code0"/>
        <w:spacing w:before="0" w:after="0"/>
      </w:pPr>
      <w:r>
        <w:t xml:space="preserve">    &lt;/EventList&gt;</w:t>
      </w:r>
    </w:p>
    <w:p w:rsidR="00BE6FAB" w:rsidP="00BE6FAB" w:rsidRDefault="00BE6FAB" w14:paraId="63B6321F" w14:textId="77777777">
      <w:pPr>
        <w:pStyle w:val="Code0"/>
        <w:spacing w:before="0" w:after="0"/>
      </w:pPr>
      <w:r>
        <w:t xml:space="preserve">  &lt;/EPCISBody&gt;</w:t>
      </w:r>
    </w:p>
    <w:p w:rsidR="00BE6FAB" w:rsidP="00BE6FAB" w:rsidRDefault="00BE6FAB" w14:paraId="5FADC725" w14:textId="77777777">
      <w:pPr>
        <w:pStyle w:val="Code0"/>
        <w:spacing w:before="0" w:after="0"/>
      </w:pPr>
      <w:r>
        <w:t>&lt;/epcis:EPCISDocument&gt;</w:t>
      </w:r>
    </w:p>
    <w:p w:rsidR="00BE6FAB" w:rsidP="00BE6FAB" w:rsidRDefault="00BE6FAB" w14:paraId="28BDC842" w14:textId="77777777">
      <w:pPr>
        <w:pStyle w:val="Code0"/>
        <w:spacing w:before="0" w:after="0"/>
      </w:pPr>
    </w:p>
    <w:p w:rsidR="00BE6FAB" w:rsidP="00BE6FAB" w:rsidRDefault="00BE6FAB" w14:paraId="13B86272" w14:textId="77777777">
      <w:pPr>
        <w:pStyle w:val="Code0"/>
        <w:spacing w:before="0" w:after="0"/>
      </w:pPr>
    </w:p>
    <w:p w:rsidR="00BE6FAB" w:rsidP="00BE6FAB" w:rsidRDefault="00BE6FAB" w14:paraId="23A57A6B" w14:textId="77777777">
      <w:pPr>
        <w:pStyle w:val="Heading4"/>
      </w:pPr>
      <w:r>
        <w:t>EPCIS 1.2 XML – Mixed dispense – serialized + extra class-level quantity</w:t>
      </w:r>
    </w:p>
    <w:p w:rsidR="00BE6FAB" w:rsidP="00BE6FAB" w:rsidRDefault="00BE6FAB" w14:paraId="1E562DE5" w14:textId="77777777">
      <w:pPr>
        <w:pStyle w:val="Code0"/>
        <w:spacing w:before="0" w:after="0"/>
      </w:pPr>
      <w:r>
        <w:t>&lt;?xml version="1.0" encoding="UTF-8"?&gt;</w:t>
      </w:r>
    </w:p>
    <w:p w:rsidR="00BE6FAB" w:rsidP="00BE6FAB" w:rsidRDefault="00BE6FAB" w14:paraId="6B2B678E" w14:textId="77777777">
      <w:pPr>
        <w:pStyle w:val="Code0"/>
        <w:spacing w:before="0" w:after="0"/>
      </w:pPr>
      <w:r>
        <w:t>&lt;epcis:EPCISDocument xmlns:epcis="urn:epcglobal:epcis:xsd:1"</w:t>
      </w:r>
    </w:p>
    <w:p w:rsidR="00BE6FAB" w:rsidP="00BE6FAB" w:rsidRDefault="00BE6FAB" w14:paraId="7B30A9B8" w14:textId="77777777">
      <w:pPr>
        <w:pStyle w:val="Code0"/>
        <w:spacing w:before="0" w:after="0"/>
      </w:pPr>
      <w:r>
        <w:t xml:space="preserve">                     schemaVersion="1.2"</w:t>
      </w:r>
    </w:p>
    <w:p w:rsidR="00BE6FAB" w:rsidP="00BE6FAB" w:rsidRDefault="00BE6FAB" w14:paraId="14EBF0DB" w14:textId="77777777">
      <w:pPr>
        <w:pStyle w:val="Code0"/>
        <w:spacing w:before="0" w:after="0"/>
      </w:pPr>
      <w:r>
        <w:t xml:space="preserve">                     creationDate="2026-02-15T09:15:00.000Z"&gt;</w:t>
      </w:r>
    </w:p>
    <w:p w:rsidR="00BE6FAB" w:rsidP="00BE6FAB" w:rsidRDefault="00BE6FAB" w14:paraId="3A83C286" w14:textId="77777777">
      <w:pPr>
        <w:pStyle w:val="Code0"/>
        <w:spacing w:before="0" w:after="0"/>
      </w:pPr>
      <w:r>
        <w:t xml:space="preserve">  &lt;EPCISBody&gt;</w:t>
      </w:r>
    </w:p>
    <w:p w:rsidR="00BE6FAB" w:rsidP="00BE6FAB" w:rsidRDefault="00BE6FAB" w14:paraId="6BCA54A9" w14:textId="77777777">
      <w:pPr>
        <w:pStyle w:val="Code0"/>
        <w:spacing w:before="0" w:after="0"/>
      </w:pPr>
      <w:r>
        <w:t xml:space="preserve">    &lt;EventList&gt;</w:t>
      </w:r>
    </w:p>
    <w:p w:rsidR="00BE6FAB" w:rsidP="00BE6FAB" w:rsidRDefault="00BE6FAB" w14:paraId="4C1ECA42" w14:textId="77777777">
      <w:pPr>
        <w:pStyle w:val="Code0"/>
        <w:spacing w:before="0" w:after="0"/>
      </w:pPr>
      <w:r>
        <w:t xml:space="preserve">      &lt;ObjectEvent&gt;</w:t>
      </w:r>
    </w:p>
    <w:p w:rsidR="00BE6FAB" w:rsidP="00BE6FAB" w:rsidRDefault="00BE6FAB" w14:paraId="54423159" w14:textId="77777777">
      <w:pPr>
        <w:pStyle w:val="Code0"/>
        <w:spacing w:before="0" w:after="0"/>
      </w:pPr>
      <w:r>
        <w:t xml:space="preserve">        &lt;eventTime&gt;2026-02-15T09:15:00.000Z&lt;/eventTime&gt;</w:t>
      </w:r>
    </w:p>
    <w:p w:rsidR="00BE6FAB" w:rsidP="00BE6FAB" w:rsidRDefault="00BE6FAB" w14:paraId="0A6C0857" w14:textId="77777777">
      <w:pPr>
        <w:pStyle w:val="Code0"/>
        <w:spacing w:before="0" w:after="0"/>
        <w:ind w:firstLine="720"/>
      </w:pPr>
      <w:r>
        <w:t>&lt;eventID&gt;urn:uuid:9f7b1a22-4b9d-4dc7-9b17-5a9a6c7d2e10&lt;/eventID&gt;</w:t>
      </w:r>
    </w:p>
    <w:p w:rsidR="00BE6FAB" w:rsidP="00BE6FAB" w:rsidRDefault="00BE6FAB" w14:paraId="6D889F62" w14:textId="77777777">
      <w:pPr>
        <w:pStyle w:val="Code0"/>
        <w:spacing w:before="0" w:after="0"/>
      </w:pPr>
      <w:r>
        <w:t xml:space="preserve">        &lt;eventTimeZoneOffset&gt;+03:00&lt;/eventTimeZoneOffset&gt;</w:t>
      </w:r>
    </w:p>
    <w:p w:rsidR="00BE6FAB" w:rsidP="00BE6FAB" w:rsidRDefault="00BE6FAB" w14:paraId="2D577222" w14:textId="77777777">
      <w:pPr>
        <w:pStyle w:val="Code0"/>
        <w:spacing w:before="0" w:after="0"/>
      </w:pPr>
      <w:r>
        <w:t xml:space="preserve">        &lt;epcList&gt;</w:t>
      </w:r>
    </w:p>
    <w:p w:rsidR="00BE6FAB" w:rsidP="00BE6FAB" w:rsidRDefault="00BE6FAB" w14:paraId="0EC23BD3" w14:textId="77777777">
      <w:pPr>
        <w:pStyle w:val="Code0"/>
        <w:spacing w:before="0" w:after="0"/>
      </w:pPr>
      <w:r>
        <w:t xml:space="preserve">          &lt;epc&gt;urn:epc:id:sgtin:0123456.305512.000000010&lt;/epc&gt;</w:t>
      </w:r>
    </w:p>
    <w:p w:rsidR="00BE6FAB" w:rsidP="00BE6FAB" w:rsidRDefault="00BE6FAB" w14:paraId="4C7DCD57" w14:textId="77777777">
      <w:pPr>
        <w:pStyle w:val="Code0"/>
        <w:spacing w:before="0" w:after="0"/>
      </w:pPr>
      <w:r>
        <w:t xml:space="preserve">          &lt;epc&gt;urn:epc:id:sgtin:0123456.305512.000000011&lt;/epc&gt;</w:t>
      </w:r>
    </w:p>
    <w:p w:rsidR="00BE6FAB" w:rsidP="00BE6FAB" w:rsidRDefault="00BE6FAB" w14:paraId="113B6B95" w14:textId="77777777">
      <w:pPr>
        <w:pStyle w:val="Code0"/>
        <w:spacing w:before="0" w:after="0"/>
      </w:pPr>
      <w:r>
        <w:t xml:space="preserve">        &lt;/epcList&gt;</w:t>
      </w:r>
    </w:p>
    <w:p w:rsidR="00BE6FAB" w:rsidP="00BE6FAB" w:rsidRDefault="00BE6FAB" w14:paraId="2F9AF8F7" w14:textId="77777777">
      <w:pPr>
        <w:pStyle w:val="Code0"/>
        <w:spacing w:before="0" w:after="0"/>
      </w:pPr>
      <w:r>
        <w:t xml:space="preserve">        &lt;action&gt;OBSERVE&lt;/action&gt;</w:t>
      </w:r>
    </w:p>
    <w:p w:rsidR="00BE6FAB" w:rsidP="00BE6FAB" w:rsidRDefault="00BE6FAB" w14:paraId="674DDA4B" w14:textId="77777777">
      <w:pPr>
        <w:pStyle w:val="Code0"/>
        <w:spacing w:before="0" w:after="0"/>
      </w:pPr>
      <w:r>
        <w:t xml:space="preserve">        &lt;bizStep&gt;urn:epcglobal:cbv:bizstep:dispensing&lt;/bizStep&gt;</w:t>
      </w:r>
    </w:p>
    <w:p w:rsidR="00BE6FAB" w:rsidP="00BE6FAB" w:rsidRDefault="00BE6FAB" w14:paraId="30BC62C9" w14:textId="77777777">
      <w:pPr>
        <w:pStyle w:val="Code0"/>
        <w:spacing w:before="0" w:after="0"/>
      </w:pPr>
      <w:r>
        <w:t xml:space="preserve">        &lt;disposition&gt;urn:epcglobal:cbv:disp:dispensed&lt;/disposition&gt;</w:t>
      </w:r>
    </w:p>
    <w:p w:rsidR="00BE6FAB" w:rsidP="00BE6FAB" w:rsidRDefault="00BE6FAB" w14:paraId="4626964E" w14:textId="77777777">
      <w:pPr>
        <w:pStyle w:val="Code0"/>
        <w:spacing w:before="0" w:after="0"/>
      </w:pPr>
      <w:r>
        <w:t xml:space="preserve">        &lt;readPoint&gt;</w:t>
      </w:r>
    </w:p>
    <w:p w:rsidR="00BE6FAB" w:rsidP="00BE6FAB" w:rsidRDefault="00BE6FAB" w14:paraId="51610DA5" w14:textId="77777777">
      <w:pPr>
        <w:pStyle w:val="Code0"/>
        <w:spacing w:before="0" w:after="0"/>
      </w:pPr>
      <w:r>
        <w:t xml:space="preserve">          &lt;id&gt;urn:epc:id:sgln:0123456.77777.0&lt;/id&gt;</w:t>
      </w:r>
    </w:p>
    <w:p w:rsidR="00BE6FAB" w:rsidP="00BE6FAB" w:rsidRDefault="00BE6FAB" w14:paraId="13554E95" w14:textId="77777777">
      <w:pPr>
        <w:pStyle w:val="Code0"/>
        <w:spacing w:before="0" w:after="0"/>
      </w:pPr>
      <w:r>
        <w:t xml:space="preserve">        &lt;/readPoint&gt;</w:t>
      </w:r>
    </w:p>
    <w:p w:rsidR="00BE6FAB" w:rsidP="00BE6FAB" w:rsidRDefault="00BE6FAB" w14:paraId="4AB46339" w14:textId="77777777">
      <w:pPr>
        <w:pStyle w:val="Code0"/>
        <w:spacing w:before="0" w:after="0"/>
      </w:pPr>
      <w:r>
        <w:t xml:space="preserve">        &lt;bizLocation&gt;</w:t>
      </w:r>
    </w:p>
    <w:p w:rsidR="00BE6FAB" w:rsidP="00BE6FAB" w:rsidRDefault="00BE6FAB" w14:paraId="054F6B49" w14:textId="77777777">
      <w:pPr>
        <w:pStyle w:val="Code0"/>
        <w:spacing w:before="0" w:after="0"/>
      </w:pPr>
      <w:r>
        <w:t xml:space="preserve">          &lt;id&gt;urn:epc:id:sgln:0123456.77777.0&lt;/id&gt;</w:t>
      </w:r>
    </w:p>
    <w:p w:rsidR="00BE6FAB" w:rsidP="00BE6FAB" w:rsidRDefault="00BE6FAB" w14:paraId="52D3805F" w14:textId="77777777">
      <w:pPr>
        <w:pStyle w:val="Code0"/>
        <w:spacing w:before="0" w:after="0"/>
      </w:pPr>
      <w:r>
        <w:t xml:space="preserve">        &lt;/bizLocation&gt;</w:t>
      </w:r>
    </w:p>
    <w:p w:rsidR="00BE6FAB" w:rsidP="00BE6FAB" w:rsidRDefault="00BE6FAB" w14:paraId="16F0A6D6" w14:textId="77777777">
      <w:pPr>
        <w:pStyle w:val="Code0"/>
        <w:spacing w:before="0" w:after="0"/>
      </w:pPr>
      <w:r>
        <w:t xml:space="preserve">        &lt;extension&gt;</w:t>
      </w:r>
    </w:p>
    <w:p w:rsidR="00BE6FAB" w:rsidP="00BE6FAB" w:rsidRDefault="00BE6FAB" w14:paraId="293D2FEB" w14:textId="77777777">
      <w:pPr>
        <w:pStyle w:val="Code0"/>
        <w:spacing w:before="0" w:after="0"/>
      </w:pPr>
      <w:r>
        <w:t xml:space="preserve">          &lt;quantityList&gt;</w:t>
      </w:r>
    </w:p>
    <w:p w:rsidR="00BE6FAB" w:rsidP="00BE6FAB" w:rsidRDefault="00BE6FAB" w14:paraId="2B640B7C" w14:textId="77777777">
      <w:pPr>
        <w:pStyle w:val="Code0"/>
        <w:spacing w:before="0" w:after="0"/>
      </w:pPr>
      <w:r>
        <w:t xml:space="preserve">            &lt;quantityElement&gt;</w:t>
      </w:r>
    </w:p>
    <w:p w:rsidR="00BE6FAB" w:rsidP="00BE6FAB" w:rsidRDefault="00BE6FAB" w14:paraId="381967F8" w14:textId="77777777">
      <w:pPr>
        <w:pStyle w:val="Code0"/>
        <w:spacing w:before="0" w:after="0"/>
      </w:pPr>
      <w:r>
        <w:t xml:space="preserve">              &lt;epcClass&gt;urn:epc:idpat:sgtin:0123456.305512.*&lt;/epcClass&gt;</w:t>
      </w:r>
    </w:p>
    <w:p w:rsidR="00BE6FAB" w:rsidP="00BE6FAB" w:rsidRDefault="00BE6FAB" w14:paraId="41B6595B" w14:textId="77777777">
      <w:pPr>
        <w:pStyle w:val="Code0"/>
        <w:spacing w:before="0" w:after="0"/>
      </w:pPr>
      <w:r>
        <w:t xml:space="preserve">              &lt;quantity&gt;&lt;/quantity&gt;</w:t>
      </w:r>
    </w:p>
    <w:p w:rsidR="00BE6FAB" w:rsidP="00BE6FAB" w:rsidRDefault="00BE6FAB" w14:paraId="0B8EBDBF" w14:textId="77777777">
      <w:pPr>
        <w:pStyle w:val="Code0"/>
        <w:spacing w:before="0" w:after="0"/>
      </w:pPr>
      <w:r>
        <w:t xml:space="preserve">              &lt;uom&gt;EA&lt;/uom&gt;</w:t>
      </w:r>
    </w:p>
    <w:p w:rsidR="00BE6FAB" w:rsidP="00BE6FAB" w:rsidRDefault="00BE6FAB" w14:paraId="7E11F903" w14:textId="77777777">
      <w:pPr>
        <w:pStyle w:val="Code0"/>
        <w:spacing w:before="0" w:after="0"/>
      </w:pPr>
      <w:r>
        <w:t xml:space="preserve">            &lt;/quantityElement&gt;</w:t>
      </w:r>
    </w:p>
    <w:p w:rsidR="00BE6FAB" w:rsidP="00BE6FAB" w:rsidRDefault="00BE6FAB" w14:paraId="128AE3E0" w14:textId="77777777">
      <w:pPr>
        <w:pStyle w:val="Code0"/>
        <w:spacing w:before="0" w:after="0"/>
      </w:pPr>
      <w:r>
        <w:t xml:space="preserve">          &lt;/quantityList&gt;</w:t>
      </w:r>
    </w:p>
    <w:p w:rsidR="00BE6FAB" w:rsidP="00BE6FAB" w:rsidRDefault="00BE6FAB" w14:paraId="7554BE8C" w14:textId="77777777">
      <w:pPr>
        <w:pStyle w:val="Code0"/>
        <w:spacing w:before="0" w:after="0"/>
      </w:pPr>
      <w:r>
        <w:t xml:space="preserve">        &lt;/extension&gt;</w:t>
      </w:r>
    </w:p>
    <w:p w:rsidR="00BE6FAB" w:rsidP="00BE6FAB" w:rsidRDefault="00BE6FAB" w14:paraId="4F1EE736" w14:textId="77777777">
      <w:pPr>
        <w:pStyle w:val="Code0"/>
        <w:spacing w:before="0" w:after="0"/>
      </w:pPr>
      <w:r>
        <w:t xml:space="preserve">      &lt;/ObjectEvent&gt;</w:t>
      </w:r>
    </w:p>
    <w:p w:rsidR="00BE6FAB" w:rsidP="00BE6FAB" w:rsidRDefault="00BE6FAB" w14:paraId="6F98E140" w14:textId="77777777">
      <w:pPr>
        <w:pStyle w:val="Code0"/>
        <w:spacing w:before="0" w:after="0"/>
      </w:pPr>
      <w:r>
        <w:t xml:space="preserve">    &lt;/EventList&gt;</w:t>
      </w:r>
    </w:p>
    <w:p w:rsidR="00BE6FAB" w:rsidP="00BE6FAB" w:rsidRDefault="00BE6FAB" w14:paraId="57063DE6" w14:textId="77777777">
      <w:pPr>
        <w:pStyle w:val="Code0"/>
        <w:spacing w:before="0" w:after="0"/>
      </w:pPr>
      <w:r>
        <w:t xml:space="preserve">  &lt;/EPCISBody&gt;</w:t>
      </w:r>
    </w:p>
    <w:p w:rsidR="00BE6FAB" w:rsidP="00BE6FAB" w:rsidRDefault="00BE6FAB" w14:paraId="25817EE4" w14:textId="77777777">
      <w:pPr>
        <w:pStyle w:val="Code0"/>
        <w:spacing w:before="0" w:after="0"/>
      </w:pPr>
      <w:r>
        <w:t>&lt;/epcis:EPCISDocument&gt;</w:t>
      </w:r>
    </w:p>
    <w:p w:rsidR="00BE6FAB" w:rsidP="00BE6FAB" w:rsidRDefault="00BE6FAB" w14:paraId="73EDBE9A" w14:textId="77777777"/>
    <w:p w:rsidR="00BE6FAB" w:rsidP="00BE6FAB" w:rsidRDefault="00BE6FAB" w14:paraId="02B6089E" w14:textId="77777777">
      <w:pPr>
        <w:pStyle w:val="Heading4"/>
      </w:pPr>
      <w:r>
        <w:t>EPCIS 2.0 JSON-LD - All serialized dispense without quantitylist</w:t>
      </w:r>
    </w:p>
    <w:p w:rsidR="00BE6FAB" w:rsidP="00BE6FAB" w:rsidRDefault="00BE6FAB" w14:paraId="1C7553D1" w14:textId="77777777">
      <w:pPr>
        <w:pStyle w:val="Code0"/>
        <w:spacing w:before="0" w:after="0"/>
      </w:pPr>
      <w:r>
        <w:t>{</w:t>
      </w:r>
    </w:p>
    <w:p w:rsidR="00BE6FAB" w:rsidP="00BE6FAB" w:rsidRDefault="00BE6FAB" w14:paraId="5C1D382B" w14:textId="77777777">
      <w:pPr>
        <w:pStyle w:val="Code0"/>
        <w:spacing w:before="0" w:after="0"/>
      </w:pPr>
      <w:r>
        <w:t xml:space="preserve">  "@context": [</w:t>
      </w:r>
    </w:p>
    <w:p w:rsidR="00BE6FAB" w:rsidP="00BE6FAB" w:rsidRDefault="00BE6FAB" w14:paraId="68009FC9" w14:textId="77777777">
      <w:pPr>
        <w:pStyle w:val="Code0"/>
        <w:spacing w:before="0" w:after="0"/>
      </w:pPr>
      <w:r>
        <w:t xml:space="preserve">    "https://ref.gs1.org/standards/epcis/epcis-context.jsonld"</w:t>
      </w:r>
    </w:p>
    <w:p w:rsidR="00BE6FAB" w:rsidP="00BE6FAB" w:rsidRDefault="00BE6FAB" w14:paraId="7AFEDDDF" w14:textId="77777777">
      <w:pPr>
        <w:pStyle w:val="Code0"/>
        <w:spacing w:before="0" w:after="0"/>
      </w:pPr>
      <w:r>
        <w:t xml:space="preserve">  ],</w:t>
      </w:r>
    </w:p>
    <w:p w:rsidR="00BE6FAB" w:rsidP="00BE6FAB" w:rsidRDefault="00BE6FAB" w14:paraId="1E92BDE2" w14:textId="77777777">
      <w:pPr>
        <w:pStyle w:val="Code0"/>
        <w:spacing w:before="0" w:after="0"/>
      </w:pPr>
      <w:r>
        <w:t xml:space="preserve">  "type": "EPCISDocument",</w:t>
      </w:r>
    </w:p>
    <w:p w:rsidR="00BE6FAB" w:rsidP="00BE6FAB" w:rsidRDefault="00BE6FAB" w14:paraId="7E8B42F7" w14:textId="77777777">
      <w:pPr>
        <w:pStyle w:val="Code0"/>
        <w:spacing w:before="0" w:after="0"/>
      </w:pPr>
      <w:r>
        <w:t xml:space="preserve">  "schemaVersion": "2.0",</w:t>
      </w:r>
    </w:p>
    <w:p w:rsidR="00BE6FAB" w:rsidP="00BE6FAB" w:rsidRDefault="00BE6FAB" w14:paraId="3F9502F4" w14:textId="77777777">
      <w:pPr>
        <w:pStyle w:val="Code0"/>
        <w:spacing w:before="0" w:after="0"/>
      </w:pPr>
      <w:r>
        <w:t xml:space="preserve">  "creationDate": "2026-02-15T09:02:11.000Z",</w:t>
      </w:r>
    </w:p>
    <w:p w:rsidR="00BE6FAB" w:rsidP="00BE6FAB" w:rsidRDefault="00BE6FAB" w14:paraId="529F22FB" w14:textId="77777777">
      <w:pPr>
        <w:pStyle w:val="Code0"/>
        <w:spacing w:before="0" w:after="0"/>
      </w:pPr>
      <w:r>
        <w:t xml:space="preserve">  "epcisBody": {</w:t>
      </w:r>
    </w:p>
    <w:p w:rsidR="00BE6FAB" w:rsidP="00BE6FAB" w:rsidRDefault="00BE6FAB" w14:paraId="3E0DD6F1" w14:textId="77777777">
      <w:pPr>
        <w:pStyle w:val="Code0"/>
        <w:spacing w:before="0" w:after="0"/>
      </w:pPr>
      <w:r>
        <w:t xml:space="preserve">    "eventList": [</w:t>
      </w:r>
    </w:p>
    <w:p w:rsidR="00BE6FAB" w:rsidP="00BE6FAB" w:rsidRDefault="00BE6FAB" w14:paraId="33FBBAA3" w14:textId="77777777">
      <w:pPr>
        <w:pStyle w:val="Code0"/>
        <w:spacing w:before="0" w:after="0"/>
      </w:pPr>
      <w:r>
        <w:t xml:space="preserve">      {</w:t>
      </w:r>
    </w:p>
    <w:p w:rsidR="00BE6FAB" w:rsidP="00BE6FAB" w:rsidRDefault="00BE6FAB" w14:paraId="5B33C5F2" w14:textId="77777777">
      <w:pPr>
        <w:pStyle w:val="Code0"/>
        <w:spacing w:before="0" w:after="0"/>
      </w:pPr>
      <w:r>
        <w:t xml:space="preserve">        "type": "ObjectEvent",</w:t>
      </w:r>
    </w:p>
    <w:p w:rsidR="00BE6FAB" w:rsidP="00BE6FAB" w:rsidRDefault="00BE6FAB" w14:paraId="6C3DC0BC" w14:textId="77777777">
      <w:pPr>
        <w:pStyle w:val="Code0"/>
        <w:spacing w:before="0" w:after="0"/>
      </w:pPr>
      <w:r>
        <w:t xml:space="preserve">        "eventID": "urn:uuid:a3d9b4c1-7e2a-4f6d-8152-9b3c4d5e6f7a",</w:t>
      </w:r>
    </w:p>
    <w:p w:rsidR="00BE6FAB" w:rsidP="00BE6FAB" w:rsidRDefault="00BE6FAB" w14:paraId="1817D4C0" w14:textId="77777777">
      <w:pPr>
        <w:pStyle w:val="Code0"/>
        <w:spacing w:before="0" w:after="0"/>
      </w:pPr>
      <w:r>
        <w:t xml:space="preserve">        "eventTime": "2026-02-15T09:02:11.000Z",</w:t>
      </w:r>
    </w:p>
    <w:p w:rsidR="00BE6FAB" w:rsidP="00BE6FAB" w:rsidRDefault="00BE6FAB" w14:paraId="65498551" w14:textId="77777777">
      <w:pPr>
        <w:pStyle w:val="Code0"/>
        <w:spacing w:before="0" w:after="0"/>
      </w:pPr>
      <w:r>
        <w:t xml:space="preserve">        "eventTimeZoneOffset": "+03:00",</w:t>
      </w:r>
    </w:p>
    <w:p w:rsidR="00BE6FAB" w:rsidP="00BE6FAB" w:rsidRDefault="00BE6FAB" w14:paraId="508C5DC6" w14:textId="77777777">
      <w:pPr>
        <w:pStyle w:val="Code0"/>
        <w:spacing w:before="0" w:after="0"/>
      </w:pPr>
      <w:r>
        <w:t xml:space="preserve">        "epcList": [</w:t>
      </w:r>
    </w:p>
    <w:p w:rsidR="00BE6FAB" w:rsidP="00BE6FAB" w:rsidRDefault="00BE6FAB" w14:paraId="33F65D9B" w14:textId="77777777">
      <w:pPr>
        <w:pStyle w:val="Code0"/>
        <w:spacing w:before="0" w:after="0"/>
      </w:pPr>
      <w:r>
        <w:t xml:space="preserve">          "urn:epc:id:sgtin:0123456.305512.000000001",</w:t>
      </w:r>
    </w:p>
    <w:p w:rsidR="00BE6FAB" w:rsidP="00BE6FAB" w:rsidRDefault="00BE6FAB" w14:paraId="0D71D3A3" w14:textId="77777777">
      <w:pPr>
        <w:pStyle w:val="Code0"/>
        <w:spacing w:before="0" w:after="0"/>
      </w:pPr>
      <w:r>
        <w:t xml:space="preserve">          "urn:epc:id:sgtin:0123456.305512.000000002"</w:t>
      </w:r>
    </w:p>
    <w:p w:rsidR="00BE6FAB" w:rsidP="00BE6FAB" w:rsidRDefault="00BE6FAB" w14:paraId="62D0BCE6" w14:textId="77777777">
      <w:pPr>
        <w:pStyle w:val="Code0"/>
        <w:spacing w:before="0" w:after="0"/>
      </w:pPr>
      <w:r>
        <w:t xml:space="preserve">        ],</w:t>
      </w:r>
    </w:p>
    <w:p w:rsidR="00BE6FAB" w:rsidP="00BE6FAB" w:rsidRDefault="00BE6FAB" w14:paraId="7CEBB598" w14:textId="77777777">
      <w:pPr>
        <w:pStyle w:val="Code0"/>
        <w:spacing w:before="0" w:after="0"/>
      </w:pPr>
      <w:r>
        <w:t xml:space="preserve">        "action": "OBSERVE",</w:t>
      </w:r>
    </w:p>
    <w:p w:rsidR="00BE6FAB" w:rsidP="00BE6FAB" w:rsidRDefault="00BE6FAB" w14:paraId="79A27396" w14:textId="77777777">
      <w:pPr>
        <w:pStyle w:val="Code0"/>
        <w:spacing w:before="0" w:after="0"/>
      </w:pPr>
      <w:r>
        <w:t xml:space="preserve">        "bizStep": "dispensing",</w:t>
      </w:r>
    </w:p>
    <w:p w:rsidR="00BE6FAB" w:rsidP="00BE6FAB" w:rsidRDefault="00BE6FAB" w14:paraId="68394CEE" w14:textId="77777777">
      <w:pPr>
        <w:pStyle w:val="Code0"/>
        <w:spacing w:before="0" w:after="0"/>
      </w:pPr>
      <w:r>
        <w:t xml:space="preserve">        "disposition": "dispensed",</w:t>
      </w:r>
    </w:p>
    <w:p w:rsidR="00BE6FAB" w:rsidP="00BE6FAB" w:rsidRDefault="00BE6FAB" w14:paraId="79494802" w14:textId="77777777">
      <w:pPr>
        <w:pStyle w:val="Code0"/>
        <w:spacing w:before="0" w:after="0"/>
      </w:pPr>
      <w:r>
        <w:t xml:space="preserve">        "readPoint": {</w:t>
      </w:r>
    </w:p>
    <w:p w:rsidR="00BE6FAB" w:rsidP="00BE6FAB" w:rsidRDefault="00BE6FAB" w14:paraId="0B5C771B" w14:textId="77777777">
      <w:pPr>
        <w:pStyle w:val="Code0"/>
        <w:spacing w:before="0" w:after="0"/>
      </w:pPr>
      <w:r>
        <w:t xml:space="preserve">          "id": "urn:epc:id:sgln:0123456.77777.0"</w:t>
      </w:r>
    </w:p>
    <w:p w:rsidR="00BE6FAB" w:rsidP="00BE6FAB" w:rsidRDefault="00BE6FAB" w14:paraId="7551FC61" w14:textId="77777777">
      <w:pPr>
        <w:pStyle w:val="Code0"/>
        <w:spacing w:before="0" w:after="0"/>
      </w:pPr>
      <w:r>
        <w:t xml:space="preserve">        },</w:t>
      </w:r>
    </w:p>
    <w:p w:rsidR="00BE6FAB" w:rsidP="00BE6FAB" w:rsidRDefault="00BE6FAB" w14:paraId="654C1091" w14:textId="77777777">
      <w:pPr>
        <w:pStyle w:val="Code0"/>
        <w:spacing w:before="0" w:after="0"/>
      </w:pPr>
      <w:r>
        <w:t xml:space="preserve">        "bizLocation": {</w:t>
      </w:r>
    </w:p>
    <w:p w:rsidR="00BE6FAB" w:rsidP="00BE6FAB" w:rsidRDefault="00BE6FAB" w14:paraId="32248A48" w14:textId="77777777">
      <w:pPr>
        <w:pStyle w:val="Code0"/>
        <w:spacing w:before="0" w:after="0"/>
      </w:pPr>
      <w:r>
        <w:t xml:space="preserve">          "id": "urn:epc:id:sgln:0123456.77777.0"</w:t>
      </w:r>
    </w:p>
    <w:p w:rsidR="00BE6FAB" w:rsidP="00BE6FAB" w:rsidRDefault="00BE6FAB" w14:paraId="3ED9AC72" w14:textId="77777777">
      <w:pPr>
        <w:pStyle w:val="Code0"/>
        <w:spacing w:before="0" w:after="0"/>
      </w:pPr>
      <w:r>
        <w:t xml:space="preserve">        }</w:t>
      </w:r>
    </w:p>
    <w:p w:rsidR="00BE6FAB" w:rsidP="00BE6FAB" w:rsidRDefault="00BE6FAB" w14:paraId="3FB96569" w14:textId="77777777">
      <w:pPr>
        <w:pStyle w:val="Code0"/>
        <w:spacing w:before="0" w:after="0"/>
      </w:pPr>
      <w:r>
        <w:t xml:space="preserve">      }</w:t>
      </w:r>
    </w:p>
    <w:p w:rsidR="00BE6FAB" w:rsidP="00BE6FAB" w:rsidRDefault="00BE6FAB" w14:paraId="4674385F" w14:textId="77777777">
      <w:pPr>
        <w:pStyle w:val="Code0"/>
        <w:spacing w:before="0" w:after="0"/>
      </w:pPr>
      <w:r>
        <w:t xml:space="preserve">    ]</w:t>
      </w:r>
    </w:p>
    <w:p w:rsidR="00BE6FAB" w:rsidP="00BE6FAB" w:rsidRDefault="00BE6FAB" w14:paraId="73A37C6F" w14:textId="77777777">
      <w:pPr>
        <w:pStyle w:val="Code0"/>
        <w:spacing w:before="0" w:after="0"/>
      </w:pPr>
      <w:r>
        <w:t xml:space="preserve">  }</w:t>
      </w:r>
    </w:p>
    <w:p w:rsidR="00BE6FAB" w:rsidP="00BE6FAB" w:rsidRDefault="00BE6FAB" w14:paraId="61E9AC0D" w14:textId="77777777">
      <w:pPr>
        <w:pStyle w:val="Code0"/>
        <w:spacing w:before="0" w:after="0"/>
      </w:pPr>
      <w:r>
        <w:t>}</w:t>
      </w:r>
    </w:p>
    <w:p w:rsidR="00BE6FAB" w:rsidP="00BE6FAB" w:rsidRDefault="00BE6FAB" w14:paraId="5C7A6722" w14:textId="77777777">
      <w:r>
        <w:br/>
      </w:r>
      <w:bookmarkStart w:name="_Toc229417833" w:id="41"/>
      <w:r w:rsidRPr="554A648D">
        <w:rPr>
          <w:rStyle w:val="Heading3Char"/>
        </w:rPr>
        <w:t>EPCIS 2.0 JSON-LD -</w:t>
      </w:r>
      <w:bookmarkEnd w:id="41"/>
      <w:r w:rsidRPr="554A648D">
        <w:rPr>
          <w:rStyle w:val="Heading3Char"/>
        </w:rPr>
        <w:t xml:space="preserve"> </w:t>
      </w:r>
      <w:r w:rsidRPr="554A648D">
        <w:rPr>
          <w:rStyle w:val="Heading4Char"/>
        </w:rPr>
        <w:t>Mixed dispense – serialized + extra class-level quantity</w:t>
      </w:r>
    </w:p>
    <w:p w:rsidR="00BE6FAB" w:rsidP="00BE6FAB" w:rsidRDefault="00BE6FAB" w14:paraId="5ED35938" w14:textId="77777777">
      <w:pPr>
        <w:pStyle w:val="Code0"/>
        <w:spacing w:before="0" w:after="0"/>
      </w:pPr>
      <w:r>
        <w:t>{</w:t>
      </w:r>
    </w:p>
    <w:p w:rsidR="00BE6FAB" w:rsidP="00BE6FAB" w:rsidRDefault="00BE6FAB" w14:paraId="6D129953" w14:textId="77777777">
      <w:pPr>
        <w:pStyle w:val="Code0"/>
        <w:spacing w:before="0" w:after="0"/>
      </w:pPr>
      <w:r>
        <w:t xml:space="preserve">  "@context": [</w:t>
      </w:r>
    </w:p>
    <w:p w:rsidR="00BE6FAB" w:rsidP="00BE6FAB" w:rsidRDefault="00BE6FAB" w14:paraId="7D90F923" w14:textId="77777777">
      <w:pPr>
        <w:pStyle w:val="Code0"/>
        <w:spacing w:before="0" w:after="0"/>
      </w:pPr>
      <w:r>
        <w:t xml:space="preserve">    "https://ref.gs1.org/standards/epcis/epcis-context.jsonld"</w:t>
      </w:r>
    </w:p>
    <w:p w:rsidR="00BE6FAB" w:rsidP="00BE6FAB" w:rsidRDefault="00BE6FAB" w14:paraId="3DB2BAD0" w14:textId="77777777">
      <w:pPr>
        <w:pStyle w:val="Code0"/>
        <w:spacing w:before="0" w:after="0"/>
      </w:pPr>
      <w:r>
        <w:t xml:space="preserve">  ],</w:t>
      </w:r>
    </w:p>
    <w:p w:rsidR="00BE6FAB" w:rsidP="00BE6FAB" w:rsidRDefault="00BE6FAB" w14:paraId="0CB58439" w14:textId="77777777">
      <w:pPr>
        <w:pStyle w:val="Code0"/>
        <w:spacing w:before="0" w:after="0"/>
      </w:pPr>
      <w:r>
        <w:t xml:space="preserve">  "type": "EPCISDocument",</w:t>
      </w:r>
    </w:p>
    <w:p w:rsidR="00BE6FAB" w:rsidP="00BE6FAB" w:rsidRDefault="00BE6FAB" w14:paraId="2A9E3D33" w14:textId="77777777">
      <w:pPr>
        <w:pStyle w:val="Code0"/>
        <w:spacing w:before="0" w:after="0"/>
      </w:pPr>
      <w:r>
        <w:t xml:space="preserve">  "schemaVersion": "2.0",</w:t>
      </w:r>
    </w:p>
    <w:p w:rsidR="00BE6FAB" w:rsidP="00BE6FAB" w:rsidRDefault="00BE6FAB" w14:paraId="139E93BD" w14:textId="77777777">
      <w:pPr>
        <w:pStyle w:val="Code0"/>
        <w:spacing w:before="0" w:after="0"/>
      </w:pPr>
      <w:r>
        <w:t xml:space="preserve">  "creationDate": "2026-02-15T09:15:00.000Z",</w:t>
      </w:r>
    </w:p>
    <w:p w:rsidR="00BE6FAB" w:rsidP="00BE6FAB" w:rsidRDefault="00BE6FAB" w14:paraId="459674B4" w14:textId="77777777">
      <w:pPr>
        <w:pStyle w:val="Code0"/>
        <w:spacing w:before="0" w:after="0"/>
      </w:pPr>
      <w:r>
        <w:t xml:space="preserve">  "epcisBody": {</w:t>
      </w:r>
    </w:p>
    <w:p w:rsidR="00BE6FAB" w:rsidP="00BE6FAB" w:rsidRDefault="00BE6FAB" w14:paraId="3807FC53" w14:textId="77777777">
      <w:pPr>
        <w:pStyle w:val="Code0"/>
        <w:spacing w:before="0" w:after="0"/>
      </w:pPr>
      <w:r>
        <w:t xml:space="preserve">    "eventList": [</w:t>
      </w:r>
    </w:p>
    <w:p w:rsidR="00BE6FAB" w:rsidP="00BE6FAB" w:rsidRDefault="00BE6FAB" w14:paraId="2567DB50" w14:textId="77777777">
      <w:pPr>
        <w:pStyle w:val="Code0"/>
        <w:spacing w:before="0" w:after="0"/>
      </w:pPr>
      <w:r>
        <w:t xml:space="preserve">      {</w:t>
      </w:r>
    </w:p>
    <w:p w:rsidR="00BE6FAB" w:rsidP="00BE6FAB" w:rsidRDefault="00BE6FAB" w14:paraId="1C5559C4" w14:textId="77777777">
      <w:pPr>
        <w:pStyle w:val="Code0"/>
        <w:spacing w:before="0" w:after="0"/>
      </w:pPr>
      <w:r>
        <w:t xml:space="preserve">        "type": "ObjectEvent",</w:t>
      </w:r>
    </w:p>
    <w:p w:rsidR="00BE6FAB" w:rsidP="00BE6FAB" w:rsidRDefault="00BE6FAB" w14:paraId="1161758B" w14:textId="77777777">
      <w:pPr>
        <w:pStyle w:val="Code0"/>
        <w:spacing w:before="0" w:after="0"/>
      </w:pPr>
      <w:r>
        <w:t xml:space="preserve">        "eventID": "urn:uuid:9f7b1a22-4b9d-4dc7-9b17-5a9a6c7d2e10",</w:t>
      </w:r>
    </w:p>
    <w:p w:rsidR="00BE6FAB" w:rsidP="00BE6FAB" w:rsidRDefault="00BE6FAB" w14:paraId="62E717F5" w14:textId="77777777">
      <w:pPr>
        <w:pStyle w:val="Code0"/>
        <w:spacing w:before="0" w:after="0"/>
      </w:pPr>
      <w:r>
        <w:t xml:space="preserve">        "eventTime": "2026-02-15T09:15:00.000Z",</w:t>
      </w:r>
    </w:p>
    <w:p w:rsidR="00BE6FAB" w:rsidP="00BE6FAB" w:rsidRDefault="00BE6FAB" w14:paraId="568EF043" w14:textId="77777777">
      <w:pPr>
        <w:pStyle w:val="Code0"/>
        <w:spacing w:before="0" w:after="0"/>
      </w:pPr>
      <w:r>
        <w:t xml:space="preserve">        "eventTimeZoneOffset": "+03:00",</w:t>
      </w:r>
    </w:p>
    <w:p w:rsidR="00BE6FAB" w:rsidP="00BE6FAB" w:rsidRDefault="00BE6FAB" w14:paraId="44A42783" w14:textId="77777777">
      <w:pPr>
        <w:pStyle w:val="Code0"/>
        <w:spacing w:before="0" w:after="0"/>
      </w:pPr>
      <w:r>
        <w:t xml:space="preserve">        "epcList": [</w:t>
      </w:r>
    </w:p>
    <w:p w:rsidR="00BE6FAB" w:rsidP="00BE6FAB" w:rsidRDefault="00BE6FAB" w14:paraId="688C9904" w14:textId="77777777">
      <w:pPr>
        <w:pStyle w:val="Code0"/>
        <w:spacing w:before="0" w:after="0"/>
      </w:pPr>
      <w:r>
        <w:t xml:space="preserve">          "urn:epc:id:sgtin:0123456.305512.000000010",</w:t>
      </w:r>
    </w:p>
    <w:p w:rsidR="00BE6FAB" w:rsidP="00BE6FAB" w:rsidRDefault="00BE6FAB" w14:paraId="74D712C7" w14:textId="77777777">
      <w:pPr>
        <w:pStyle w:val="Code0"/>
        <w:spacing w:before="0" w:after="0"/>
      </w:pPr>
      <w:r>
        <w:t xml:space="preserve">          "urn:epc:id:sgtin:0123456.305512.000000011"</w:t>
      </w:r>
    </w:p>
    <w:p w:rsidR="00BE6FAB" w:rsidP="00BE6FAB" w:rsidRDefault="00BE6FAB" w14:paraId="79F864CF" w14:textId="77777777">
      <w:pPr>
        <w:pStyle w:val="Code0"/>
        <w:spacing w:before="0" w:after="0"/>
      </w:pPr>
      <w:r>
        <w:t xml:space="preserve">        ],</w:t>
      </w:r>
    </w:p>
    <w:p w:rsidR="00BE6FAB" w:rsidP="00BE6FAB" w:rsidRDefault="00BE6FAB" w14:paraId="4940579A" w14:textId="77777777">
      <w:pPr>
        <w:pStyle w:val="Code0"/>
        <w:spacing w:before="0" w:after="0"/>
      </w:pPr>
      <w:r>
        <w:t xml:space="preserve">        "quantityList": [</w:t>
      </w:r>
    </w:p>
    <w:p w:rsidR="00BE6FAB" w:rsidP="00BE6FAB" w:rsidRDefault="00BE6FAB" w14:paraId="446D9945" w14:textId="77777777">
      <w:pPr>
        <w:pStyle w:val="Code0"/>
        <w:spacing w:before="0" w:after="0"/>
      </w:pPr>
      <w:r>
        <w:t xml:space="preserve">          {</w:t>
      </w:r>
    </w:p>
    <w:p w:rsidR="00BE6FAB" w:rsidP="00BE6FAB" w:rsidRDefault="00BE6FAB" w14:paraId="3B9DBC3E" w14:textId="77777777">
      <w:pPr>
        <w:pStyle w:val="Code0"/>
        <w:spacing w:before="0" w:after="0"/>
      </w:pPr>
      <w:r>
        <w:t xml:space="preserve">            "epcClass": "urn:epc:idpat:sgtin:0123456.305512.*",</w:t>
      </w:r>
    </w:p>
    <w:p w:rsidR="00BE6FAB" w:rsidP="00BE6FAB" w:rsidRDefault="00BE6FAB" w14:paraId="2D4B57A3" w14:textId="77777777">
      <w:pPr>
        <w:pStyle w:val="Code0"/>
        <w:spacing w:before="0" w:after="0"/>
      </w:pPr>
      <w:r>
        <w:t xml:space="preserve">            "quantity": 3,</w:t>
      </w:r>
    </w:p>
    <w:p w:rsidR="00BE6FAB" w:rsidP="00BE6FAB" w:rsidRDefault="00BE6FAB" w14:paraId="3E6DDC23" w14:textId="77777777">
      <w:pPr>
        <w:pStyle w:val="Code0"/>
        <w:spacing w:before="0" w:after="0"/>
      </w:pPr>
      <w:r>
        <w:t xml:space="preserve">            "uom": "EA"</w:t>
      </w:r>
    </w:p>
    <w:p w:rsidR="00BE6FAB" w:rsidP="00BE6FAB" w:rsidRDefault="00BE6FAB" w14:paraId="17A2EEFA" w14:textId="77777777">
      <w:pPr>
        <w:pStyle w:val="Code0"/>
        <w:spacing w:before="0" w:after="0"/>
      </w:pPr>
      <w:r>
        <w:t xml:space="preserve">          }</w:t>
      </w:r>
    </w:p>
    <w:p w:rsidR="00BE6FAB" w:rsidP="00BE6FAB" w:rsidRDefault="00BE6FAB" w14:paraId="60B6B281" w14:textId="77777777">
      <w:pPr>
        <w:pStyle w:val="Code0"/>
        <w:spacing w:before="0" w:after="0"/>
      </w:pPr>
      <w:r>
        <w:t xml:space="preserve">        ],</w:t>
      </w:r>
    </w:p>
    <w:p w:rsidR="00BE6FAB" w:rsidP="00BE6FAB" w:rsidRDefault="00BE6FAB" w14:paraId="5BEAD5DB" w14:textId="77777777">
      <w:pPr>
        <w:pStyle w:val="Code0"/>
        <w:spacing w:before="0" w:after="0"/>
      </w:pPr>
      <w:r>
        <w:t xml:space="preserve">        "action": "OBSERVE",</w:t>
      </w:r>
    </w:p>
    <w:p w:rsidR="00BE6FAB" w:rsidP="00BE6FAB" w:rsidRDefault="00BE6FAB" w14:paraId="5B1B07FA" w14:textId="77777777">
      <w:pPr>
        <w:pStyle w:val="Code0"/>
        <w:spacing w:before="0" w:after="0"/>
      </w:pPr>
      <w:r>
        <w:t xml:space="preserve">        "bizStep": "dispensing",</w:t>
      </w:r>
    </w:p>
    <w:p w:rsidR="00BE6FAB" w:rsidP="00BE6FAB" w:rsidRDefault="00BE6FAB" w14:paraId="370DDE5C" w14:textId="77777777">
      <w:pPr>
        <w:pStyle w:val="Code0"/>
        <w:spacing w:before="0" w:after="0"/>
      </w:pPr>
      <w:r>
        <w:t xml:space="preserve">        "disposition": "dispensed",</w:t>
      </w:r>
    </w:p>
    <w:p w:rsidR="00BE6FAB" w:rsidP="00BE6FAB" w:rsidRDefault="00BE6FAB" w14:paraId="2A182F6A" w14:textId="77777777">
      <w:pPr>
        <w:pStyle w:val="Code0"/>
        <w:spacing w:before="0" w:after="0"/>
      </w:pPr>
      <w:r>
        <w:t xml:space="preserve">        "readPoint": {</w:t>
      </w:r>
    </w:p>
    <w:p w:rsidR="00BE6FAB" w:rsidP="00BE6FAB" w:rsidRDefault="00BE6FAB" w14:paraId="7CDFADA0" w14:textId="77777777">
      <w:pPr>
        <w:pStyle w:val="Code0"/>
        <w:spacing w:before="0" w:after="0"/>
      </w:pPr>
      <w:r>
        <w:t xml:space="preserve">          "id": "urn:epc:id:sgln:0123456.77777.0"</w:t>
      </w:r>
    </w:p>
    <w:p w:rsidR="00BE6FAB" w:rsidP="00BE6FAB" w:rsidRDefault="00BE6FAB" w14:paraId="2C14D534" w14:textId="77777777">
      <w:pPr>
        <w:pStyle w:val="Code0"/>
        <w:spacing w:before="0" w:after="0"/>
      </w:pPr>
      <w:r>
        <w:t xml:space="preserve">        },</w:t>
      </w:r>
    </w:p>
    <w:p w:rsidR="00BE6FAB" w:rsidP="00BE6FAB" w:rsidRDefault="00BE6FAB" w14:paraId="3643EBF5" w14:textId="77777777">
      <w:pPr>
        <w:pStyle w:val="Code0"/>
        <w:spacing w:before="0" w:after="0"/>
      </w:pPr>
      <w:r>
        <w:t xml:space="preserve">        "bizLocation": {</w:t>
      </w:r>
    </w:p>
    <w:p w:rsidR="00BE6FAB" w:rsidP="00BE6FAB" w:rsidRDefault="00BE6FAB" w14:paraId="66BFD517" w14:textId="77777777">
      <w:pPr>
        <w:pStyle w:val="Code0"/>
        <w:spacing w:before="0" w:after="0"/>
      </w:pPr>
      <w:r>
        <w:t xml:space="preserve">          "id": "urn:epc:id:sgln:0123456.77777.0"</w:t>
      </w:r>
    </w:p>
    <w:p w:rsidR="00BE6FAB" w:rsidP="00BE6FAB" w:rsidRDefault="00BE6FAB" w14:paraId="685ED14F" w14:textId="77777777">
      <w:pPr>
        <w:pStyle w:val="Code0"/>
        <w:spacing w:before="0" w:after="0"/>
      </w:pPr>
      <w:r>
        <w:t xml:space="preserve">        }</w:t>
      </w:r>
    </w:p>
    <w:p w:rsidR="00BE6FAB" w:rsidP="00BE6FAB" w:rsidRDefault="00BE6FAB" w14:paraId="1890AA81" w14:textId="77777777">
      <w:pPr>
        <w:pStyle w:val="Code0"/>
        <w:spacing w:before="0" w:after="0"/>
      </w:pPr>
      <w:r>
        <w:t xml:space="preserve">      }</w:t>
      </w:r>
    </w:p>
    <w:p w:rsidR="00BE6FAB" w:rsidP="00BE6FAB" w:rsidRDefault="00BE6FAB" w14:paraId="00E9D26F" w14:textId="77777777">
      <w:pPr>
        <w:pStyle w:val="Code0"/>
        <w:spacing w:before="0" w:after="0"/>
      </w:pPr>
      <w:r>
        <w:t xml:space="preserve">    ]</w:t>
      </w:r>
    </w:p>
    <w:p w:rsidR="00BE6FAB" w:rsidP="00BE6FAB" w:rsidRDefault="00BE6FAB" w14:paraId="253AAF50" w14:textId="77777777">
      <w:pPr>
        <w:pStyle w:val="Code0"/>
        <w:spacing w:before="0" w:after="0"/>
      </w:pPr>
      <w:r>
        <w:t xml:space="preserve">  }</w:t>
      </w:r>
    </w:p>
    <w:p w:rsidR="00BE6FAB" w:rsidP="00BE6FAB" w:rsidRDefault="00BE6FAB" w14:paraId="57645260" w14:textId="77777777">
      <w:pPr>
        <w:pStyle w:val="Code0"/>
        <w:spacing w:before="0" w:after="0"/>
      </w:pPr>
      <w:r>
        <w:t>}</w:t>
      </w:r>
    </w:p>
    <w:p w:rsidR="00BE6FAB" w:rsidP="00BE6FAB" w:rsidRDefault="00BE6FAB" w14:paraId="3EB908B3" w14:textId="77777777"/>
    <w:p w:rsidR="00BE6FAB" w:rsidP="00BE6FAB" w:rsidRDefault="00BE6FAB" w14:paraId="5B8F98B0" w14:textId="77777777">
      <w:pPr>
        <w:pStyle w:val="Heading1"/>
        <w:spacing w:before="240" w:after="240"/>
      </w:pPr>
      <w:bookmarkStart w:name="_Toc229417834" w:id="42"/>
      <w:r>
        <w:t>4. Special Event Types</w:t>
      </w:r>
      <w:bookmarkEnd w:id="42"/>
    </w:p>
    <w:p w:rsidRPr="00362D7F" w:rsidR="00362D7F" w:rsidP="00362D7F" w:rsidRDefault="00A15803" w14:paraId="7613CE7D" w14:textId="19073924">
      <w:r>
        <w:t>This applies to all stakeholders as needed.</w:t>
      </w:r>
    </w:p>
    <w:p w:rsidR="00BE6FAB" w:rsidP="00BE6FAB" w:rsidRDefault="00BE6FAB" w14:paraId="2EE173BA" w14:textId="77777777">
      <w:pPr>
        <w:pStyle w:val="Heading2"/>
      </w:pPr>
      <w:bookmarkStart w:name="_Toc229417835" w:id="43"/>
      <w:r>
        <w:t>4.1 Regulator Approval Event</w:t>
      </w:r>
      <w:bookmarkEnd w:id="43"/>
    </w:p>
    <w:p w:rsidRPr="000B16E3" w:rsidR="00BE6FAB" w:rsidP="00BE6FAB" w:rsidRDefault="00BE6FAB" w14:paraId="1A216D9B" w14:textId="77777777">
      <w:pPr>
        <w:rPr>
          <w:rFonts w:ascii="Aptos" w:hAnsi="Aptos" w:eastAsia="Aptos" w:cs="Aptos"/>
        </w:rPr>
      </w:pPr>
      <w:r w:rsidRPr="000B16E3">
        <w:rPr>
          <w:b/>
          <w:bCs/>
        </w:rPr>
        <w:t>Purpose:</w:t>
      </w:r>
      <w:r w:rsidRPr="000B16E3">
        <w:t xml:space="preserve"> Record a formal PPB regulatory decision on a batch or set of serialized units — either approving release into commerce (e.g., batch release, port clearance) </w:t>
      </w:r>
      <w:r>
        <w:t>. T</w:t>
      </w:r>
      <w:r w:rsidRPr="62191400">
        <w:rPr>
          <w:rFonts w:ascii="Aptos" w:hAnsi="Aptos" w:eastAsia="Aptos" w:cs="Aptos"/>
        </w:rPr>
        <w:t>his event is submitted by PPB/DHA. Trading partners must not submit this event type on behalf of PPB else it will lead to compliance violation</w:t>
      </w:r>
    </w:p>
    <w:p w:rsidRPr="000B16E3" w:rsidR="00BE6FAB" w:rsidP="00BE6FAB" w:rsidRDefault="00BE6FAB" w14:paraId="0F768E48" w14:textId="77777777">
      <w:pPr>
        <w:pStyle w:val="ListParagraph"/>
        <w:numPr>
          <w:ilvl w:val="0"/>
          <w:numId w:val="20"/>
        </w:numPr>
      </w:pPr>
      <w:r w:rsidRPr="000B16E3">
        <w:rPr>
          <w:b/>
          <w:bCs/>
        </w:rPr>
        <w:t>Event Type:</w:t>
      </w:r>
      <w:r w:rsidRPr="000B16E3">
        <w:t> ObjectEvent</w:t>
      </w:r>
    </w:p>
    <w:p w:rsidRPr="000B16E3" w:rsidR="00BE6FAB" w:rsidP="00BE6FAB" w:rsidRDefault="00BE6FAB" w14:paraId="523D11C2" w14:textId="77777777">
      <w:pPr>
        <w:pStyle w:val="ListParagraph"/>
        <w:numPr>
          <w:ilvl w:val="0"/>
          <w:numId w:val="20"/>
        </w:numPr>
      </w:pPr>
      <w:r w:rsidRPr="000B16E3">
        <w:rPr>
          <w:b/>
          <w:bCs/>
        </w:rPr>
        <w:t>Mandatory Fields:</w:t>
      </w:r>
      <w:r w:rsidRPr="000B16E3">
        <w:t> eventID, eventTime, eventTimeZoneOffset, action, epcList</w:t>
      </w:r>
      <w:r>
        <w:t xml:space="preserve"> </w:t>
      </w:r>
      <w:r w:rsidRPr="000B16E3">
        <w:t>, bizStep, disposition, bizLocation, bizTransactionList</w:t>
      </w:r>
    </w:p>
    <w:p w:rsidRPr="000B16E3" w:rsidR="00BE6FAB" w:rsidP="00BE6FAB" w:rsidRDefault="00BE6FAB" w14:paraId="0BDF22C3" w14:textId="77777777">
      <w:pPr>
        <w:pStyle w:val="ListParagraph"/>
        <w:numPr>
          <w:ilvl w:val="0"/>
          <w:numId w:val="20"/>
        </w:numPr>
      </w:pPr>
      <w:r w:rsidRPr="000B16E3">
        <w:rPr>
          <w:b/>
          <w:bCs/>
        </w:rPr>
        <w:t>Rules:</w:t>
      </w:r>
    </w:p>
    <w:p w:rsidRPr="000B16E3" w:rsidR="00BE6FAB" w:rsidP="00BE6FAB" w:rsidRDefault="00BE6FAB" w14:paraId="0A4539CE" w14:textId="77777777">
      <w:pPr>
        <w:pStyle w:val="ListParagraph"/>
        <w:numPr>
          <w:ilvl w:val="0"/>
          <w:numId w:val="20"/>
        </w:numPr>
      </w:pPr>
      <w:r w:rsidRPr="000B16E3">
        <w:t>action must be OBSERVE </w:t>
      </w:r>
      <w:r>
        <w:t>-</w:t>
      </w:r>
      <w:r w:rsidRPr="000B16E3">
        <w:t xml:space="preserve"> the regulatory decision is an observation by an authority, not an object creation or deletion.</w:t>
      </w:r>
    </w:p>
    <w:p w:rsidRPr="000B16E3" w:rsidR="00BE6FAB" w:rsidP="00BE6FAB" w:rsidRDefault="00BE6FAB" w14:paraId="1CC758B3" w14:textId="3072E7E8">
      <w:pPr>
        <w:pStyle w:val="ListParagraph"/>
        <w:numPr>
          <w:ilvl w:val="0"/>
          <w:numId w:val="20"/>
        </w:numPr>
      </w:pPr>
      <w:r>
        <w:t xml:space="preserve">bizStep must be urn:epcglobal:cbv:bizstep:inspecting </w:t>
      </w:r>
      <w:r w:rsidR="79168C7E">
        <w:t>(for XML 1.2)</w:t>
      </w:r>
      <w:r w:rsidR="008E098A">
        <w:t xml:space="preserve"> or inspecting </w:t>
      </w:r>
      <w:r w:rsidR="3F96CF1A">
        <w:t>(for JSON -LD 2.0)</w:t>
      </w:r>
      <w:r>
        <w:t xml:space="preserve">- the regulatory inspection and release decision step. </w:t>
      </w:r>
    </w:p>
    <w:p w:rsidRPr="008C78D1" w:rsidR="00BE6FAB" w:rsidP="00BE6FAB" w:rsidRDefault="00BE6FAB" w14:paraId="26A27BBC" w14:textId="77777777">
      <w:pPr>
        <w:pStyle w:val="ListParagraph"/>
        <w:numPr>
          <w:ilvl w:val="0"/>
          <w:numId w:val="20"/>
        </w:numPr>
      </w:pPr>
      <w:r w:rsidRPr="008C78D1">
        <w:t>disposition must reflect the resulting state after the regulatory decision:</w:t>
      </w:r>
    </w:p>
    <w:p w:rsidRPr="000B16E3" w:rsidR="00BE6FAB" w:rsidP="00BE6FAB" w:rsidRDefault="00BE6FAB" w14:paraId="42719152" w14:textId="01C64E88">
      <w:pPr>
        <w:pStyle w:val="ListParagraph"/>
      </w:pPr>
      <w:r>
        <w:t>urn:epcglobal:cbv:disp:active</w:t>
      </w:r>
      <w:r w:rsidR="008E098A">
        <w:t xml:space="preserve"> </w:t>
      </w:r>
      <w:r w:rsidR="79168C7E">
        <w:t>(for XML 1.2)</w:t>
      </w:r>
      <w:r w:rsidR="008E098A">
        <w:t xml:space="preserve"> or active </w:t>
      </w:r>
      <w:r w:rsidR="3F96CF1A">
        <w:t>(for JSON -LD 2.0)</w:t>
      </w:r>
      <w:r>
        <w:t> -batch/EPC is approved and released for distribution</w:t>
      </w:r>
    </w:p>
    <w:p w:rsidRPr="000B16E3" w:rsidR="00BE6FAB" w:rsidP="00BE6FAB" w:rsidRDefault="00BE6FAB" w14:paraId="19E0CF35" w14:textId="4ACA8CF3">
      <w:pPr>
        <w:pStyle w:val="ListParagraph"/>
        <w:numPr>
          <w:ilvl w:val="0"/>
          <w:numId w:val="20"/>
        </w:numPr>
      </w:pPr>
      <w:r>
        <w:t>bizTransactionList is mandatory - the event must reference the official PPB regulatory document authorising the decision. Use business transaction type urn:epcglobal:cbv:btt:cert</w:t>
      </w:r>
      <w:r w:rsidR="79168C7E">
        <w:t>(for XML 1.2)</w:t>
      </w:r>
      <w:r w:rsidR="5E175DF3">
        <w:t xml:space="preserve"> or cert</w:t>
      </w:r>
      <w:r w:rsidR="3F96CF1A">
        <w:t>(for JSON -LD 2.0)</w:t>
      </w:r>
      <w:r>
        <w:t>. The value must be the PPB batch release permit number or regulatory order reference, encoded as a URN.</w:t>
      </w:r>
    </w:p>
    <w:p w:rsidRPr="000B16E3" w:rsidR="00BE6FAB" w:rsidP="00BE6FAB" w:rsidRDefault="00BE6FAB" w14:paraId="6079E49E" w14:textId="77777777">
      <w:pPr>
        <w:pStyle w:val="ListParagraph"/>
        <w:numPr>
          <w:ilvl w:val="0"/>
          <w:numId w:val="20"/>
        </w:numPr>
      </w:pPr>
      <w:r w:rsidRPr="000B16E3">
        <w:t xml:space="preserve">bizLocation must be the GLN of the PPB inspection point </w:t>
      </w:r>
      <w:r>
        <w:t>-</w:t>
      </w:r>
      <w:r w:rsidRPr="000B16E3">
        <w:t xml:space="preserve"> the port of entry, PPB laboratory, or regulatory office where the inspection took place. This must be a pre-registered GLN in the national repository.</w:t>
      </w:r>
    </w:p>
    <w:p w:rsidRPr="00795B65" w:rsidR="00BE6FAB" w:rsidP="00BE6FAB" w:rsidRDefault="00BE6FAB" w14:paraId="3F445C5D" w14:textId="77777777">
      <w:pPr>
        <w:pStyle w:val="ListParagraph"/>
        <w:numPr>
          <w:ilvl w:val="0"/>
          <w:numId w:val="20"/>
        </w:numPr>
      </w:pPr>
      <w:r w:rsidRPr="00795B65">
        <w:t>readPoint is recommended to identify the specific sub-location at the inspection site (e.g., border post scanner, laboratory bench).</w:t>
      </w:r>
    </w:p>
    <w:p w:rsidRPr="00795B65" w:rsidR="00BE6FAB" w:rsidP="00BE6FAB" w:rsidRDefault="00BE6FAB" w14:paraId="3C9822E5" w14:textId="77777777">
      <w:pPr>
        <w:pStyle w:val="ListParagraph"/>
        <w:numPr>
          <w:ilvl w:val="0"/>
          <w:numId w:val="20"/>
        </w:numPr>
      </w:pPr>
      <w:r w:rsidRPr="00795B65">
        <w:t>Serialized approval: If the decision applies to individual serialized units, list each SGTIN in epcList.</w:t>
      </w:r>
    </w:p>
    <w:p w:rsidRPr="00974B66" w:rsidR="00BE6FAB" w:rsidP="00BE6FAB" w:rsidRDefault="00BE6FAB" w14:paraId="337F6D21" w14:textId="77777777">
      <w:pPr>
        <w:pStyle w:val="Heading5"/>
      </w:pPr>
      <w:r w:rsidRPr="00974B66">
        <w:t>EPCIS 2.0 JSON-LD example (approval decision event)</w:t>
      </w:r>
    </w:p>
    <w:p w:rsidRPr="0093015E" w:rsidR="00BE6FAB" w:rsidP="00BE6FAB" w:rsidRDefault="00BE6FAB" w14:paraId="3A8A5ED5" w14:textId="77777777">
      <w:r w:rsidRPr="0093015E">
        <w:t xml:space="preserve">This is an ObjectEvent that records the decision </w:t>
      </w:r>
      <w:r w:rsidRPr="0093015E">
        <w:rPr>
          <w:i/>
          <w:iCs/>
        </w:rPr>
        <w:t>about those EPCs</w:t>
      </w:r>
      <w:r w:rsidRPr="0093015E">
        <w:t>.</w:t>
      </w:r>
    </w:p>
    <w:p w:rsidR="00BE6FAB" w:rsidP="00BE6FAB" w:rsidRDefault="00BE6FAB" w14:paraId="6964F508" w14:textId="77777777"/>
    <w:p w:rsidR="00BE6FAB" w:rsidP="00BE6FAB" w:rsidRDefault="00BE6FAB" w14:paraId="61192412" w14:textId="77777777">
      <w:pPr>
        <w:pStyle w:val="Code0"/>
        <w:spacing w:before="0" w:after="0"/>
        <w:rPr>
          <w:rFonts w:eastAsia="Yu Mincho" w:cs="Arial"/>
          <w:szCs w:val="18"/>
        </w:rPr>
      </w:pPr>
      <w:r>
        <w:t>{</w:t>
      </w:r>
    </w:p>
    <w:p w:rsidR="00BE6FAB" w:rsidP="00BE6FAB" w:rsidRDefault="00BE6FAB" w14:paraId="1C89C386" w14:textId="77777777">
      <w:pPr>
        <w:pStyle w:val="Code0"/>
        <w:spacing w:before="0" w:after="0"/>
        <w:rPr>
          <w:rFonts w:eastAsia="Yu Mincho" w:cs="Arial"/>
          <w:szCs w:val="18"/>
        </w:rPr>
      </w:pPr>
      <w:r>
        <w:t xml:space="preserve">  "@context": [</w:t>
      </w:r>
    </w:p>
    <w:p w:rsidR="00BE6FAB" w:rsidP="00BE6FAB" w:rsidRDefault="00BE6FAB" w14:paraId="6C1E9E41" w14:textId="77777777">
      <w:pPr>
        <w:pStyle w:val="Code0"/>
        <w:spacing w:before="0" w:after="0"/>
        <w:rPr>
          <w:rFonts w:eastAsia="Yu Mincho" w:cs="Arial"/>
        </w:rPr>
      </w:pPr>
      <w:r>
        <w:t xml:space="preserve">    "https://ref.gs1.org/standards/epcis/epcis-context.jsonld"</w:t>
      </w:r>
    </w:p>
    <w:p w:rsidR="00BE6FAB" w:rsidP="00BE6FAB" w:rsidRDefault="00BE6FAB" w14:paraId="6DAA14C1" w14:textId="77777777">
      <w:pPr>
        <w:pStyle w:val="Code0"/>
        <w:spacing w:before="0" w:after="0"/>
        <w:rPr>
          <w:rFonts w:eastAsia="Yu Mincho" w:cs="Arial"/>
          <w:szCs w:val="18"/>
        </w:rPr>
      </w:pPr>
      <w:r>
        <w:t xml:space="preserve">  ],</w:t>
      </w:r>
    </w:p>
    <w:p w:rsidR="00BE6FAB" w:rsidP="00BE6FAB" w:rsidRDefault="00BE6FAB" w14:paraId="30EB14BE" w14:textId="77777777">
      <w:pPr>
        <w:pStyle w:val="Code0"/>
        <w:spacing w:before="0" w:after="0"/>
        <w:rPr>
          <w:rFonts w:eastAsia="Yu Mincho" w:cs="Arial"/>
        </w:rPr>
      </w:pPr>
      <w:r>
        <w:t xml:space="preserve">  "type": "EPCISDocument",</w:t>
      </w:r>
    </w:p>
    <w:p w:rsidR="00BE6FAB" w:rsidP="00BE6FAB" w:rsidRDefault="00BE6FAB" w14:paraId="458794C4" w14:textId="77777777">
      <w:pPr>
        <w:pStyle w:val="Code0"/>
        <w:spacing w:before="0" w:after="0"/>
        <w:rPr>
          <w:rFonts w:eastAsia="Yu Mincho" w:cs="Arial"/>
        </w:rPr>
      </w:pPr>
      <w:r>
        <w:t xml:space="preserve">  "schemaVersion": "2.0",</w:t>
      </w:r>
    </w:p>
    <w:p w:rsidR="00BE6FAB" w:rsidP="00BE6FAB" w:rsidRDefault="00BE6FAB" w14:paraId="7D62F193" w14:textId="77777777">
      <w:pPr>
        <w:pStyle w:val="Code0"/>
        <w:spacing w:before="0" w:after="0"/>
        <w:rPr>
          <w:rFonts w:eastAsia="Yu Mincho" w:cs="Arial"/>
        </w:rPr>
      </w:pPr>
      <w:r>
        <w:t xml:space="preserve">  "creationDate": "2026-02-23T08:00:00.000Z",</w:t>
      </w:r>
    </w:p>
    <w:p w:rsidR="00BE6FAB" w:rsidP="00BE6FAB" w:rsidRDefault="00BE6FAB" w14:paraId="57DA9474" w14:textId="77777777">
      <w:pPr>
        <w:pStyle w:val="Code0"/>
        <w:spacing w:before="0" w:after="0"/>
        <w:rPr>
          <w:rFonts w:eastAsia="Yu Mincho" w:cs="Arial"/>
        </w:rPr>
      </w:pPr>
      <w:r>
        <w:t xml:space="preserve">  "epcisBody": {</w:t>
      </w:r>
    </w:p>
    <w:p w:rsidR="00BE6FAB" w:rsidP="00BE6FAB" w:rsidRDefault="00BE6FAB" w14:paraId="777E1050" w14:textId="77777777">
      <w:pPr>
        <w:pStyle w:val="Code0"/>
        <w:spacing w:before="0" w:after="0"/>
        <w:rPr>
          <w:rFonts w:eastAsia="Yu Mincho" w:cs="Arial"/>
        </w:rPr>
      </w:pPr>
      <w:r>
        <w:t xml:space="preserve">    "eventList": [</w:t>
      </w:r>
    </w:p>
    <w:p w:rsidR="00BE6FAB" w:rsidP="00BE6FAB" w:rsidRDefault="00BE6FAB" w14:paraId="3A44B5AA" w14:textId="77777777">
      <w:pPr>
        <w:pStyle w:val="Code0"/>
        <w:spacing w:before="0" w:after="0"/>
        <w:rPr>
          <w:rFonts w:eastAsia="Yu Mincho" w:cs="Arial"/>
          <w:szCs w:val="18"/>
        </w:rPr>
      </w:pPr>
      <w:r>
        <w:t xml:space="preserve">      {</w:t>
      </w:r>
    </w:p>
    <w:p w:rsidR="00BE6FAB" w:rsidP="00BE6FAB" w:rsidRDefault="00BE6FAB" w14:paraId="78FA041C" w14:textId="77777777">
      <w:pPr>
        <w:pStyle w:val="Code0"/>
        <w:spacing w:before="0" w:after="0"/>
        <w:rPr>
          <w:rFonts w:eastAsia="Yu Mincho" w:cs="Arial"/>
        </w:rPr>
      </w:pPr>
      <w:r>
        <w:t xml:space="preserve">        "type": "ObjectEvent",</w:t>
      </w:r>
    </w:p>
    <w:p w:rsidR="00BE6FAB" w:rsidP="00BE6FAB" w:rsidRDefault="00BE6FAB" w14:paraId="2A7C9FB5" w14:textId="77777777">
      <w:pPr>
        <w:pStyle w:val="Code0"/>
        <w:spacing w:before="0" w:after="0"/>
        <w:rPr>
          <w:rFonts w:eastAsia="Yu Mincho" w:cs="Arial"/>
        </w:rPr>
      </w:pPr>
      <w:r>
        <w:t xml:space="preserve">        "eventID": "urn:uuid:6c1a3f2d-7f6f-4f41-9c5d-1b3e1b0a3d19",</w:t>
      </w:r>
    </w:p>
    <w:p w:rsidR="00BE6FAB" w:rsidP="00BE6FAB" w:rsidRDefault="00BE6FAB" w14:paraId="0A07AE36" w14:textId="77777777">
      <w:pPr>
        <w:pStyle w:val="Code0"/>
        <w:spacing w:before="0" w:after="0"/>
        <w:rPr>
          <w:rFonts w:eastAsia="Yu Mincho" w:cs="Arial"/>
        </w:rPr>
      </w:pPr>
      <w:r>
        <w:t xml:space="preserve">        "eventTime": "2026-02-23T08:00:00.000Z",</w:t>
      </w:r>
    </w:p>
    <w:p w:rsidR="00BE6FAB" w:rsidP="00BE6FAB" w:rsidRDefault="00BE6FAB" w14:paraId="63B2FDB8" w14:textId="77777777">
      <w:pPr>
        <w:pStyle w:val="Code0"/>
        <w:spacing w:before="0" w:after="0"/>
        <w:rPr>
          <w:rFonts w:eastAsia="Yu Mincho" w:cs="Arial"/>
        </w:rPr>
      </w:pPr>
      <w:r>
        <w:t xml:space="preserve">        "eventTimeZoneOffset": "+03:00",</w:t>
      </w:r>
    </w:p>
    <w:p w:rsidR="00BE6FAB" w:rsidP="00BE6FAB" w:rsidRDefault="00BE6FAB" w14:paraId="64BC6D35" w14:textId="77777777">
      <w:pPr>
        <w:pStyle w:val="Code0"/>
        <w:spacing w:before="0" w:after="0"/>
        <w:rPr>
          <w:rFonts w:eastAsia="Yu Mincho" w:cs="Arial"/>
          <w:szCs w:val="18"/>
        </w:rPr>
      </w:pPr>
      <w:r>
        <w:t xml:space="preserve">        "action": "OBSERVE",</w:t>
      </w:r>
    </w:p>
    <w:p w:rsidR="00BE6FAB" w:rsidP="00BE6FAB" w:rsidRDefault="00BE6FAB" w14:paraId="2BB683A4" w14:textId="77777777">
      <w:pPr>
        <w:pStyle w:val="Code0"/>
        <w:spacing w:before="0" w:after="0"/>
        <w:rPr>
          <w:rFonts w:eastAsia="Yu Mincho" w:cs="Arial"/>
        </w:rPr>
      </w:pPr>
      <w:r>
        <w:t xml:space="preserve">        "bizStep": "inspecting",</w:t>
      </w:r>
    </w:p>
    <w:p w:rsidR="00BE6FAB" w:rsidP="00BE6FAB" w:rsidRDefault="00BE6FAB" w14:paraId="13E4E7F3" w14:textId="77777777">
      <w:pPr>
        <w:pStyle w:val="Code0"/>
        <w:spacing w:before="0" w:after="0"/>
        <w:rPr>
          <w:rFonts w:eastAsia="Yu Mincho" w:cs="Arial"/>
          <w:szCs w:val="18"/>
        </w:rPr>
      </w:pPr>
      <w:r>
        <w:t xml:space="preserve">        "disposition": "active",</w:t>
      </w:r>
    </w:p>
    <w:p w:rsidR="00BE6FAB" w:rsidP="00BE6FAB" w:rsidRDefault="00BE6FAB" w14:paraId="4FA2FFB0" w14:textId="77777777">
      <w:pPr>
        <w:pStyle w:val="Code0"/>
        <w:spacing w:before="0" w:after="0"/>
        <w:rPr>
          <w:rFonts w:eastAsia="Yu Mincho" w:cs="Arial"/>
          <w:szCs w:val="18"/>
        </w:rPr>
      </w:pPr>
    </w:p>
    <w:p w:rsidR="00BE6FAB" w:rsidP="00BE6FAB" w:rsidRDefault="00BE6FAB" w14:paraId="3B37D56F" w14:textId="77777777">
      <w:pPr>
        <w:pStyle w:val="Code0"/>
        <w:spacing w:before="0" w:after="0"/>
        <w:rPr>
          <w:rFonts w:eastAsia="Yu Mincho" w:cs="Arial"/>
        </w:rPr>
      </w:pPr>
      <w:r>
        <w:t xml:space="preserve">        "epcList": [</w:t>
      </w:r>
    </w:p>
    <w:p w:rsidR="00BE6FAB" w:rsidP="00BE6FAB" w:rsidRDefault="00BE6FAB" w14:paraId="6803DCA3" w14:textId="77777777">
      <w:pPr>
        <w:pStyle w:val="Code0"/>
        <w:spacing w:before="0" w:after="0"/>
        <w:rPr>
          <w:rFonts w:eastAsia="Yu Mincho" w:cs="Arial"/>
        </w:rPr>
      </w:pPr>
      <w:r>
        <w:t xml:space="preserve">          "urn:epc:id:sgtin:0614141.000111.000000123456",</w:t>
      </w:r>
    </w:p>
    <w:p w:rsidR="00BE6FAB" w:rsidP="00BE6FAB" w:rsidRDefault="00BE6FAB" w14:paraId="773446D5" w14:textId="77777777">
      <w:pPr>
        <w:pStyle w:val="Code0"/>
        <w:spacing w:before="0" w:after="0"/>
        <w:rPr>
          <w:rFonts w:eastAsia="Yu Mincho" w:cs="Arial"/>
        </w:rPr>
      </w:pPr>
      <w:r>
        <w:t xml:space="preserve">          "urn:epc:id:sgtin:0614141.000111.000000123457"</w:t>
      </w:r>
    </w:p>
    <w:p w:rsidR="00BE6FAB" w:rsidP="00BE6FAB" w:rsidRDefault="00BE6FAB" w14:paraId="2B8E4F9E" w14:textId="77777777">
      <w:pPr>
        <w:pStyle w:val="Code0"/>
        <w:spacing w:before="0" w:after="0"/>
        <w:rPr>
          <w:rFonts w:eastAsia="Yu Mincho" w:cs="Arial"/>
          <w:szCs w:val="18"/>
        </w:rPr>
      </w:pPr>
      <w:r>
        <w:t xml:space="preserve">        ],</w:t>
      </w:r>
    </w:p>
    <w:p w:rsidR="00BE6FAB" w:rsidP="00BE6FAB" w:rsidRDefault="00BE6FAB" w14:paraId="0D912C28" w14:textId="77777777">
      <w:pPr>
        <w:pStyle w:val="Code0"/>
        <w:spacing w:before="0" w:after="0"/>
        <w:rPr>
          <w:rFonts w:eastAsia="Yu Mincho" w:cs="Arial"/>
          <w:szCs w:val="18"/>
        </w:rPr>
      </w:pPr>
    </w:p>
    <w:p w:rsidR="00BE6FAB" w:rsidP="00BE6FAB" w:rsidRDefault="00BE6FAB" w14:paraId="1557A026" w14:textId="77777777">
      <w:pPr>
        <w:pStyle w:val="Code0"/>
        <w:spacing w:before="0" w:after="0"/>
        <w:rPr>
          <w:rFonts w:eastAsia="Yu Mincho" w:cs="Arial"/>
        </w:rPr>
      </w:pPr>
      <w:r>
        <w:t xml:space="preserve">        "readPoint": {</w:t>
      </w:r>
    </w:p>
    <w:p w:rsidR="00BE6FAB" w:rsidP="00BE6FAB" w:rsidRDefault="00BE6FAB" w14:paraId="5DA78C52" w14:textId="77777777">
      <w:pPr>
        <w:pStyle w:val="Code0"/>
        <w:spacing w:before="0" w:after="0"/>
        <w:rPr>
          <w:rFonts w:eastAsia="Yu Mincho" w:cs="Arial"/>
        </w:rPr>
      </w:pPr>
      <w:r>
        <w:t xml:space="preserve">          "id": "urn:epc:id:sgln:0614141.00001.0"</w:t>
      </w:r>
    </w:p>
    <w:p w:rsidR="00BE6FAB" w:rsidP="00BE6FAB" w:rsidRDefault="00BE6FAB" w14:paraId="7FBF20AB" w14:textId="77777777">
      <w:pPr>
        <w:pStyle w:val="Code0"/>
        <w:spacing w:before="0" w:after="0"/>
        <w:rPr>
          <w:rFonts w:eastAsia="Yu Mincho" w:cs="Arial"/>
          <w:szCs w:val="18"/>
        </w:rPr>
      </w:pPr>
      <w:r>
        <w:t xml:space="preserve">        },</w:t>
      </w:r>
    </w:p>
    <w:p w:rsidR="00BE6FAB" w:rsidP="00BE6FAB" w:rsidRDefault="00BE6FAB" w14:paraId="62553C20" w14:textId="77777777">
      <w:pPr>
        <w:pStyle w:val="Code0"/>
        <w:spacing w:before="0" w:after="0"/>
        <w:rPr>
          <w:rFonts w:eastAsia="Yu Mincho" w:cs="Arial"/>
        </w:rPr>
      </w:pPr>
      <w:r>
        <w:t xml:space="preserve">        "bizLocation": {</w:t>
      </w:r>
    </w:p>
    <w:p w:rsidR="00BE6FAB" w:rsidP="00BE6FAB" w:rsidRDefault="00BE6FAB" w14:paraId="7AF08923" w14:textId="77777777">
      <w:pPr>
        <w:pStyle w:val="Code0"/>
        <w:spacing w:before="0" w:after="0"/>
        <w:rPr>
          <w:rFonts w:eastAsia="Yu Mincho" w:cs="Arial"/>
        </w:rPr>
      </w:pPr>
      <w:r>
        <w:t xml:space="preserve">          "id": "urn:epc:id:sgln:0614141.00001.0"</w:t>
      </w:r>
    </w:p>
    <w:p w:rsidR="00BE6FAB" w:rsidP="00BE6FAB" w:rsidRDefault="00BE6FAB" w14:paraId="78CA0B08" w14:textId="77777777">
      <w:pPr>
        <w:pStyle w:val="Code0"/>
        <w:spacing w:before="0" w:after="0"/>
        <w:rPr>
          <w:rFonts w:eastAsia="Yu Mincho" w:cs="Arial"/>
          <w:szCs w:val="18"/>
        </w:rPr>
      </w:pPr>
      <w:r>
        <w:t xml:space="preserve">        },</w:t>
      </w:r>
    </w:p>
    <w:p w:rsidR="00BE6FAB" w:rsidP="00BE6FAB" w:rsidRDefault="00BE6FAB" w14:paraId="7A1633E7" w14:textId="77777777">
      <w:pPr>
        <w:pStyle w:val="Code0"/>
        <w:spacing w:before="0" w:after="0"/>
        <w:rPr>
          <w:rFonts w:eastAsia="Yu Mincho" w:cs="Arial"/>
          <w:szCs w:val="18"/>
        </w:rPr>
      </w:pPr>
    </w:p>
    <w:p w:rsidR="00BE6FAB" w:rsidP="00BE6FAB" w:rsidRDefault="00BE6FAB" w14:paraId="40D22AD1" w14:textId="77777777">
      <w:pPr>
        <w:pStyle w:val="Code0"/>
        <w:spacing w:before="0" w:after="0"/>
        <w:rPr>
          <w:rFonts w:eastAsia="Yu Mincho" w:cs="Arial"/>
        </w:rPr>
      </w:pPr>
      <w:r>
        <w:t xml:space="preserve">        "bizTransactionList": [</w:t>
      </w:r>
    </w:p>
    <w:p w:rsidR="00BE6FAB" w:rsidP="00BE6FAB" w:rsidRDefault="00BE6FAB" w14:paraId="59C15E2E" w14:textId="77777777">
      <w:pPr>
        <w:pStyle w:val="Code0"/>
        <w:spacing w:before="0" w:after="0"/>
        <w:rPr>
          <w:rFonts w:eastAsia="Yu Mincho" w:cs="Arial"/>
          <w:szCs w:val="18"/>
        </w:rPr>
      </w:pPr>
      <w:r>
        <w:t xml:space="preserve">          {</w:t>
      </w:r>
    </w:p>
    <w:p w:rsidR="00BE6FAB" w:rsidP="00BE6FAB" w:rsidRDefault="00BE6FAB" w14:paraId="6A46E4C6" w14:textId="77777777">
      <w:pPr>
        <w:pStyle w:val="Code0"/>
        <w:spacing w:before="0" w:after="0"/>
        <w:rPr>
          <w:rFonts w:eastAsia="Yu Mincho" w:cs="Arial"/>
          <w:szCs w:val="18"/>
        </w:rPr>
      </w:pPr>
      <w:r>
        <w:t xml:space="preserve">            "type": "cert",</w:t>
      </w:r>
    </w:p>
    <w:p w:rsidR="00BE6FAB" w:rsidP="00BE6FAB" w:rsidRDefault="00BE6FAB" w14:paraId="3CC36682" w14:textId="77777777">
      <w:pPr>
        <w:pStyle w:val="Code0"/>
        <w:spacing w:before="0" w:after="0"/>
        <w:rPr>
          <w:rFonts w:eastAsia="Yu Mincho" w:cs="Arial"/>
        </w:rPr>
      </w:pPr>
      <w:r>
        <w:t xml:space="preserve">            "bizTransaction": "urn:epc:id:gdti:4012345.00001.BATCHREL-2026-000045"</w:t>
      </w:r>
    </w:p>
    <w:p w:rsidR="00BE6FAB" w:rsidP="00BE6FAB" w:rsidRDefault="00BE6FAB" w14:paraId="2F405641" w14:textId="77777777">
      <w:pPr>
        <w:pStyle w:val="Code0"/>
        <w:spacing w:before="0" w:after="0"/>
        <w:rPr>
          <w:rFonts w:eastAsia="Yu Mincho" w:cs="Arial"/>
          <w:szCs w:val="18"/>
        </w:rPr>
      </w:pPr>
      <w:r>
        <w:t xml:space="preserve">          }</w:t>
      </w:r>
    </w:p>
    <w:p w:rsidR="00BE6FAB" w:rsidP="00BE6FAB" w:rsidRDefault="00BE6FAB" w14:paraId="5239CAF6" w14:textId="77777777">
      <w:pPr>
        <w:pStyle w:val="Code0"/>
        <w:spacing w:before="0" w:after="0"/>
        <w:rPr>
          <w:rFonts w:eastAsia="Yu Mincho" w:cs="Arial"/>
          <w:szCs w:val="18"/>
        </w:rPr>
      </w:pPr>
      <w:r>
        <w:t xml:space="preserve">        ]</w:t>
      </w:r>
    </w:p>
    <w:p w:rsidR="00BE6FAB" w:rsidP="00BE6FAB" w:rsidRDefault="00BE6FAB" w14:paraId="0E2C26EC" w14:textId="77777777">
      <w:pPr>
        <w:pStyle w:val="Code0"/>
        <w:spacing w:before="0" w:after="0"/>
        <w:rPr>
          <w:rFonts w:eastAsia="Yu Mincho" w:cs="Arial"/>
          <w:szCs w:val="18"/>
        </w:rPr>
      </w:pPr>
      <w:r>
        <w:t xml:space="preserve">      }</w:t>
      </w:r>
    </w:p>
    <w:p w:rsidR="00BE6FAB" w:rsidP="00BE6FAB" w:rsidRDefault="00BE6FAB" w14:paraId="4EDDE042" w14:textId="77777777">
      <w:pPr>
        <w:pStyle w:val="Code0"/>
        <w:spacing w:before="0" w:after="0"/>
        <w:rPr>
          <w:rFonts w:eastAsia="Yu Mincho" w:cs="Arial"/>
          <w:szCs w:val="18"/>
        </w:rPr>
      </w:pPr>
      <w:r>
        <w:t xml:space="preserve">    ]</w:t>
      </w:r>
    </w:p>
    <w:p w:rsidR="00BE6FAB" w:rsidP="00BE6FAB" w:rsidRDefault="00BE6FAB" w14:paraId="30F12A7B" w14:textId="77777777">
      <w:pPr>
        <w:pStyle w:val="Code0"/>
        <w:spacing w:before="0" w:after="0"/>
        <w:rPr>
          <w:rFonts w:eastAsia="Yu Mincho" w:cs="Arial"/>
          <w:szCs w:val="18"/>
        </w:rPr>
      </w:pPr>
      <w:r>
        <w:t xml:space="preserve">  }</w:t>
      </w:r>
    </w:p>
    <w:p w:rsidR="00BE6FAB" w:rsidP="00BE6FAB" w:rsidRDefault="00BE6FAB" w14:paraId="2EF776BE" w14:textId="77777777">
      <w:pPr>
        <w:pStyle w:val="Code0"/>
        <w:spacing w:before="0" w:after="0"/>
        <w:rPr>
          <w:rFonts w:eastAsia="Yu Mincho" w:cs="Arial"/>
          <w:szCs w:val="18"/>
        </w:rPr>
      </w:pPr>
      <w:r>
        <w:t>}</w:t>
      </w:r>
    </w:p>
    <w:p w:rsidR="00BE6FAB" w:rsidP="00BE6FAB" w:rsidRDefault="00BE6FAB" w14:paraId="66932A7E" w14:textId="77777777">
      <w:pPr>
        <w:pStyle w:val="Code0"/>
        <w:spacing w:before="0" w:after="0"/>
      </w:pPr>
    </w:p>
    <w:p w:rsidRPr="0093015E" w:rsidR="00BE6FAB" w:rsidP="00BE6FAB" w:rsidRDefault="00BE6FAB" w14:paraId="36D20AF3" w14:textId="77777777">
      <w:pPr>
        <w:pStyle w:val="Heading5"/>
        <w:rPr>
          <w:b/>
          <w:bCs/>
        </w:rPr>
      </w:pPr>
      <w:r w:rsidRPr="0093015E">
        <w:rPr>
          <w:b/>
          <w:bCs/>
        </w:rPr>
        <w:t>EPCIS 1.2 XML equivalent (approval decision event)</w:t>
      </w:r>
    </w:p>
    <w:p w:rsidR="00BE6FAB" w:rsidP="00BE6FAB" w:rsidRDefault="00BE6FAB" w14:paraId="32FAEAB0" w14:textId="77777777">
      <w:pPr>
        <w:pStyle w:val="Code0"/>
        <w:spacing w:before="0" w:after="0"/>
        <w:rPr>
          <w:rFonts w:eastAsia="Yu Mincho" w:cs="Arial"/>
          <w:szCs w:val="18"/>
        </w:rPr>
      </w:pPr>
      <w:r w:rsidRPr="62191400">
        <w:rPr>
          <w:rFonts w:eastAsia="Yu Mincho" w:cs="Arial"/>
          <w:szCs w:val="18"/>
        </w:rPr>
        <w:t>&lt;?xml version="1.0" encoding="UTF-8"?&gt;</w:t>
      </w:r>
    </w:p>
    <w:p w:rsidR="00BE6FAB" w:rsidP="00BE6FAB" w:rsidRDefault="00BE6FAB" w14:paraId="5F0A36AE" w14:textId="77777777">
      <w:pPr>
        <w:pStyle w:val="Code0"/>
        <w:spacing w:before="0" w:after="0"/>
        <w:rPr>
          <w:rFonts w:eastAsia="Yu Mincho" w:cs="Arial"/>
          <w:szCs w:val="18"/>
        </w:rPr>
      </w:pPr>
      <w:r w:rsidRPr="62191400">
        <w:rPr>
          <w:rFonts w:eastAsia="Yu Mincho" w:cs="Arial"/>
          <w:szCs w:val="18"/>
        </w:rPr>
        <w:t xml:space="preserve">&lt;epcis:EPCISDocument </w:t>
      </w:r>
    </w:p>
    <w:p w:rsidR="00BE6FAB" w:rsidP="00BE6FAB" w:rsidRDefault="00BE6FAB" w14:paraId="25E09BC3" w14:textId="77777777">
      <w:pPr>
        <w:pStyle w:val="Code0"/>
        <w:spacing w:before="0" w:after="0"/>
        <w:rPr>
          <w:rFonts w:eastAsia="Yu Mincho" w:cs="Arial"/>
          <w:szCs w:val="18"/>
        </w:rPr>
      </w:pPr>
      <w:r w:rsidRPr="62191400">
        <w:rPr>
          <w:rFonts w:eastAsia="Yu Mincho" w:cs="Arial"/>
          <w:szCs w:val="18"/>
        </w:rPr>
        <w:t xml:space="preserve">    xmlns:epcis="urn:epcglobal:epcis:xsd:1"</w:t>
      </w:r>
    </w:p>
    <w:p w:rsidR="00BE6FAB" w:rsidP="00BE6FAB" w:rsidRDefault="00BE6FAB" w14:paraId="34C4468E" w14:textId="77777777">
      <w:pPr>
        <w:pStyle w:val="Code0"/>
        <w:spacing w:before="0" w:after="0"/>
        <w:rPr>
          <w:rFonts w:eastAsia="Yu Mincho" w:cs="Arial"/>
          <w:szCs w:val="18"/>
        </w:rPr>
      </w:pPr>
      <w:r w:rsidRPr="62191400">
        <w:rPr>
          <w:rFonts w:eastAsia="Yu Mincho" w:cs="Arial"/>
          <w:szCs w:val="18"/>
        </w:rPr>
        <w:t xml:space="preserve">    schemaVersion="1.2"</w:t>
      </w:r>
    </w:p>
    <w:p w:rsidR="00BE6FAB" w:rsidP="00BE6FAB" w:rsidRDefault="00BE6FAB" w14:paraId="68D390B2" w14:textId="77777777">
      <w:pPr>
        <w:pStyle w:val="Code0"/>
        <w:spacing w:before="0" w:after="0"/>
        <w:rPr>
          <w:rFonts w:eastAsia="Yu Mincho" w:cs="Arial"/>
          <w:szCs w:val="18"/>
        </w:rPr>
      </w:pPr>
      <w:r w:rsidRPr="62191400">
        <w:rPr>
          <w:rFonts w:eastAsia="Yu Mincho" w:cs="Arial"/>
          <w:szCs w:val="18"/>
        </w:rPr>
        <w:t xml:space="preserve">    creationDate="2026-02-23T08:00:00.000Z"&gt;</w:t>
      </w:r>
    </w:p>
    <w:p w:rsidR="00BE6FAB" w:rsidP="00BE6FAB" w:rsidRDefault="00BE6FAB" w14:paraId="1762F813" w14:textId="77777777">
      <w:pPr>
        <w:pStyle w:val="Code0"/>
        <w:spacing w:before="0" w:after="0"/>
        <w:rPr>
          <w:rFonts w:eastAsia="Yu Mincho" w:cs="Arial"/>
          <w:szCs w:val="18"/>
        </w:rPr>
      </w:pPr>
    </w:p>
    <w:p w:rsidR="00BE6FAB" w:rsidP="00BE6FAB" w:rsidRDefault="00BE6FAB" w14:paraId="4AD3AA99" w14:textId="77777777">
      <w:pPr>
        <w:pStyle w:val="Code0"/>
        <w:spacing w:before="0" w:after="0"/>
        <w:rPr>
          <w:rFonts w:eastAsia="Yu Mincho" w:cs="Arial"/>
          <w:szCs w:val="18"/>
        </w:rPr>
      </w:pPr>
      <w:r w:rsidRPr="62191400">
        <w:rPr>
          <w:rFonts w:eastAsia="Yu Mincho" w:cs="Arial"/>
          <w:szCs w:val="18"/>
        </w:rPr>
        <w:t xml:space="preserve">    &lt;EPCISBody&gt;</w:t>
      </w:r>
    </w:p>
    <w:p w:rsidR="00BE6FAB" w:rsidP="00BE6FAB" w:rsidRDefault="00BE6FAB" w14:paraId="3544842D" w14:textId="77777777">
      <w:pPr>
        <w:pStyle w:val="Code0"/>
        <w:spacing w:before="0" w:after="0"/>
        <w:rPr>
          <w:rFonts w:eastAsia="Yu Mincho" w:cs="Arial"/>
          <w:szCs w:val="18"/>
        </w:rPr>
      </w:pPr>
      <w:r w:rsidRPr="62191400">
        <w:rPr>
          <w:rFonts w:eastAsia="Yu Mincho" w:cs="Arial"/>
          <w:szCs w:val="18"/>
        </w:rPr>
        <w:t xml:space="preserve">        &lt;EventList&gt;</w:t>
      </w:r>
    </w:p>
    <w:p w:rsidR="00BE6FAB" w:rsidP="00BE6FAB" w:rsidRDefault="00BE6FAB" w14:paraId="208F8EF6" w14:textId="77777777">
      <w:pPr>
        <w:pStyle w:val="Code0"/>
        <w:spacing w:before="0" w:after="0"/>
        <w:rPr>
          <w:rFonts w:eastAsia="Yu Mincho" w:cs="Arial"/>
          <w:szCs w:val="18"/>
        </w:rPr>
      </w:pPr>
      <w:r w:rsidRPr="62191400">
        <w:rPr>
          <w:rFonts w:eastAsia="Yu Mincho" w:cs="Arial"/>
          <w:szCs w:val="18"/>
        </w:rPr>
        <w:t xml:space="preserve">            &lt;ObjectEvent&gt;</w:t>
      </w:r>
    </w:p>
    <w:p w:rsidR="00BE6FAB" w:rsidP="00BE6FAB" w:rsidRDefault="00BE6FAB" w14:paraId="3E6C3A53" w14:textId="77777777">
      <w:pPr>
        <w:pStyle w:val="Code0"/>
        <w:spacing w:before="0" w:after="0"/>
        <w:rPr>
          <w:rFonts w:eastAsia="Yu Mincho" w:cs="Arial"/>
          <w:szCs w:val="18"/>
        </w:rPr>
      </w:pPr>
      <w:r w:rsidRPr="62191400">
        <w:rPr>
          <w:rFonts w:eastAsia="Yu Mincho" w:cs="Arial"/>
          <w:szCs w:val="18"/>
        </w:rPr>
        <w:t xml:space="preserve">                &lt;eventID&gt;urn:uuid:6c1a3f2d-7f6f-4f41-9c5d-1b3e1b0a3d19&lt;/eventID&gt;</w:t>
      </w:r>
    </w:p>
    <w:p w:rsidR="00BE6FAB" w:rsidP="00BE6FAB" w:rsidRDefault="00BE6FAB" w14:paraId="59065C84" w14:textId="77777777">
      <w:pPr>
        <w:pStyle w:val="Code0"/>
        <w:spacing w:before="0" w:after="0"/>
        <w:rPr>
          <w:rFonts w:eastAsia="Yu Mincho" w:cs="Arial"/>
          <w:szCs w:val="18"/>
        </w:rPr>
      </w:pPr>
      <w:r w:rsidRPr="62191400">
        <w:rPr>
          <w:rFonts w:eastAsia="Yu Mincho" w:cs="Arial"/>
          <w:szCs w:val="18"/>
        </w:rPr>
        <w:t xml:space="preserve">                &lt;eventTime&gt;2026-02-23T08:00:00.000Z&lt;/eventTime&gt;</w:t>
      </w:r>
    </w:p>
    <w:p w:rsidR="00BE6FAB" w:rsidP="00BE6FAB" w:rsidRDefault="00BE6FAB" w14:paraId="6418100A" w14:textId="77777777">
      <w:pPr>
        <w:pStyle w:val="Code0"/>
        <w:spacing w:before="0" w:after="0"/>
        <w:rPr>
          <w:rFonts w:eastAsia="Yu Mincho" w:cs="Arial"/>
          <w:szCs w:val="18"/>
        </w:rPr>
      </w:pPr>
      <w:r w:rsidRPr="62191400">
        <w:rPr>
          <w:rFonts w:eastAsia="Yu Mincho" w:cs="Arial"/>
          <w:szCs w:val="18"/>
        </w:rPr>
        <w:t xml:space="preserve">                &lt;eventTimeZoneOffset&gt;+03:00&lt;/eventTimeZoneOffset&gt;</w:t>
      </w:r>
    </w:p>
    <w:p w:rsidR="00BE6FAB" w:rsidP="00BE6FAB" w:rsidRDefault="00BE6FAB" w14:paraId="0A2C328B" w14:textId="77777777">
      <w:pPr>
        <w:pStyle w:val="Code0"/>
        <w:spacing w:before="0" w:after="0"/>
        <w:rPr>
          <w:rFonts w:eastAsia="Yu Mincho" w:cs="Arial"/>
          <w:szCs w:val="18"/>
        </w:rPr>
      </w:pPr>
    </w:p>
    <w:p w:rsidR="00BE6FAB" w:rsidP="00BE6FAB" w:rsidRDefault="00BE6FAB" w14:paraId="5C9BA8FB" w14:textId="77777777">
      <w:pPr>
        <w:pStyle w:val="Code0"/>
        <w:spacing w:before="0" w:after="0"/>
        <w:rPr>
          <w:rFonts w:eastAsia="Yu Mincho" w:cs="Arial"/>
          <w:szCs w:val="18"/>
        </w:rPr>
      </w:pPr>
      <w:r w:rsidRPr="62191400">
        <w:rPr>
          <w:rFonts w:eastAsia="Yu Mincho" w:cs="Arial"/>
          <w:szCs w:val="18"/>
        </w:rPr>
        <w:t xml:space="preserve">                &lt;epcList&gt;</w:t>
      </w:r>
    </w:p>
    <w:p w:rsidR="00BE6FAB" w:rsidP="00BE6FAB" w:rsidRDefault="00BE6FAB" w14:paraId="5AAE7EA6" w14:textId="77777777">
      <w:pPr>
        <w:pStyle w:val="Code0"/>
        <w:spacing w:before="0" w:after="0"/>
        <w:rPr>
          <w:rFonts w:eastAsia="Yu Mincho" w:cs="Arial"/>
          <w:szCs w:val="18"/>
        </w:rPr>
      </w:pPr>
      <w:r w:rsidRPr="62191400">
        <w:rPr>
          <w:rFonts w:eastAsia="Yu Mincho" w:cs="Arial"/>
          <w:szCs w:val="18"/>
        </w:rPr>
        <w:t xml:space="preserve">                    &lt;epc&gt;urn:epc:id:sgtin:0614141.000111.000000123456&lt;/epc&gt;</w:t>
      </w:r>
    </w:p>
    <w:p w:rsidR="00BE6FAB" w:rsidP="00BE6FAB" w:rsidRDefault="00BE6FAB" w14:paraId="733D7B7F" w14:textId="77777777">
      <w:pPr>
        <w:pStyle w:val="Code0"/>
        <w:spacing w:before="0" w:after="0"/>
        <w:rPr>
          <w:rFonts w:eastAsia="Yu Mincho" w:cs="Arial"/>
          <w:szCs w:val="18"/>
        </w:rPr>
      </w:pPr>
      <w:r w:rsidRPr="62191400">
        <w:rPr>
          <w:rFonts w:eastAsia="Yu Mincho" w:cs="Arial"/>
          <w:szCs w:val="18"/>
        </w:rPr>
        <w:t xml:space="preserve">                    &lt;epc&gt;urn:epc:id:sgtin:0614141.000111.000000123457&lt;/epc&gt;</w:t>
      </w:r>
    </w:p>
    <w:p w:rsidR="00BE6FAB" w:rsidP="00BE6FAB" w:rsidRDefault="00BE6FAB" w14:paraId="18B7A522" w14:textId="77777777">
      <w:pPr>
        <w:pStyle w:val="Code0"/>
        <w:spacing w:before="0" w:after="0"/>
        <w:rPr>
          <w:rFonts w:eastAsia="Yu Mincho" w:cs="Arial"/>
          <w:szCs w:val="18"/>
        </w:rPr>
      </w:pPr>
      <w:r w:rsidRPr="62191400">
        <w:rPr>
          <w:rFonts w:eastAsia="Yu Mincho" w:cs="Arial"/>
          <w:szCs w:val="18"/>
        </w:rPr>
        <w:t xml:space="preserve">                &lt;/epcList&gt;</w:t>
      </w:r>
    </w:p>
    <w:p w:rsidR="00BE6FAB" w:rsidP="00BE6FAB" w:rsidRDefault="00BE6FAB" w14:paraId="5846D5B4" w14:textId="77777777">
      <w:pPr>
        <w:pStyle w:val="Code0"/>
        <w:spacing w:before="0" w:after="0"/>
        <w:rPr>
          <w:rFonts w:eastAsia="Yu Mincho" w:cs="Arial"/>
          <w:szCs w:val="18"/>
        </w:rPr>
      </w:pPr>
    </w:p>
    <w:p w:rsidR="00BE6FAB" w:rsidP="00BE6FAB" w:rsidRDefault="00BE6FAB" w14:paraId="308137C1" w14:textId="77777777">
      <w:pPr>
        <w:pStyle w:val="Code0"/>
        <w:spacing w:before="0" w:after="0"/>
        <w:rPr>
          <w:rFonts w:eastAsia="Yu Mincho" w:cs="Arial"/>
          <w:szCs w:val="18"/>
        </w:rPr>
      </w:pPr>
      <w:r w:rsidRPr="62191400">
        <w:rPr>
          <w:rFonts w:eastAsia="Yu Mincho" w:cs="Arial"/>
          <w:szCs w:val="18"/>
        </w:rPr>
        <w:t xml:space="preserve">                &lt;action&gt;OBSERVE&lt;/action&gt;</w:t>
      </w:r>
    </w:p>
    <w:p w:rsidR="00BE6FAB" w:rsidP="00BE6FAB" w:rsidRDefault="00BE6FAB" w14:paraId="6844A706" w14:textId="77777777">
      <w:pPr>
        <w:pStyle w:val="Code0"/>
        <w:spacing w:before="0" w:after="0"/>
        <w:rPr>
          <w:rFonts w:eastAsia="Yu Mincho" w:cs="Arial"/>
          <w:szCs w:val="18"/>
        </w:rPr>
      </w:pPr>
      <w:r w:rsidRPr="62191400">
        <w:rPr>
          <w:rFonts w:eastAsia="Yu Mincho" w:cs="Arial"/>
          <w:szCs w:val="18"/>
        </w:rPr>
        <w:t xml:space="preserve">                &lt;bizStep&gt;urn:epcglobal:cbv:bizstep:inspecting&lt;/bizStep&gt;</w:t>
      </w:r>
    </w:p>
    <w:p w:rsidR="00BE6FAB" w:rsidP="00BE6FAB" w:rsidRDefault="00BE6FAB" w14:paraId="2CC88F10" w14:textId="77777777">
      <w:pPr>
        <w:pStyle w:val="Code0"/>
        <w:spacing w:before="0" w:after="0"/>
        <w:rPr>
          <w:rFonts w:eastAsia="Yu Mincho" w:cs="Arial"/>
          <w:szCs w:val="18"/>
        </w:rPr>
      </w:pPr>
      <w:r w:rsidRPr="62191400">
        <w:rPr>
          <w:rFonts w:eastAsia="Yu Mincho" w:cs="Arial"/>
          <w:szCs w:val="18"/>
        </w:rPr>
        <w:t xml:space="preserve">                &lt;disposition&gt;urn:epcglobal:cbv:disp:active&lt;/disposition&gt;</w:t>
      </w:r>
    </w:p>
    <w:p w:rsidR="00BE6FAB" w:rsidP="00BE6FAB" w:rsidRDefault="00BE6FAB" w14:paraId="25251249" w14:textId="77777777">
      <w:pPr>
        <w:pStyle w:val="Code0"/>
        <w:spacing w:before="0" w:after="0"/>
        <w:rPr>
          <w:rFonts w:eastAsia="Yu Mincho" w:cs="Arial"/>
          <w:szCs w:val="18"/>
        </w:rPr>
      </w:pPr>
    </w:p>
    <w:p w:rsidR="00BE6FAB" w:rsidP="00BE6FAB" w:rsidRDefault="00BE6FAB" w14:paraId="1A3B3A36" w14:textId="77777777">
      <w:pPr>
        <w:pStyle w:val="Code0"/>
        <w:spacing w:before="0" w:after="0"/>
        <w:rPr>
          <w:rFonts w:eastAsia="Yu Mincho" w:cs="Arial"/>
          <w:szCs w:val="18"/>
        </w:rPr>
      </w:pPr>
      <w:r w:rsidRPr="62191400">
        <w:rPr>
          <w:rFonts w:eastAsia="Yu Mincho" w:cs="Arial"/>
          <w:szCs w:val="18"/>
        </w:rPr>
        <w:t xml:space="preserve">                &lt;readPoint&gt;</w:t>
      </w:r>
    </w:p>
    <w:p w:rsidR="00BE6FAB" w:rsidP="00BE6FAB" w:rsidRDefault="00BE6FAB" w14:paraId="6D34EC3A" w14:textId="77777777">
      <w:pPr>
        <w:pStyle w:val="Code0"/>
        <w:spacing w:before="0" w:after="0"/>
        <w:rPr>
          <w:rFonts w:eastAsia="Yu Mincho" w:cs="Arial"/>
          <w:szCs w:val="18"/>
        </w:rPr>
      </w:pPr>
      <w:r w:rsidRPr="62191400">
        <w:rPr>
          <w:rFonts w:eastAsia="Yu Mincho" w:cs="Arial"/>
          <w:szCs w:val="18"/>
        </w:rPr>
        <w:t xml:space="preserve">                    &lt;id&gt;urn:epc:id:sgln:0614141.00001.0&lt;/id&gt;</w:t>
      </w:r>
    </w:p>
    <w:p w:rsidR="00BE6FAB" w:rsidP="00BE6FAB" w:rsidRDefault="00BE6FAB" w14:paraId="22575945" w14:textId="77777777">
      <w:pPr>
        <w:pStyle w:val="Code0"/>
        <w:spacing w:before="0" w:after="0"/>
        <w:rPr>
          <w:rFonts w:eastAsia="Yu Mincho" w:cs="Arial"/>
          <w:szCs w:val="18"/>
        </w:rPr>
      </w:pPr>
      <w:r w:rsidRPr="62191400">
        <w:rPr>
          <w:rFonts w:eastAsia="Yu Mincho" w:cs="Arial"/>
          <w:szCs w:val="18"/>
        </w:rPr>
        <w:t xml:space="preserve">                &lt;/readPoint&gt;</w:t>
      </w:r>
    </w:p>
    <w:p w:rsidR="00BE6FAB" w:rsidP="00BE6FAB" w:rsidRDefault="00BE6FAB" w14:paraId="0C086AA3" w14:textId="77777777">
      <w:pPr>
        <w:pStyle w:val="Code0"/>
        <w:spacing w:before="0" w:after="0"/>
        <w:rPr>
          <w:rFonts w:eastAsia="Yu Mincho" w:cs="Arial"/>
          <w:szCs w:val="18"/>
        </w:rPr>
      </w:pPr>
    </w:p>
    <w:p w:rsidR="00BE6FAB" w:rsidP="00BE6FAB" w:rsidRDefault="00BE6FAB" w14:paraId="39EF9607" w14:textId="77777777">
      <w:pPr>
        <w:pStyle w:val="Code0"/>
        <w:spacing w:before="0" w:after="0"/>
        <w:rPr>
          <w:rFonts w:eastAsia="Yu Mincho" w:cs="Arial"/>
          <w:szCs w:val="18"/>
        </w:rPr>
      </w:pPr>
      <w:r w:rsidRPr="62191400">
        <w:rPr>
          <w:rFonts w:eastAsia="Yu Mincho" w:cs="Arial"/>
          <w:szCs w:val="18"/>
        </w:rPr>
        <w:t xml:space="preserve">                &lt;bizLocation&gt;</w:t>
      </w:r>
    </w:p>
    <w:p w:rsidR="00BE6FAB" w:rsidP="00BE6FAB" w:rsidRDefault="00BE6FAB" w14:paraId="375B67D4" w14:textId="77777777">
      <w:pPr>
        <w:pStyle w:val="Code0"/>
        <w:spacing w:before="0" w:after="0"/>
        <w:rPr>
          <w:rFonts w:eastAsia="Yu Mincho" w:cs="Arial"/>
          <w:szCs w:val="18"/>
        </w:rPr>
      </w:pPr>
      <w:r w:rsidRPr="62191400">
        <w:rPr>
          <w:rFonts w:eastAsia="Yu Mincho" w:cs="Arial"/>
          <w:szCs w:val="18"/>
        </w:rPr>
        <w:t xml:space="preserve">                    &lt;id&gt;urn:epc:id:sgln:0614141.00001.0&lt;/id&gt;</w:t>
      </w:r>
    </w:p>
    <w:p w:rsidR="00BE6FAB" w:rsidP="00BE6FAB" w:rsidRDefault="00BE6FAB" w14:paraId="48AB0F53" w14:textId="77777777">
      <w:pPr>
        <w:pStyle w:val="Code0"/>
        <w:spacing w:before="0" w:after="0"/>
        <w:rPr>
          <w:rFonts w:eastAsia="Yu Mincho" w:cs="Arial"/>
          <w:szCs w:val="18"/>
        </w:rPr>
      </w:pPr>
      <w:r w:rsidRPr="62191400">
        <w:rPr>
          <w:rFonts w:eastAsia="Yu Mincho" w:cs="Arial"/>
          <w:szCs w:val="18"/>
        </w:rPr>
        <w:t xml:space="preserve">                &lt;/bizLocation&gt;</w:t>
      </w:r>
    </w:p>
    <w:p w:rsidR="00BE6FAB" w:rsidP="00BE6FAB" w:rsidRDefault="00BE6FAB" w14:paraId="6577BECA" w14:textId="77777777">
      <w:pPr>
        <w:pStyle w:val="Code0"/>
        <w:spacing w:before="0" w:after="0"/>
        <w:rPr>
          <w:rFonts w:eastAsia="Yu Mincho" w:cs="Arial"/>
          <w:szCs w:val="18"/>
        </w:rPr>
      </w:pPr>
    </w:p>
    <w:p w:rsidR="00BE6FAB" w:rsidP="00BE6FAB" w:rsidRDefault="00BE6FAB" w14:paraId="3DDF2AD8" w14:textId="77777777">
      <w:pPr>
        <w:pStyle w:val="Code0"/>
        <w:spacing w:before="0" w:after="0"/>
        <w:rPr>
          <w:rFonts w:eastAsia="Yu Mincho" w:cs="Arial"/>
        </w:rPr>
      </w:pPr>
      <w:r w:rsidRPr="74B80B11">
        <w:rPr>
          <w:rFonts w:eastAsia="Yu Mincho" w:cs="Arial"/>
        </w:rPr>
        <w:t xml:space="preserve">                &lt;bizTransactionList&gt;</w:t>
      </w:r>
    </w:p>
    <w:p w:rsidR="00BE6FAB" w:rsidP="00BE6FAB" w:rsidRDefault="00BE6FAB" w14:paraId="357B63AE" w14:textId="77777777">
      <w:pPr>
        <w:pStyle w:val="Code0"/>
        <w:spacing w:before="0" w:after="0"/>
      </w:pPr>
      <w:r w:rsidRPr="74B80B11">
        <w:rPr>
          <w:rFonts w:eastAsia="Yu Mincho" w:cs="Arial"/>
        </w:rPr>
        <w:t xml:space="preserve">                    &lt;bizTransaction type="urn:epcglobal:cbv:btt:cert"&gt;</w:t>
      </w:r>
      <w:r>
        <w:t>urn:epc:id:gdti:4012345.99999.RN-2026-0007</w:t>
      </w:r>
    </w:p>
    <w:p w:rsidR="00BE6FAB" w:rsidP="00BE6FAB" w:rsidRDefault="00BE6FAB" w14:paraId="59ABE16D" w14:textId="77777777">
      <w:pPr>
        <w:pStyle w:val="Code0"/>
        <w:spacing w:before="0" w:after="0"/>
        <w:rPr>
          <w:rFonts w:eastAsia="Yu Mincho" w:cs="Arial"/>
        </w:rPr>
      </w:pPr>
      <w:r w:rsidRPr="74B80B11">
        <w:rPr>
          <w:rFonts w:eastAsia="Yu Mincho" w:cs="Arial"/>
        </w:rPr>
        <w:t xml:space="preserve">                    &lt;/bizTransaction&gt;</w:t>
      </w:r>
    </w:p>
    <w:p w:rsidR="00BE6FAB" w:rsidP="00BE6FAB" w:rsidRDefault="00BE6FAB" w14:paraId="31F3FCEC" w14:textId="77777777">
      <w:pPr>
        <w:pStyle w:val="Code0"/>
        <w:spacing w:before="0" w:after="0"/>
        <w:rPr>
          <w:rFonts w:eastAsia="Yu Mincho" w:cs="Arial"/>
        </w:rPr>
      </w:pPr>
      <w:r w:rsidRPr="74B80B11">
        <w:rPr>
          <w:rFonts w:eastAsia="Yu Mincho" w:cs="Arial"/>
        </w:rPr>
        <w:t xml:space="preserve">                &lt;/bizTransactionList&gt;</w:t>
      </w:r>
    </w:p>
    <w:p w:rsidR="00BE6FAB" w:rsidP="00BE6FAB" w:rsidRDefault="00BE6FAB" w14:paraId="783AB9E8" w14:textId="77777777">
      <w:pPr>
        <w:pStyle w:val="Code0"/>
        <w:spacing w:before="0" w:after="0"/>
        <w:rPr>
          <w:rFonts w:eastAsia="Yu Mincho" w:cs="Arial"/>
        </w:rPr>
      </w:pPr>
      <w:r w:rsidRPr="74B80B11">
        <w:rPr>
          <w:rFonts w:eastAsia="Yu Mincho" w:cs="Arial"/>
        </w:rPr>
        <w:t xml:space="preserve">            &lt;/ObjectEvent&gt;</w:t>
      </w:r>
    </w:p>
    <w:p w:rsidR="00BE6FAB" w:rsidP="00BE6FAB" w:rsidRDefault="00BE6FAB" w14:paraId="7FFAE0C1" w14:textId="77777777">
      <w:pPr>
        <w:pStyle w:val="Code0"/>
        <w:spacing w:before="0" w:after="0"/>
        <w:rPr>
          <w:rFonts w:eastAsia="Yu Mincho" w:cs="Arial"/>
        </w:rPr>
      </w:pPr>
      <w:r w:rsidRPr="74B80B11">
        <w:rPr>
          <w:rFonts w:eastAsia="Yu Mincho" w:cs="Arial"/>
        </w:rPr>
        <w:t xml:space="preserve">        &lt;/EventList&gt;</w:t>
      </w:r>
    </w:p>
    <w:p w:rsidR="00BE6FAB" w:rsidP="00BE6FAB" w:rsidRDefault="00BE6FAB" w14:paraId="568D4678" w14:textId="77777777">
      <w:pPr>
        <w:pStyle w:val="Code0"/>
        <w:spacing w:before="0" w:after="0"/>
        <w:rPr>
          <w:rFonts w:eastAsia="Yu Mincho" w:cs="Arial"/>
        </w:rPr>
      </w:pPr>
      <w:r w:rsidRPr="74B80B11">
        <w:rPr>
          <w:rFonts w:eastAsia="Yu Mincho" w:cs="Arial"/>
        </w:rPr>
        <w:t xml:space="preserve">    &lt;/EPCISBody&gt;</w:t>
      </w:r>
    </w:p>
    <w:p w:rsidR="00BE6FAB" w:rsidP="00BE6FAB" w:rsidRDefault="00BE6FAB" w14:paraId="04D55B44" w14:textId="77777777">
      <w:pPr>
        <w:pStyle w:val="Code0"/>
        <w:spacing w:before="0" w:after="0"/>
        <w:rPr>
          <w:rFonts w:eastAsia="Yu Mincho" w:cs="Arial"/>
        </w:rPr>
      </w:pPr>
      <w:r w:rsidRPr="74B80B11">
        <w:rPr>
          <w:rFonts w:eastAsia="Yu Mincho" w:cs="Arial"/>
        </w:rPr>
        <w:t>&lt;/epcis:EPCISDocument&gt;</w:t>
      </w:r>
    </w:p>
    <w:p w:rsidR="00BE6FAB" w:rsidP="00BE6FAB" w:rsidRDefault="00BE6FAB" w14:paraId="081AE1E0" w14:textId="77777777">
      <w:pPr>
        <w:pStyle w:val="Code0"/>
        <w:spacing w:before="0" w:after="0"/>
      </w:pPr>
    </w:p>
    <w:p w:rsidR="00BE6FAB" w:rsidP="00BE6FAB" w:rsidRDefault="00BE6FAB" w14:paraId="0A57FB43" w14:textId="77777777"/>
    <w:p w:rsidR="00BE6FAB" w:rsidP="00BE6FAB" w:rsidRDefault="00BE6FAB" w14:paraId="6C4EE53F" w14:textId="77777777">
      <w:pPr>
        <w:pStyle w:val="Heading2"/>
      </w:pPr>
      <w:bookmarkStart w:name="_Toc229417836" w:id="44"/>
      <w:bookmarkStart w:name="OLE_LINK2" w:id="45"/>
      <w:r>
        <w:t>4.2 Return Events</w:t>
      </w:r>
      <w:bookmarkEnd w:id="44"/>
    </w:p>
    <w:p w:rsidR="00BE6FAB" w:rsidP="00BE6FAB" w:rsidRDefault="00BE6FAB" w14:paraId="29BD8CA9" w14:textId="77777777">
      <w:pPr>
        <w:pStyle w:val="Heading3"/>
      </w:pPr>
      <w:bookmarkStart w:name="_Toc229417837" w:id="46"/>
      <w:r>
        <w:t>4.2.1 Return Shipping</w:t>
      </w:r>
      <w:bookmarkEnd w:id="46"/>
    </w:p>
    <w:p w:rsidRPr="000A123A" w:rsidR="00BE6FAB" w:rsidP="00BE6FAB" w:rsidRDefault="00BE6FAB" w14:paraId="67CA0316" w14:textId="77777777">
      <w:r w:rsidRPr="000A123A">
        <w:rPr>
          <w:b/>
          <w:bCs/>
        </w:rPr>
        <w:t>Purpose:</w:t>
      </w:r>
      <w:r w:rsidRPr="000A123A">
        <w:t> Report the physical return of goods from a downstream party (e.g., facility or distributor) back to an upstream party (e.g., manufacturer or distributor).</w:t>
      </w:r>
    </w:p>
    <w:p w:rsidRPr="000A123A" w:rsidR="00BE6FAB" w:rsidP="00BE6FAB" w:rsidRDefault="00BE6FAB" w14:paraId="4BE55F13" w14:textId="77777777">
      <w:r w:rsidRPr="000A123A">
        <w:rPr>
          <w:b/>
          <w:bCs/>
        </w:rPr>
        <w:t>Event Type:</w:t>
      </w:r>
      <w:r w:rsidRPr="000A123A">
        <w:t> ObjectEvent</w:t>
      </w:r>
    </w:p>
    <w:p w:rsidR="00BE6FAB" w:rsidP="00BE6FAB" w:rsidRDefault="00BE6FAB" w14:paraId="397D2DF3" w14:textId="77777777">
      <w:r w:rsidRPr="000A123A">
        <w:rPr>
          <w:b/>
          <w:bCs/>
        </w:rPr>
        <w:t>Mandatory Fields:</w:t>
      </w:r>
      <w:r w:rsidRPr="000A123A">
        <w:t> eventID, eventTime, eventTimeZoneOffset, epcList, action,</w:t>
      </w:r>
    </w:p>
    <w:p w:rsidRPr="000A123A" w:rsidR="00BE6FAB" w:rsidP="00BE6FAB" w:rsidRDefault="00BE6FAB" w14:paraId="12589926" w14:textId="223BAAD6">
      <w:r w:rsidRPr="000A123A">
        <w:t> bizStep, disposition, bizLocation, sourceList, destinationList</w:t>
      </w:r>
      <w:r w:rsidR="006E4DDF">
        <w:t>, bizTransactionList</w:t>
      </w:r>
    </w:p>
    <w:p w:rsidRPr="000A123A" w:rsidR="00BE6FAB" w:rsidP="00BE6FAB" w:rsidRDefault="00BE6FAB" w14:paraId="6BF8006C" w14:textId="77777777">
      <w:pPr>
        <w:rPr>
          <w:b/>
          <w:bCs/>
        </w:rPr>
      </w:pPr>
      <w:r w:rsidRPr="000A123A">
        <w:rPr>
          <w:b/>
          <w:bCs/>
        </w:rPr>
        <w:t>Rules:</w:t>
      </w:r>
    </w:p>
    <w:p w:rsidRPr="000A123A" w:rsidR="00BE6FAB" w:rsidP="00BE6FAB" w:rsidRDefault="00BE6FAB" w14:paraId="2435233A" w14:textId="77777777">
      <w:pPr>
        <w:pStyle w:val="ListParagraph"/>
        <w:numPr>
          <w:ilvl w:val="0"/>
          <w:numId w:val="23"/>
        </w:numPr>
      </w:pPr>
      <w:r w:rsidRPr="000A123A">
        <w:t>action must be </w:t>
      </w:r>
      <w:r w:rsidRPr="003F383E">
        <w:rPr>
          <w:i/>
          <w:iCs/>
        </w:rPr>
        <w:t>OBSERVE.</w:t>
      </w:r>
    </w:p>
    <w:p w:rsidRPr="000A123A" w:rsidR="00BE6FAB" w:rsidP="00BE6FAB" w:rsidRDefault="00BE6FAB" w14:paraId="25952271" w14:textId="78648A5F">
      <w:pPr>
        <w:pStyle w:val="ListParagraph"/>
        <w:numPr>
          <w:ilvl w:val="0"/>
          <w:numId w:val="23"/>
        </w:numPr>
      </w:pPr>
      <w:r>
        <w:t>bizStep must be urn:epcglobal:cbv:bizstep:shipping</w:t>
      </w:r>
      <w:r w:rsidR="0082675E">
        <w:t xml:space="preserve"> </w:t>
      </w:r>
      <w:r w:rsidR="79168C7E">
        <w:t>(for XML 1.2)</w:t>
      </w:r>
      <w:r w:rsidR="0082675E">
        <w:t xml:space="preserve"> or shipping </w:t>
      </w:r>
      <w:r w:rsidR="3F96CF1A">
        <w:t>(for JSON -LD 2.0)</w:t>
      </w:r>
      <w:r>
        <w:t> - a return shipment uses the same shipping bizstep as a forward shipment. The direction is distinguished solely by disposition and the inversion of sourceList and destinationList.</w:t>
      </w:r>
    </w:p>
    <w:p w:rsidRPr="000A123A" w:rsidR="00BE6FAB" w:rsidP="00BE6FAB" w:rsidRDefault="00BE6FAB" w14:paraId="65570FA2" w14:textId="2D4636FF">
      <w:pPr>
        <w:pStyle w:val="ListParagraph"/>
        <w:numPr>
          <w:ilvl w:val="0"/>
          <w:numId w:val="23"/>
        </w:numPr>
      </w:pPr>
      <w:r>
        <w:t>disposition must be urn:epcglobal:cbv:disp:returned</w:t>
      </w:r>
      <w:r w:rsidR="00A1318B">
        <w:t xml:space="preserve"> </w:t>
      </w:r>
      <w:r w:rsidR="79168C7E">
        <w:t>(for XML 1.2)</w:t>
      </w:r>
      <w:r w:rsidR="0082675E">
        <w:t xml:space="preserve"> </w:t>
      </w:r>
      <w:r w:rsidR="00A1318B">
        <w:t>or returned</w:t>
      </w:r>
      <w:r>
        <w:t> </w:t>
      </w:r>
      <w:r w:rsidR="3F96CF1A">
        <w:t>(for JSON -LD 2.0)</w:t>
      </w:r>
      <w:r w:rsidR="00A1318B">
        <w:t xml:space="preserve"> </w:t>
      </w:r>
      <w:r>
        <w:t>- this distinguishes a return shipment from a forward shipment. The returned disposition signals that goods are in transit back to the upstream party and are not yet available for resale.</w:t>
      </w:r>
    </w:p>
    <w:p w:rsidRPr="000A123A" w:rsidR="00BE6FAB" w:rsidP="00BE6FAB" w:rsidRDefault="00BE6FAB" w14:paraId="57FF97BC" w14:textId="77777777">
      <w:pPr>
        <w:pStyle w:val="ListParagraph"/>
        <w:numPr>
          <w:ilvl w:val="0"/>
          <w:numId w:val="23"/>
        </w:numPr>
      </w:pPr>
      <w:r w:rsidRPr="000A123A">
        <w:t xml:space="preserve">The prior disposition of the returned EPC must be active (goods are being returned in acceptable condition) or one of damaged, expired, or recalled (non-saleable returns). </w:t>
      </w:r>
    </w:p>
    <w:p w:rsidRPr="000A123A" w:rsidR="00BE6FAB" w:rsidP="00BE6FAB" w:rsidRDefault="00BE6FAB" w14:paraId="036CF7FE" w14:textId="77777777">
      <w:pPr>
        <w:pStyle w:val="ListParagraph"/>
        <w:numPr>
          <w:ilvl w:val="0"/>
          <w:numId w:val="23"/>
        </w:numPr>
      </w:pPr>
      <w:r w:rsidRPr="000A123A">
        <w:t xml:space="preserve">sourceList must identify the returning party (the party physically shipping the goods back) with sdt:owning_party. The returning party is the source </w:t>
      </w:r>
      <w:r>
        <w:t>-</w:t>
      </w:r>
      <w:r w:rsidRPr="000A123A">
        <w:t>the sourceList is inverted compared to the original forward shipment.</w:t>
      </w:r>
    </w:p>
    <w:p w:rsidRPr="000A123A" w:rsidR="00BE6FAB" w:rsidP="00BE6FAB" w:rsidRDefault="00BE6FAB" w14:paraId="067285F2" w14:textId="77777777">
      <w:pPr>
        <w:pStyle w:val="ListParagraph"/>
        <w:numPr>
          <w:ilvl w:val="0"/>
          <w:numId w:val="23"/>
        </w:numPr>
      </w:pPr>
      <w:r w:rsidRPr="000A123A">
        <w:t>destinationList must identify the upstream recipient (the party receiving the return) with both sdt:owning_party . These must be pre-registered GLNs.</w:t>
      </w:r>
    </w:p>
    <w:p w:rsidRPr="000A123A" w:rsidR="00BE6FAB" w:rsidP="00BE6FAB" w:rsidRDefault="00BE6FAB" w14:paraId="72895101" w14:textId="77777777">
      <w:pPr>
        <w:pStyle w:val="ListParagraph"/>
        <w:numPr>
          <w:ilvl w:val="0"/>
          <w:numId w:val="23"/>
        </w:numPr>
      </w:pPr>
      <w:r w:rsidRPr="000A123A">
        <w:t>destinationList must include sdt:location in addition to sdt:owning_party</w:t>
      </w:r>
      <w:r>
        <w:t>.</w:t>
      </w:r>
    </w:p>
    <w:p w:rsidRPr="000A123A" w:rsidR="00BE6FAB" w:rsidP="00BE6FAB" w:rsidRDefault="00BE6FAB" w14:paraId="18F58721" w14:textId="23DB337D">
      <w:pPr>
        <w:pStyle w:val="ListParagraph"/>
        <w:numPr>
          <w:ilvl w:val="0"/>
          <w:numId w:val="23"/>
        </w:numPr>
      </w:pPr>
      <w:r>
        <w:t>bizTransactionList is </w:t>
      </w:r>
      <w:r w:rsidR="00CC51C0">
        <w:t>mandatory</w:t>
      </w:r>
      <w:r>
        <w:t> - referencing the Return Merchandise Authorization (RMA) or return order document using urn:epcglobal:cbv:btt:desadv </w:t>
      </w:r>
      <w:r w:rsidR="79168C7E">
        <w:t>(for XML 1.2)</w:t>
      </w:r>
      <w:r w:rsidR="1FBAE951">
        <w:t xml:space="preserve"> or desav</w:t>
      </w:r>
      <w:r w:rsidR="3F96CF1A">
        <w:t>(for JSON -LD 2.0)</w:t>
      </w:r>
      <w:r w:rsidR="1FBAE951">
        <w:t xml:space="preserve"> </w:t>
      </w:r>
      <w:r>
        <w:t>or a platform-agreed return reference type.</w:t>
      </w:r>
    </w:p>
    <w:p w:rsidRPr="000A123A" w:rsidR="00BE6FAB" w:rsidP="00BE6FAB" w:rsidRDefault="00BE6FAB" w14:paraId="1E4DC8E5" w14:textId="77777777">
      <w:pPr>
        <w:pStyle w:val="ListParagraph"/>
        <w:numPr>
          <w:ilvl w:val="0"/>
          <w:numId w:val="23"/>
        </w:numPr>
      </w:pPr>
      <w:r w:rsidRPr="000A123A">
        <w:t>If the goods being returned are packed in an SSCC, only the SSCC should appear in epcList. If individual SGTINs have been separated from their SSCC prior to return, an Unpack event must first be submitted.</w:t>
      </w:r>
    </w:p>
    <w:p w:rsidRPr="000A123A" w:rsidR="00BE6FAB" w:rsidP="00BE6FAB" w:rsidRDefault="00BE6FAB" w14:paraId="2920ACBE" w14:textId="77777777">
      <w:pPr>
        <w:pStyle w:val="ListParagraph"/>
        <w:numPr>
          <w:ilvl w:val="0"/>
          <w:numId w:val="23"/>
        </w:numPr>
      </w:pPr>
      <w:r w:rsidRPr="000A123A">
        <w:t>The eventTime must be the time the goods physically left the returning party's premises</w:t>
      </w:r>
    </w:p>
    <w:p w:rsidR="00BE6FAB" w:rsidP="00BE6FAB" w:rsidRDefault="00BE6FAB" w14:paraId="658FCDA9" w14:textId="77777777">
      <w:pPr>
        <w:pStyle w:val="Heading6"/>
      </w:pPr>
      <w:r>
        <w:t>XML</w:t>
      </w:r>
    </w:p>
    <w:p w:rsidRPr="00FD070D" w:rsidR="00BE6FAB" w:rsidP="00BE6FAB" w:rsidRDefault="00BE6FAB" w14:paraId="58D1C806" w14:textId="77777777">
      <w:pPr>
        <w:pStyle w:val="Code0"/>
        <w:spacing w:before="0" w:after="0"/>
        <w:rPr>
          <w:szCs w:val="18"/>
        </w:rPr>
      </w:pPr>
    </w:p>
    <w:p w:rsidR="00BE6FAB" w:rsidP="00BE6FAB" w:rsidRDefault="00BE6FAB" w14:paraId="02F38326" w14:textId="77777777">
      <w:pPr>
        <w:pStyle w:val="Code0"/>
        <w:spacing w:before="0" w:after="0"/>
      </w:pPr>
      <w:r>
        <w:t>&lt;?xml version="1.0" encoding="UTF-8"?&gt;</w:t>
      </w:r>
    </w:p>
    <w:p w:rsidR="00BE6FAB" w:rsidP="00BE6FAB" w:rsidRDefault="00BE6FAB" w14:paraId="52FAEAAC" w14:textId="77777777">
      <w:pPr>
        <w:pStyle w:val="Code0"/>
        <w:spacing w:before="0" w:after="0"/>
      </w:pPr>
      <w:r>
        <w:t xml:space="preserve">&lt;epcis:EPCISDocument </w:t>
      </w:r>
    </w:p>
    <w:p w:rsidR="00BE6FAB" w:rsidP="00BE6FAB" w:rsidRDefault="00BE6FAB" w14:paraId="7F09A638" w14:textId="77777777">
      <w:pPr>
        <w:pStyle w:val="Code0"/>
        <w:spacing w:before="0" w:after="0"/>
      </w:pPr>
      <w:r>
        <w:t xml:space="preserve">    xmlns:epcis="urn:epcglobal:epcis:xsd:1" </w:t>
      </w:r>
    </w:p>
    <w:p w:rsidR="00BE6FAB" w:rsidP="00BE6FAB" w:rsidRDefault="00BE6FAB" w14:paraId="303AAC1B" w14:textId="77777777">
      <w:pPr>
        <w:pStyle w:val="Code0"/>
        <w:spacing w:before="0" w:after="0"/>
      </w:pPr>
      <w:r>
        <w:t xml:space="preserve">    schemaVersion="1.2" </w:t>
      </w:r>
    </w:p>
    <w:p w:rsidR="00BE6FAB" w:rsidP="00BE6FAB" w:rsidRDefault="00BE6FAB" w14:paraId="55E941BA" w14:textId="77777777">
      <w:pPr>
        <w:pStyle w:val="Code0"/>
        <w:spacing w:before="0" w:after="0"/>
      </w:pPr>
      <w:r>
        <w:t xml:space="preserve">    creationDate="2026-02-03T10:05:00.000Z"&gt;</w:t>
      </w:r>
    </w:p>
    <w:p w:rsidR="00BE6FAB" w:rsidP="00BE6FAB" w:rsidRDefault="00BE6FAB" w14:paraId="708B6611" w14:textId="77777777">
      <w:pPr>
        <w:pStyle w:val="Code0"/>
        <w:spacing w:before="0" w:after="0"/>
      </w:pPr>
      <w:r>
        <w:t xml:space="preserve">  &lt;EPCISBody&gt;</w:t>
      </w:r>
    </w:p>
    <w:p w:rsidR="00BE6FAB" w:rsidP="00BE6FAB" w:rsidRDefault="00BE6FAB" w14:paraId="2ED790CA" w14:textId="77777777">
      <w:pPr>
        <w:pStyle w:val="Code0"/>
        <w:spacing w:before="0" w:after="0"/>
      </w:pPr>
      <w:r>
        <w:t xml:space="preserve">    &lt;EventList&gt;</w:t>
      </w:r>
    </w:p>
    <w:p w:rsidR="00BE6FAB" w:rsidP="00BE6FAB" w:rsidRDefault="00BE6FAB" w14:paraId="1EDA5D8B" w14:textId="77777777">
      <w:pPr>
        <w:pStyle w:val="Code0"/>
        <w:spacing w:before="0" w:after="0"/>
      </w:pPr>
      <w:r>
        <w:t xml:space="preserve">      &lt;ObjectEvent&gt;</w:t>
      </w:r>
    </w:p>
    <w:p w:rsidR="00BE6FAB" w:rsidP="00BE6FAB" w:rsidRDefault="00BE6FAB" w14:paraId="3A434DE7" w14:textId="77777777">
      <w:pPr>
        <w:pStyle w:val="Code0"/>
        <w:spacing w:before="0" w:after="0"/>
      </w:pPr>
      <w:r>
        <w:t xml:space="preserve">        &lt;eventTime&gt;2026-02-03T10:05:00.000Z&lt;/eventTime&gt;</w:t>
      </w:r>
    </w:p>
    <w:p w:rsidR="00BE6FAB" w:rsidP="00BE6FAB" w:rsidRDefault="00BE6FAB" w14:paraId="4310576E" w14:textId="77777777">
      <w:pPr>
        <w:pStyle w:val="Code0"/>
        <w:spacing w:before="0" w:after="0"/>
      </w:pPr>
      <w:r>
        <w:t xml:space="preserve">        &lt;eventTimeZoneOffset&gt;+03:00&lt;/eventTimeZoneOffset&gt;</w:t>
      </w:r>
    </w:p>
    <w:p w:rsidR="00BE6FAB" w:rsidP="00BE6FAB" w:rsidRDefault="00BE6FAB" w14:paraId="64F6FFDC" w14:textId="77777777">
      <w:pPr>
        <w:pStyle w:val="Code0"/>
        <w:spacing w:before="0" w:after="0"/>
      </w:pPr>
      <w:r>
        <w:t xml:space="preserve">        &lt;eventID&gt;urn:uuid:52345678-1234-1234-1234-123456789abc&lt;/eventID&gt;</w:t>
      </w:r>
    </w:p>
    <w:p w:rsidR="00BE6FAB" w:rsidP="00BE6FAB" w:rsidRDefault="00BE6FAB" w14:paraId="72C28026" w14:textId="77777777">
      <w:pPr>
        <w:pStyle w:val="Code0"/>
        <w:spacing w:before="0" w:after="0"/>
      </w:pPr>
      <w:r>
        <w:t xml:space="preserve">        &lt;epcList&gt;</w:t>
      </w:r>
    </w:p>
    <w:p w:rsidR="00BE6FAB" w:rsidP="00BE6FAB" w:rsidRDefault="00BE6FAB" w14:paraId="2ABB1ADB" w14:textId="77777777">
      <w:pPr>
        <w:pStyle w:val="Code0"/>
        <w:spacing w:before="0" w:after="0"/>
      </w:pPr>
      <w:r>
        <w:t xml:space="preserve">          &lt;epc&gt;urn:epc:id:sscc:0123456.0000000099&lt;/epc&gt;</w:t>
      </w:r>
    </w:p>
    <w:p w:rsidR="00BE6FAB" w:rsidP="00BE6FAB" w:rsidRDefault="00BE6FAB" w14:paraId="67021082" w14:textId="77777777">
      <w:pPr>
        <w:pStyle w:val="Code0"/>
        <w:spacing w:before="0" w:after="0"/>
      </w:pPr>
      <w:r>
        <w:t xml:space="preserve">        &lt;/epcList&gt;</w:t>
      </w:r>
    </w:p>
    <w:p w:rsidR="00BE6FAB" w:rsidP="00BE6FAB" w:rsidRDefault="00BE6FAB" w14:paraId="554039F8" w14:textId="77777777">
      <w:pPr>
        <w:pStyle w:val="Code0"/>
        <w:spacing w:before="0" w:after="0"/>
      </w:pPr>
      <w:r>
        <w:t xml:space="preserve">        &lt;action&gt;OBSERVE&lt;/action&gt;</w:t>
      </w:r>
    </w:p>
    <w:p w:rsidR="00BE6FAB" w:rsidP="00BE6FAB" w:rsidRDefault="00BE6FAB" w14:paraId="1BFCCAC5" w14:textId="77777777">
      <w:pPr>
        <w:pStyle w:val="Code0"/>
        <w:spacing w:before="0" w:after="0"/>
      </w:pPr>
      <w:r>
        <w:t xml:space="preserve">        &lt;bizStep&gt;urn:epcglobal:cbv:bizstep:shipping&lt;/bizStep&gt;</w:t>
      </w:r>
    </w:p>
    <w:p w:rsidR="00BE6FAB" w:rsidP="00BE6FAB" w:rsidRDefault="00BE6FAB" w14:paraId="4BFB9BB7" w14:textId="77777777">
      <w:pPr>
        <w:pStyle w:val="Code0"/>
        <w:spacing w:before="0" w:after="0"/>
      </w:pPr>
      <w:r>
        <w:t xml:space="preserve">        &lt;disposition&gt;urn:epcglobal:cbv:disp:returned&lt;/disposition&gt;</w:t>
      </w:r>
    </w:p>
    <w:p w:rsidR="00BE6FAB" w:rsidP="00BE6FAB" w:rsidRDefault="00BE6FAB" w14:paraId="0E91A582" w14:textId="77777777">
      <w:pPr>
        <w:pStyle w:val="Code0"/>
        <w:spacing w:before="0" w:after="0"/>
      </w:pPr>
      <w:r>
        <w:t xml:space="preserve">        &lt;readPoint&gt;</w:t>
      </w:r>
    </w:p>
    <w:p w:rsidR="00BE6FAB" w:rsidP="00BE6FAB" w:rsidRDefault="00BE6FAB" w14:paraId="04872088" w14:textId="77777777">
      <w:pPr>
        <w:pStyle w:val="Code0"/>
        <w:spacing w:before="0" w:after="0"/>
      </w:pPr>
      <w:r>
        <w:t xml:space="preserve">          &lt;id&gt;urn:epc:id:sgln:0123456.22222.0&lt;/id&gt;</w:t>
      </w:r>
    </w:p>
    <w:p w:rsidR="00BE6FAB" w:rsidP="00BE6FAB" w:rsidRDefault="00BE6FAB" w14:paraId="4EF7ACA4" w14:textId="77777777">
      <w:pPr>
        <w:pStyle w:val="Code0"/>
        <w:spacing w:before="0" w:after="0"/>
      </w:pPr>
      <w:r>
        <w:t xml:space="preserve">        &lt;/readPoint&gt;</w:t>
      </w:r>
    </w:p>
    <w:p w:rsidR="00BE6FAB" w:rsidP="00BE6FAB" w:rsidRDefault="00BE6FAB" w14:paraId="0EA6E201" w14:textId="77777777">
      <w:pPr>
        <w:pStyle w:val="Code0"/>
        <w:spacing w:before="0" w:after="0"/>
      </w:pPr>
      <w:r>
        <w:t xml:space="preserve">        &lt;bizLocation&gt;</w:t>
      </w:r>
    </w:p>
    <w:p w:rsidR="00BE6FAB" w:rsidP="00BE6FAB" w:rsidRDefault="00BE6FAB" w14:paraId="3338EC59" w14:textId="77777777">
      <w:pPr>
        <w:pStyle w:val="Code0"/>
        <w:spacing w:before="0" w:after="0"/>
      </w:pPr>
      <w:r>
        <w:t xml:space="preserve">          &lt;id&gt;urn:epc:id:sgln:0123456.22222.0&lt;/id&gt;</w:t>
      </w:r>
    </w:p>
    <w:p w:rsidR="00BE6FAB" w:rsidP="00BE6FAB" w:rsidRDefault="00BE6FAB" w14:paraId="29CFDDB6" w14:textId="77777777">
      <w:pPr>
        <w:pStyle w:val="Code0"/>
        <w:spacing w:before="0" w:after="0"/>
      </w:pPr>
      <w:r>
        <w:t xml:space="preserve">        &lt;/bizLocation&gt;</w:t>
      </w:r>
    </w:p>
    <w:p w:rsidR="00BE6FAB" w:rsidP="00BE6FAB" w:rsidRDefault="00BE6FAB" w14:paraId="26795E9E" w14:textId="77777777">
      <w:pPr>
        <w:pStyle w:val="Code0"/>
        <w:spacing w:before="0" w:after="0"/>
      </w:pPr>
      <w:r>
        <w:t xml:space="preserve">        &lt;extension&gt;</w:t>
      </w:r>
    </w:p>
    <w:p w:rsidR="00BE6FAB" w:rsidP="00BE6FAB" w:rsidRDefault="00BE6FAB" w14:paraId="192FA287" w14:textId="77777777">
      <w:pPr>
        <w:pStyle w:val="Code0"/>
        <w:spacing w:before="0" w:after="0"/>
      </w:pPr>
      <w:r>
        <w:t xml:space="preserve">          &lt;sourceList&gt;</w:t>
      </w:r>
    </w:p>
    <w:p w:rsidRPr="00FD070D" w:rsidR="00BE6FAB" w:rsidP="00BE6FAB" w:rsidRDefault="00BE6FAB" w14:paraId="537AC153" w14:textId="77777777">
      <w:pPr>
        <w:pStyle w:val="Code0"/>
        <w:spacing w:before="0" w:after="0"/>
      </w:pPr>
      <w:r>
        <w:t xml:space="preserve">            &lt;source type="urn:epcglobal:cbv:sdt:owning_party"&gt;urn:epc:id:sgln:0123456.22222.0&lt;/source&gt;</w:t>
      </w:r>
    </w:p>
    <w:p w:rsidR="00BE6FAB" w:rsidP="00BE6FAB" w:rsidRDefault="00BE6FAB" w14:paraId="27577468" w14:textId="77777777">
      <w:pPr>
        <w:pStyle w:val="Code0"/>
        <w:spacing w:before="0" w:after="0"/>
      </w:pPr>
      <w:r>
        <w:t xml:space="preserve">          &lt;/sourceList&gt;</w:t>
      </w:r>
    </w:p>
    <w:p w:rsidR="00BE6FAB" w:rsidP="00BE6FAB" w:rsidRDefault="00BE6FAB" w14:paraId="611978CB" w14:textId="77777777">
      <w:pPr>
        <w:pStyle w:val="Code0"/>
        <w:spacing w:before="0" w:after="0"/>
      </w:pPr>
      <w:r>
        <w:t xml:space="preserve">          &lt;destinationList&gt;</w:t>
      </w:r>
    </w:p>
    <w:p w:rsidR="00BE6FAB" w:rsidP="00BE6FAB" w:rsidRDefault="00BE6FAB" w14:paraId="293BFABC" w14:textId="77777777">
      <w:pPr>
        <w:pStyle w:val="Code0"/>
        <w:spacing w:before="0" w:after="0"/>
      </w:pPr>
      <w:r>
        <w:t xml:space="preserve">            &lt;destination type="urn:epcglobal:cbv:sdt:owning_party"&gt;urn:epc:id:sgln:0123456.11111.0&lt;/destination&gt;</w:t>
      </w:r>
    </w:p>
    <w:p w:rsidR="00BE6FAB" w:rsidP="00BE6FAB" w:rsidRDefault="00BE6FAB" w14:paraId="7D0EC2DA" w14:textId="77777777">
      <w:pPr>
        <w:pStyle w:val="Code0"/>
        <w:spacing w:before="0" w:after="0"/>
      </w:pPr>
      <w:r>
        <w:t xml:space="preserve">            &lt;destination type="urn:epcglobal:cbv:sdt:location"&gt;urn:epc:id:sgln:0123456.11111.0&lt;/destination&gt;</w:t>
      </w:r>
    </w:p>
    <w:p w:rsidR="00BE6FAB" w:rsidP="00BE6FAB" w:rsidRDefault="00BE6FAB" w14:paraId="3A562D1E" w14:textId="77777777">
      <w:pPr>
        <w:pStyle w:val="Code0"/>
        <w:spacing w:before="0" w:after="0"/>
      </w:pPr>
      <w:r>
        <w:t xml:space="preserve">          &lt;/destinationList&gt;</w:t>
      </w:r>
    </w:p>
    <w:p w:rsidR="00BE6FAB" w:rsidP="00BE6FAB" w:rsidRDefault="00BE6FAB" w14:paraId="170D9E8F" w14:textId="77777777">
      <w:pPr>
        <w:pStyle w:val="Code0"/>
        <w:spacing w:before="0" w:after="0"/>
      </w:pPr>
      <w:r>
        <w:t xml:space="preserve">        &lt;/extension&gt;</w:t>
      </w:r>
    </w:p>
    <w:p w:rsidR="00BE6FAB" w:rsidP="00BE6FAB" w:rsidRDefault="00BE6FAB" w14:paraId="00889272" w14:textId="77777777">
      <w:pPr>
        <w:pStyle w:val="Code0"/>
        <w:spacing w:before="0" w:after="0"/>
      </w:pPr>
      <w:r>
        <w:t xml:space="preserve">      &lt;/ObjectEvent&gt;</w:t>
      </w:r>
    </w:p>
    <w:p w:rsidR="00BE6FAB" w:rsidP="00BE6FAB" w:rsidRDefault="00BE6FAB" w14:paraId="1266BF43" w14:textId="77777777">
      <w:pPr>
        <w:pStyle w:val="Code0"/>
        <w:spacing w:before="0" w:after="0"/>
      </w:pPr>
      <w:r>
        <w:t xml:space="preserve">    &lt;/EventList&gt;</w:t>
      </w:r>
    </w:p>
    <w:p w:rsidR="00BE6FAB" w:rsidP="00BE6FAB" w:rsidRDefault="00BE6FAB" w14:paraId="0AC42863" w14:textId="77777777">
      <w:pPr>
        <w:pStyle w:val="Code0"/>
        <w:spacing w:before="0" w:after="0"/>
      </w:pPr>
      <w:r>
        <w:t xml:space="preserve">  &lt;/EPCISBody&gt;</w:t>
      </w:r>
    </w:p>
    <w:p w:rsidR="00BE6FAB" w:rsidP="00BE6FAB" w:rsidRDefault="00BE6FAB" w14:paraId="224E220A" w14:textId="77777777">
      <w:pPr>
        <w:pStyle w:val="Code0"/>
        <w:spacing w:before="0" w:after="0"/>
      </w:pPr>
      <w:r>
        <w:t>&lt;/epcis:EPCISDocument&gt;</w:t>
      </w:r>
    </w:p>
    <w:p w:rsidR="00BE6FAB" w:rsidP="00BE6FAB" w:rsidRDefault="00BE6FAB" w14:paraId="2A7CA114" w14:textId="77777777">
      <w:pPr>
        <w:pStyle w:val="Heading6"/>
        <w:rPr>
          <w:b/>
          <w:i w:val="0"/>
        </w:rPr>
      </w:pPr>
      <w:r w:rsidRPr="0AC0C4C2">
        <w:rPr>
          <w:b/>
          <w:i w:val="0"/>
        </w:rPr>
        <w:t>JSON-LD</w:t>
      </w:r>
    </w:p>
    <w:p w:rsidR="00BE6FAB" w:rsidP="00BE6FAB" w:rsidRDefault="00BE6FAB" w14:paraId="0A3C4A62" w14:textId="77777777">
      <w:pPr>
        <w:pStyle w:val="Code0"/>
        <w:spacing w:before="0" w:after="0"/>
      </w:pPr>
      <w:r>
        <w:t>{</w:t>
      </w:r>
    </w:p>
    <w:p w:rsidR="00BE6FAB" w:rsidP="00BE6FAB" w:rsidRDefault="00BE6FAB" w14:paraId="45FE3FB8" w14:textId="77777777">
      <w:pPr>
        <w:pStyle w:val="Code0"/>
        <w:spacing w:before="0" w:after="0"/>
      </w:pPr>
      <w:r>
        <w:t xml:space="preserve">  "@context": [</w:t>
      </w:r>
    </w:p>
    <w:p w:rsidR="00BE6FAB" w:rsidP="00BE6FAB" w:rsidRDefault="00BE6FAB" w14:paraId="45DF5B2F" w14:textId="77777777">
      <w:pPr>
        <w:pStyle w:val="Code0"/>
        <w:spacing w:before="0" w:after="0"/>
      </w:pPr>
      <w:r>
        <w:t xml:space="preserve">    "https://ref.gs1.org/standards/epcis/epcis-context.jsonld"</w:t>
      </w:r>
    </w:p>
    <w:p w:rsidR="00BE6FAB" w:rsidP="00BE6FAB" w:rsidRDefault="00BE6FAB" w14:paraId="24B9FA6F" w14:textId="77777777">
      <w:pPr>
        <w:pStyle w:val="Code0"/>
        <w:spacing w:before="0" w:after="0"/>
      </w:pPr>
      <w:r>
        <w:t xml:space="preserve">  ],</w:t>
      </w:r>
    </w:p>
    <w:p w:rsidR="00BE6FAB" w:rsidP="00BE6FAB" w:rsidRDefault="00BE6FAB" w14:paraId="0DC93E6F" w14:textId="77777777">
      <w:pPr>
        <w:pStyle w:val="Code0"/>
        <w:spacing w:before="0" w:after="0"/>
      </w:pPr>
      <w:r>
        <w:t xml:space="preserve">  "type": "EPCISDocument",</w:t>
      </w:r>
    </w:p>
    <w:p w:rsidR="00BE6FAB" w:rsidP="00BE6FAB" w:rsidRDefault="00BE6FAB" w14:paraId="7C6CCE16" w14:textId="77777777">
      <w:pPr>
        <w:pStyle w:val="Code0"/>
        <w:spacing w:before="0" w:after="0"/>
      </w:pPr>
      <w:r>
        <w:t xml:space="preserve">  "schemaVersion": "2.0",</w:t>
      </w:r>
    </w:p>
    <w:p w:rsidR="00BE6FAB" w:rsidP="00BE6FAB" w:rsidRDefault="00BE6FAB" w14:paraId="752B10CF" w14:textId="77777777">
      <w:pPr>
        <w:pStyle w:val="Code0"/>
        <w:spacing w:before="0" w:after="0"/>
      </w:pPr>
      <w:r>
        <w:t xml:space="preserve">  "creationDate": "2026-02-03T10:05:00.000Z",</w:t>
      </w:r>
    </w:p>
    <w:p w:rsidR="00BE6FAB" w:rsidP="00BE6FAB" w:rsidRDefault="00BE6FAB" w14:paraId="1030C7EB" w14:textId="77777777">
      <w:pPr>
        <w:pStyle w:val="Code0"/>
        <w:spacing w:before="0" w:after="0"/>
      </w:pPr>
      <w:r>
        <w:t xml:space="preserve">  "epcisBody": {</w:t>
      </w:r>
    </w:p>
    <w:p w:rsidR="00BE6FAB" w:rsidP="00BE6FAB" w:rsidRDefault="00BE6FAB" w14:paraId="3A723972" w14:textId="77777777">
      <w:pPr>
        <w:pStyle w:val="Code0"/>
        <w:spacing w:before="0" w:after="0"/>
      </w:pPr>
      <w:r>
        <w:t xml:space="preserve">    "eventList": [</w:t>
      </w:r>
    </w:p>
    <w:p w:rsidR="00BE6FAB" w:rsidP="00BE6FAB" w:rsidRDefault="00BE6FAB" w14:paraId="4B12914C" w14:textId="77777777">
      <w:pPr>
        <w:pStyle w:val="Code0"/>
        <w:spacing w:before="0" w:after="0"/>
      </w:pPr>
      <w:r>
        <w:t xml:space="preserve">      {</w:t>
      </w:r>
    </w:p>
    <w:p w:rsidR="00BE6FAB" w:rsidP="00BE6FAB" w:rsidRDefault="00BE6FAB" w14:paraId="225CE402" w14:textId="77777777">
      <w:pPr>
        <w:pStyle w:val="Code0"/>
        <w:spacing w:before="0" w:after="0"/>
      </w:pPr>
      <w:r>
        <w:t xml:space="preserve">        "type": "ObjectEvent",</w:t>
      </w:r>
    </w:p>
    <w:p w:rsidRPr="00877FD8" w:rsidR="00BE6FAB" w:rsidP="00BE6FAB" w:rsidRDefault="00BE6FAB" w14:paraId="60A3DA92" w14:textId="77777777">
      <w:pPr>
        <w:pStyle w:val="Code0"/>
        <w:spacing w:before="0" w:after="0"/>
      </w:pPr>
      <w:r>
        <w:t xml:space="preserve">        "eventID": "urn:uuid:52345678-1234-1234-1234-123456789abc",</w:t>
      </w:r>
    </w:p>
    <w:p w:rsidR="00BE6FAB" w:rsidP="00BE6FAB" w:rsidRDefault="00BE6FAB" w14:paraId="0904F593" w14:textId="77777777">
      <w:pPr>
        <w:pStyle w:val="Code0"/>
        <w:spacing w:before="0" w:after="0"/>
      </w:pPr>
      <w:r>
        <w:t xml:space="preserve">        "eventTime": "2026-02-03T10:05:00.000Z",</w:t>
      </w:r>
    </w:p>
    <w:p w:rsidR="00BE6FAB" w:rsidP="00BE6FAB" w:rsidRDefault="00BE6FAB" w14:paraId="1E4DB669" w14:textId="77777777">
      <w:pPr>
        <w:pStyle w:val="Code0"/>
        <w:spacing w:before="0" w:after="0"/>
      </w:pPr>
      <w:r>
        <w:t xml:space="preserve">        "eventTimeZoneOffset": "+03:00",</w:t>
      </w:r>
    </w:p>
    <w:p w:rsidR="00BE6FAB" w:rsidP="00BE6FAB" w:rsidRDefault="00BE6FAB" w14:paraId="265BA1DA" w14:textId="77777777">
      <w:pPr>
        <w:pStyle w:val="Code0"/>
        <w:spacing w:before="0" w:after="0"/>
      </w:pPr>
      <w:r>
        <w:t xml:space="preserve">        "epcList": [</w:t>
      </w:r>
    </w:p>
    <w:p w:rsidRPr="00877FD8" w:rsidR="00BE6FAB" w:rsidP="00BE6FAB" w:rsidRDefault="00BE6FAB" w14:paraId="245CFB85" w14:textId="77777777">
      <w:pPr>
        <w:pStyle w:val="Code0"/>
        <w:spacing w:before="0" w:after="0"/>
      </w:pPr>
      <w:r>
        <w:t xml:space="preserve">          "urn:epc:id:sscc:0123456.0000000099"</w:t>
      </w:r>
    </w:p>
    <w:p w:rsidR="00BE6FAB" w:rsidP="00BE6FAB" w:rsidRDefault="00BE6FAB" w14:paraId="1E29D032" w14:textId="77777777">
      <w:pPr>
        <w:pStyle w:val="Code0"/>
        <w:spacing w:before="0" w:after="0"/>
      </w:pPr>
      <w:r>
        <w:t xml:space="preserve">        ],</w:t>
      </w:r>
    </w:p>
    <w:p w:rsidR="00BE6FAB" w:rsidP="00BE6FAB" w:rsidRDefault="00BE6FAB" w14:paraId="4524CE74" w14:textId="77777777">
      <w:pPr>
        <w:pStyle w:val="Code0"/>
        <w:spacing w:before="0" w:after="0"/>
      </w:pPr>
      <w:r>
        <w:t xml:space="preserve">        "action": "OBSERVE",</w:t>
      </w:r>
    </w:p>
    <w:p w:rsidRPr="00877FD8" w:rsidR="00BE6FAB" w:rsidP="00BE6FAB" w:rsidRDefault="00BE6FAB" w14:paraId="30110C23" w14:textId="77777777">
      <w:pPr>
        <w:pStyle w:val="Code0"/>
        <w:spacing w:before="0" w:after="0"/>
      </w:pPr>
      <w:r>
        <w:t xml:space="preserve">        "bizStep": "shipping",</w:t>
      </w:r>
    </w:p>
    <w:p w:rsidRPr="00877FD8" w:rsidR="00BE6FAB" w:rsidP="00BE6FAB" w:rsidRDefault="00BE6FAB" w14:paraId="190B65F2" w14:textId="77777777">
      <w:pPr>
        <w:pStyle w:val="Code0"/>
        <w:spacing w:before="0" w:after="0"/>
      </w:pPr>
      <w:r>
        <w:t xml:space="preserve">        "disposition": "returned",</w:t>
      </w:r>
    </w:p>
    <w:p w:rsidR="00BE6FAB" w:rsidP="00BE6FAB" w:rsidRDefault="00BE6FAB" w14:paraId="6552B679" w14:textId="77777777">
      <w:pPr>
        <w:pStyle w:val="Code0"/>
        <w:spacing w:before="0" w:after="0"/>
      </w:pPr>
      <w:r>
        <w:t xml:space="preserve">        "readPoint": {</w:t>
      </w:r>
    </w:p>
    <w:p w:rsidRPr="00877FD8" w:rsidR="00BE6FAB" w:rsidP="00BE6FAB" w:rsidRDefault="00BE6FAB" w14:paraId="312F3DB0" w14:textId="77777777">
      <w:pPr>
        <w:pStyle w:val="Code0"/>
        <w:spacing w:before="0" w:after="0"/>
      </w:pPr>
      <w:r>
        <w:t xml:space="preserve">          "id": "urn:epc:id:sgln:0123456.22222.0"</w:t>
      </w:r>
    </w:p>
    <w:p w:rsidR="00BE6FAB" w:rsidP="00BE6FAB" w:rsidRDefault="00BE6FAB" w14:paraId="7C5E5AD5" w14:textId="77777777">
      <w:pPr>
        <w:pStyle w:val="Code0"/>
        <w:spacing w:before="0" w:after="0"/>
      </w:pPr>
      <w:r>
        <w:t xml:space="preserve">        },</w:t>
      </w:r>
    </w:p>
    <w:p w:rsidR="00BE6FAB" w:rsidP="00BE6FAB" w:rsidRDefault="00BE6FAB" w14:paraId="4ACF8BAC" w14:textId="77777777">
      <w:pPr>
        <w:pStyle w:val="Code0"/>
        <w:spacing w:before="0" w:after="0"/>
      </w:pPr>
      <w:r>
        <w:t xml:space="preserve">        "bizLocation": {</w:t>
      </w:r>
    </w:p>
    <w:p w:rsidRPr="00877FD8" w:rsidR="00BE6FAB" w:rsidP="00BE6FAB" w:rsidRDefault="00BE6FAB" w14:paraId="172E2DB6" w14:textId="77777777">
      <w:pPr>
        <w:pStyle w:val="Code0"/>
        <w:spacing w:before="0" w:after="0"/>
      </w:pPr>
      <w:r>
        <w:t xml:space="preserve">          "id": "urn:epc:id:sgln:0123456.22222.0"</w:t>
      </w:r>
    </w:p>
    <w:p w:rsidR="00BE6FAB" w:rsidP="00BE6FAB" w:rsidRDefault="00BE6FAB" w14:paraId="619C6BFE" w14:textId="77777777">
      <w:pPr>
        <w:pStyle w:val="Code0"/>
        <w:spacing w:before="0" w:after="0"/>
      </w:pPr>
      <w:r>
        <w:t xml:space="preserve">        },</w:t>
      </w:r>
    </w:p>
    <w:p w:rsidR="00BE6FAB" w:rsidP="00BE6FAB" w:rsidRDefault="00BE6FAB" w14:paraId="48E7D70D" w14:textId="77777777">
      <w:pPr>
        <w:pStyle w:val="Code0"/>
        <w:spacing w:before="0" w:after="0"/>
      </w:pPr>
      <w:r>
        <w:t xml:space="preserve">        "sourceList": [</w:t>
      </w:r>
    </w:p>
    <w:p w:rsidR="00BE6FAB" w:rsidP="00BE6FAB" w:rsidRDefault="00BE6FAB" w14:paraId="0131D728" w14:textId="77777777">
      <w:pPr>
        <w:pStyle w:val="Code0"/>
        <w:spacing w:before="0" w:after="0"/>
      </w:pPr>
      <w:r>
        <w:t xml:space="preserve">          {</w:t>
      </w:r>
    </w:p>
    <w:p w:rsidRPr="00877FD8" w:rsidR="00BE6FAB" w:rsidP="00BE6FAB" w:rsidRDefault="00BE6FAB" w14:paraId="7017CD4E" w14:textId="77777777">
      <w:pPr>
        <w:pStyle w:val="Code0"/>
        <w:spacing w:before="0" w:after="0"/>
      </w:pPr>
      <w:r>
        <w:t xml:space="preserve">            "type": "owning_party",</w:t>
      </w:r>
    </w:p>
    <w:p w:rsidRPr="00877FD8" w:rsidR="00BE6FAB" w:rsidP="00BE6FAB" w:rsidRDefault="00BE6FAB" w14:paraId="5C2C16E2" w14:textId="77777777">
      <w:pPr>
        <w:pStyle w:val="Code0"/>
        <w:spacing w:before="0" w:after="0"/>
      </w:pPr>
      <w:r>
        <w:t xml:space="preserve">            "source": "urn:epc:id:sgln:0123456.22222.0"</w:t>
      </w:r>
    </w:p>
    <w:p w:rsidR="00BE6FAB" w:rsidP="00BE6FAB" w:rsidRDefault="00BE6FAB" w14:paraId="2276B08C" w14:textId="77777777">
      <w:pPr>
        <w:pStyle w:val="Code0"/>
        <w:spacing w:before="0" w:after="0"/>
      </w:pPr>
      <w:r>
        <w:t xml:space="preserve">          }</w:t>
      </w:r>
    </w:p>
    <w:p w:rsidR="00BE6FAB" w:rsidP="00BE6FAB" w:rsidRDefault="00BE6FAB" w14:paraId="3E5FB989" w14:textId="77777777">
      <w:pPr>
        <w:pStyle w:val="Code0"/>
        <w:spacing w:before="0" w:after="0"/>
      </w:pPr>
      <w:r>
        <w:t xml:space="preserve">        ],</w:t>
      </w:r>
    </w:p>
    <w:p w:rsidR="00BE6FAB" w:rsidP="00BE6FAB" w:rsidRDefault="00BE6FAB" w14:paraId="795D8BF7" w14:textId="77777777">
      <w:pPr>
        <w:pStyle w:val="Code0"/>
        <w:spacing w:before="0" w:after="0"/>
      </w:pPr>
      <w:r>
        <w:t xml:space="preserve">        "destinationList": [</w:t>
      </w:r>
    </w:p>
    <w:p w:rsidR="00BE6FAB" w:rsidP="00BE6FAB" w:rsidRDefault="00BE6FAB" w14:paraId="14CF82B6" w14:textId="77777777">
      <w:pPr>
        <w:pStyle w:val="Code0"/>
        <w:spacing w:before="0" w:after="0"/>
      </w:pPr>
      <w:r>
        <w:t xml:space="preserve">          {</w:t>
      </w:r>
    </w:p>
    <w:p w:rsidRPr="00877FD8" w:rsidR="00BE6FAB" w:rsidP="00BE6FAB" w:rsidRDefault="00BE6FAB" w14:paraId="77D63CE2" w14:textId="77777777">
      <w:pPr>
        <w:pStyle w:val="Code0"/>
        <w:spacing w:before="0" w:after="0"/>
      </w:pPr>
      <w:r>
        <w:t xml:space="preserve">            "type": "owning_party",</w:t>
      </w:r>
    </w:p>
    <w:p w:rsidRPr="00877FD8" w:rsidR="00BE6FAB" w:rsidP="00BE6FAB" w:rsidRDefault="00BE6FAB" w14:paraId="70EA8FDA" w14:textId="77777777">
      <w:pPr>
        <w:pStyle w:val="Code0"/>
        <w:spacing w:before="0" w:after="0"/>
      </w:pPr>
      <w:r>
        <w:t xml:space="preserve">            "destination": "urn:epc:id:sgln:0123456.11111.0"</w:t>
      </w:r>
    </w:p>
    <w:p w:rsidR="00BE6FAB" w:rsidP="00BE6FAB" w:rsidRDefault="00BE6FAB" w14:paraId="719D91CF" w14:textId="77777777">
      <w:pPr>
        <w:pStyle w:val="Code0"/>
        <w:spacing w:before="0" w:after="0"/>
      </w:pPr>
      <w:r>
        <w:t xml:space="preserve">          },</w:t>
      </w:r>
    </w:p>
    <w:p w:rsidR="00BE6FAB" w:rsidP="00BE6FAB" w:rsidRDefault="00BE6FAB" w14:paraId="44EF9687" w14:textId="77777777">
      <w:pPr>
        <w:pStyle w:val="Code0"/>
        <w:spacing w:before="0" w:after="0"/>
      </w:pPr>
      <w:r>
        <w:t xml:space="preserve">          {</w:t>
      </w:r>
    </w:p>
    <w:p w:rsidR="00BE6FAB" w:rsidP="00BE6FAB" w:rsidRDefault="00BE6FAB" w14:paraId="366E9B46" w14:textId="77777777">
      <w:pPr>
        <w:pStyle w:val="Code0"/>
        <w:spacing w:before="0" w:after="0"/>
      </w:pPr>
      <w:r>
        <w:t xml:space="preserve">            "type": "location",</w:t>
      </w:r>
    </w:p>
    <w:p w:rsidR="00BE6FAB" w:rsidP="00BE6FAB" w:rsidRDefault="00BE6FAB" w14:paraId="4C47AB4A" w14:textId="77777777">
      <w:pPr>
        <w:pStyle w:val="Code0"/>
        <w:spacing w:before="0" w:after="0"/>
      </w:pPr>
      <w:r>
        <w:t xml:space="preserve">            "destination": "urn:epc:id:sgln:0123456.11111.0"</w:t>
      </w:r>
    </w:p>
    <w:p w:rsidR="00BE6FAB" w:rsidP="00BE6FAB" w:rsidRDefault="00BE6FAB" w14:paraId="74830E12" w14:textId="77777777">
      <w:pPr>
        <w:pStyle w:val="Code0"/>
        <w:spacing w:before="0" w:after="0"/>
      </w:pPr>
      <w:r>
        <w:t xml:space="preserve">          }</w:t>
      </w:r>
    </w:p>
    <w:p w:rsidR="00BE6FAB" w:rsidP="00BE6FAB" w:rsidRDefault="00BE6FAB" w14:paraId="62BFC0B9" w14:textId="77777777">
      <w:pPr>
        <w:pStyle w:val="Code0"/>
        <w:spacing w:before="0" w:after="0"/>
      </w:pPr>
      <w:r>
        <w:t xml:space="preserve">        ]</w:t>
      </w:r>
    </w:p>
    <w:p w:rsidR="00BE6FAB" w:rsidP="00BE6FAB" w:rsidRDefault="00BE6FAB" w14:paraId="71516088" w14:textId="77777777">
      <w:pPr>
        <w:pStyle w:val="Code0"/>
        <w:spacing w:before="0" w:after="0"/>
      </w:pPr>
      <w:r>
        <w:t xml:space="preserve">      }</w:t>
      </w:r>
    </w:p>
    <w:p w:rsidR="00BE6FAB" w:rsidP="00BE6FAB" w:rsidRDefault="00BE6FAB" w14:paraId="59F12DC0" w14:textId="77777777">
      <w:pPr>
        <w:pStyle w:val="Code0"/>
        <w:spacing w:before="0" w:after="0"/>
      </w:pPr>
      <w:r>
        <w:t xml:space="preserve">    ]</w:t>
      </w:r>
    </w:p>
    <w:p w:rsidR="00BE6FAB" w:rsidP="00BE6FAB" w:rsidRDefault="00BE6FAB" w14:paraId="147511C5" w14:textId="77777777">
      <w:pPr>
        <w:pStyle w:val="Code0"/>
        <w:spacing w:before="0" w:after="0"/>
      </w:pPr>
      <w:r>
        <w:t xml:space="preserve">  }</w:t>
      </w:r>
    </w:p>
    <w:p w:rsidR="00BE6FAB" w:rsidP="00BE6FAB" w:rsidRDefault="00BE6FAB" w14:paraId="6A375F12" w14:textId="77777777">
      <w:pPr>
        <w:pStyle w:val="Code0"/>
        <w:spacing w:before="0" w:after="0"/>
      </w:pPr>
      <w:r>
        <w:t>}</w:t>
      </w:r>
    </w:p>
    <w:p w:rsidR="00BE6FAB" w:rsidP="00BE6FAB" w:rsidRDefault="084775B8" w14:paraId="694731B1" w14:textId="6289E48E">
      <w:pPr>
        <w:pStyle w:val="Heading3"/>
      </w:pPr>
      <w:r>
        <w:t xml:space="preserve"> </w:t>
      </w:r>
      <w:bookmarkStart w:name="_Toc229417838" w:id="47"/>
      <w:r w:rsidR="00BE6FAB">
        <w:t>4.2.2 Return Receiving</w:t>
      </w:r>
      <w:bookmarkEnd w:id="47"/>
    </w:p>
    <w:p w:rsidRPr="00044277" w:rsidR="00BE6FAB" w:rsidP="00BE6FAB" w:rsidRDefault="00BE6FAB" w14:paraId="6B4A52AD" w14:textId="77777777">
      <w:r w:rsidRPr="00044277">
        <w:rPr>
          <w:b/>
          <w:bCs/>
        </w:rPr>
        <w:t>Purpose:</w:t>
      </w:r>
      <w:r w:rsidRPr="00044277">
        <w:t> Record the physical receipt of returned goods by the upstream party, completing the return cycle.</w:t>
      </w:r>
    </w:p>
    <w:p w:rsidRPr="00044277" w:rsidR="00BE6FAB" w:rsidP="00BE6FAB" w:rsidRDefault="00BE6FAB" w14:paraId="1D52AEF6" w14:textId="77777777">
      <w:r w:rsidRPr="00044277">
        <w:rPr>
          <w:b/>
          <w:bCs/>
        </w:rPr>
        <w:t>Event Type:</w:t>
      </w:r>
      <w:r w:rsidRPr="00044277">
        <w:t> ObjectEvent</w:t>
      </w:r>
    </w:p>
    <w:p w:rsidRPr="00044277" w:rsidR="00BE6FAB" w:rsidP="00BE6FAB" w:rsidRDefault="00BE6FAB" w14:paraId="080ECD71" w14:textId="77777777">
      <w:pPr>
        <w:rPr>
          <w:rFonts w:ascii="Aptos" w:hAnsi="Aptos" w:eastAsia="Aptos" w:cs="Aptos"/>
        </w:rPr>
      </w:pPr>
      <w:r w:rsidRPr="09C6533D">
        <w:rPr>
          <w:b/>
          <w:bCs/>
        </w:rPr>
        <w:t>Mandatory Fields:</w:t>
      </w:r>
      <w:r>
        <w:t xml:space="preserve"> eventID, eventTime, eventTimeZoneOffset, epcList, action, bizStep, disposition, bizLocation, sourceList, destinationList, </w:t>
      </w:r>
      <w:r w:rsidRPr="09C6533D">
        <w:rPr>
          <w:rFonts w:ascii="Aptos" w:hAnsi="Aptos" w:eastAsia="Aptos" w:cs="Aptos"/>
        </w:rPr>
        <w:t>bizTransactionList</w:t>
      </w:r>
    </w:p>
    <w:p w:rsidRPr="00044277" w:rsidR="00BE6FAB" w:rsidP="00BE6FAB" w:rsidRDefault="00BE6FAB" w14:paraId="3AEC12C3" w14:textId="77777777">
      <w:r w:rsidRPr="00044277">
        <w:rPr>
          <w:b/>
          <w:bCs/>
        </w:rPr>
        <w:t>Rules:</w:t>
      </w:r>
    </w:p>
    <w:p w:rsidRPr="00044277" w:rsidR="00BE6FAB" w:rsidP="00BE6FAB" w:rsidRDefault="00BE6FAB" w14:paraId="0D988AD9" w14:textId="77777777">
      <w:pPr>
        <w:numPr>
          <w:ilvl w:val="0"/>
          <w:numId w:val="24"/>
        </w:numPr>
      </w:pPr>
      <w:r w:rsidRPr="00044277">
        <w:t>action must be OBSERVE.</w:t>
      </w:r>
    </w:p>
    <w:p w:rsidRPr="00044277" w:rsidR="00BE6FAB" w:rsidP="00BE6FAB" w:rsidRDefault="00BE6FAB" w14:paraId="30136FAA" w14:textId="71A63DDD">
      <w:pPr>
        <w:numPr>
          <w:ilvl w:val="0"/>
          <w:numId w:val="24"/>
        </w:numPr>
      </w:pPr>
      <w:r>
        <w:t>bizStep must be urn:epcglobal:cbv:bizstep:receiving</w:t>
      </w:r>
      <w:r w:rsidR="00A1318B">
        <w:t xml:space="preserve"> </w:t>
      </w:r>
      <w:r w:rsidR="79168C7E">
        <w:t>(for XML 1.2)</w:t>
      </w:r>
      <w:r w:rsidR="00A1318B">
        <w:t xml:space="preserve"> or receiving</w:t>
      </w:r>
      <w:r w:rsidR="00B00E4F">
        <w:t xml:space="preserve"> </w:t>
      </w:r>
      <w:r w:rsidR="3F96CF1A">
        <w:t>(for JSON -LD 2.0)</w:t>
      </w:r>
      <w:r>
        <w:t>.</w:t>
      </w:r>
    </w:p>
    <w:p w:rsidRPr="00044277" w:rsidR="00BE6FAB" w:rsidP="00BE6FAB" w:rsidRDefault="00BE6FAB" w14:paraId="74AF9583" w14:textId="77777777">
      <w:pPr>
        <w:numPr>
          <w:ilvl w:val="0"/>
          <w:numId w:val="24"/>
        </w:numPr>
      </w:pPr>
      <w:r w:rsidRPr="00044277">
        <w:t>disposition must be determined by the condition of the returned goods at time of receipt:</w:t>
      </w:r>
    </w:p>
    <w:p w:rsidRPr="00044277" w:rsidR="00BE6FAB" w:rsidP="00BE6FAB" w:rsidRDefault="00BE6FAB" w14:paraId="0F07AABE" w14:textId="5A6ADAEE">
      <w:pPr>
        <w:numPr>
          <w:ilvl w:val="1"/>
          <w:numId w:val="24"/>
        </w:numPr>
      </w:pPr>
      <w:r>
        <w:t>urn:epcglobal:cbv:disp:active</w:t>
      </w:r>
      <w:r w:rsidR="79168C7E">
        <w:t>(for XML 1.2)</w:t>
      </w:r>
      <w:r w:rsidR="13E6C5A7">
        <w:t xml:space="preserve"> or active</w:t>
      </w:r>
      <w:r w:rsidR="3F96CF1A">
        <w:t>(for JSON -LD 2.0)</w:t>
      </w:r>
      <w:r>
        <w:t> - if goods are received in saleable condition and accepted back into stock</w:t>
      </w:r>
    </w:p>
    <w:p w:rsidRPr="00044277" w:rsidR="00BE6FAB" w:rsidP="00BE6FAB" w:rsidRDefault="00BE6FAB" w14:paraId="342E0115" w14:textId="7B56E841">
      <w:pPr>
        <w:numPr>
          <w:ilvl w:val="1"/>
          <w:numId w:val="24"/>
        </w:numPr>
      </w:pPr>
      <w:r>
        <w:t>urn:epcglobal:cbv:disp:returned</w:t>
      </w:r>
      <w:r w:rsidR="79168C7E">
        <w:t>(for XML 1.2)</w:t>
      </w:r>
      <w:r w:rsidR="317F1EA7">
        <w:t xml:space="preserve"> or returned</w:t>
      </w:r>
      <w:r w:rsidR="3F96CF1A">
        <w:t>(for JSON -LD 2.0)</w:t>
      </w:r>
      <w:r>
        <w:t> - if goods are received but not yet inspected or not yet accepted into saleable stock (holding state pending QA review)</w:t>
      </w:r>
    </w:p>
    <w:p w:rsidRPr="00044277" w:rsidR="00BE6FAB" w:rsidP="00BE6FAB" w:rsidRDefault="00BE6FAB" w14:paraId="63EC5619" w14:textId="77777777">
      <w:pPr>
        <w:numPr>
          <w:ilvl w:val="1"/>
          <w:numId w:val="24"/>
        </w:numPr>
      </w:pPr>
      <w:r w:rsidRPr="00044277">
        <w:t xml:space="preserve">A subsequent </w:t>
      </w:r>
      <w:r>
        <w:t>Inspecting or</w:t>
      </w:r>
      <w:r w:rsidRPr="00044277">
        <w:t xml:space="preserve"> Damaged event should follow to resolve the final state.</w:t>
      </w:r>
    </w:p>
    <w:p w:rsidRPr="00044277" w:rsidR="00BE6FAB" w:rsidP="00BE6FAB" w:rsidRDefault="00BE6FAB" w14:paraId="7CAFE441" w14:textId="77777777">
      <w:pPr>
        <w:numPr>
          <w:ilvl w:val="0"/>
          <w:numId w:val="24"/>
        </w:numPr>
      </w:pPr>
      <w:r w:rsidRPr="00044277">
        <w:t xml:space="preserve">eventID must be a new, globally unique UUID v4 distinct from the Return Shipping event. </w:t>
      </w:r>
    </w:p>
    <w:p w:rsidRPr="00044277" w:rsidR="00BE6FAB" w:rsidP="00BE6FAB" w:rsidRDefault="00BE6FAB" w14:paraId="02D49664" w14:textId="77777777">
      <w:pPr>
        <w:numPr>
          <w:ilvl w:val="0"/>
          <w:numId w:val="24"/>
        </w:numPr>
      </w:pPr>
      <w:r w:rsidRPr="00044277">
        <w:t>sourceList must identify the returning party (the downstream party that shipped the goods back) with sdt:owning_party.</w:t>
      </w:r>
    </w:p>
    <w:p w:rsidRPr="00044277" w:rsidR="00BE6FAB" w:rsidP="00BE6FAB" w:rsidRDefault="00BE6FAB" w14:paraId="309A28B6" w14:textId="77777777">
      <w:pPr>
        <w:numPr>
          <w:ilvl w:val="0"/>
          <w:numId w:val="24"/>
        </w:numPr>
      </w:pPr>
      <w:r w:rsidRPr="00044277">
        <w:t xml:space="preserve">destinationList must identify the receiving upstream party with sdt:owning_party. It must also include sdt:location where the goods are physically received. </w:t>
      </w:r>
    </w:p>
    <w:p w:rsidRPr="00044277" w:rsidR="00BE6FAB" w:rsidP="00BE6FAB" w:rsidRDefault="00BE6FAB" w14:paraId="2518924E" w14:textId="7743354A">
      <w:pPr>
        <w:numPr>
          <w:ilvl w:val="0"/>
          <w:numId w:val="24"/>
        </w:numPr>
      </w:pPr>
      <w:r>
        <w:t>bizTransactionList is mandatory - the return receiving event must reference the receiving advice document using urn:epcglobal:cbv:btt:recadv</w:t>
      </w:r>
      <w:r w:rsidR="79168C7E">
        <w:t>(for XML 1.2)</w:t>
      </w:r>
      <w:r w:rsidR="179505C9">
        <w:t xml:space="preserve"> or recadv</w:t>
      </w:r>
      <w:r w:rsidR="3F96CF1A">
        <w:t>(for JSON -LD 2.0)</w:t>
      </w:r>
      <w:r>
        <w:t>. This links the return receipt to the original return order.</w:t>
      </w:r>
    </w:p>
    <w:p w:rsidRPr="00044277" w:rsidR="00BE6FAB" w:rsidP="00BE6FAB" w:rsidRDefault="00BE6FAB" w14:paraId="3AB1900E" w14:textId="77777777">
      <w:pPr>
        <w:numPr>
          <w:ilvl w:val="0"/>
          <w:numId w:val="24"/>
        </w:numPr>
      </w:pPr>
      <w:r w:rsidRPr="00044277">
        <w:t>bizLocation must be the GLN of the upstream party's receiving facility.</w:t>
      </w:r>
    </w:p>
    <w:p w:rsidR="00BE6FAB" w:rsidP="00832901" w:rsidRDefault="00BE6FAB" w14:paraId="43195D38" w14:textId="7F67F6D2">
      <w:pPr>
        <w:numPr>
          <w:ilvl w:val="0"/>
          <w:numId w:val="24"/>
        </w:numPr>
      </w:pPr>
      <w:r w:rsidRPr="00044277">
        <w:t xml:space="preserve">The return receiving event must reference the same EPCs as the prior return shipping event. Mismatches in EPC identity </w:t>
      </w:r>
      <w:r>
        <w:t>will</w:t>
      </w:r>
      <w:r w:rsidRPr="00044277">
        <w:t xml:space="preserve"> generate a RECEIVING_WITHOUT_SHIPPING </w:t>
      </w:r>
      <w:r>
        <w:t>flag</w:t>
      </w:r>
    </w:p>
    <w:p w:rsidRPr="00044277" w:rsidR="00BE6FAB" w:rsidP="00BE6FAB" w:rsidRDefault="00BE6FAB" w14:paraId="3F1A0D54" w14:textId="77777777">
      <w:pPr>
        <w:numPr>
          <w:ilvl w:val="0"/>
          <w:numId w:val="24"/>
        </w:numPr>
      </w:pPr>
      <w:r>
        <w:t>Following return receipt, the upstream party must resolve the disposition of each returned SGTIN or SSCC with one of: a new shipping event (resale), a destruction event, or a Regulator Approval event. Returns must not remain in returned disposition indefinitely.</w:t>
      </w:r>
    </w:p>
    <w:p w:rsidRPr="00044277" w:rsidR="00BE6FAB" w:rsidP="00BE6FAB" w:rsidRDefault="00BE6FAB" w14:paraId="657E1D24" w14:textId="77777777">
      <w:pPr>
        <w:numPr>
          <w:ilvl w:val="0"/>
          <w:numId w:val="24"/>
        </w:numPr>
        <w:rPr>
          <w:rFonts w:ascii="Aptos" w:hAnsi="Aptos" w:eastAsia="Aptos" w:cs="Aptos"/>
        </w:rPr>
      </w:pPr>
      <w:r w:rsidRPr="0886C70B">
        <w:rPr>
          <w:rFonts w:ascii="Aptos" w:hAnsi="Aptos" w:eastAsia="Aptos" w:cs="Aptos"/>
        </w:rPr>
        <w:t xml:space="preserve">In cases of partial receiving, the receiver must submit a Receiving Event for the items physically present. </w:t>
      </w:r>
    </w:p>
    <w:p w:rsidRPr="00832901" w:rsidR="00BE6FAB" w:rsidP="00832901" w:rsidRDefault="00BE6FAB" w14:paraId="157AC826" w14:textId="401C6EDB">
      <w:pPr>
        <w:numPr>
          <w:ilvl w:val="0"/>
          <w:numId w:val="24"/>
        </w:numPr>
        <w:rPr>
          <w:rFonts w:ascii="Aptos" w:hAnsi="Aptos" w:eastAsia="Aptos" w:cs="Aptos"/>
        </w:rPr>
      </w:pPr>
      <w:r w:rsidRPr="0886C70B">
        <w:rPr>
          <w:rFonts w:ascii="Aptos" w:hAnsi="Aptos" w:eastAsia="Aptos" w:cs="Aptos"/>
        </w:rPr>
        <w:t>Standard Returns: If a product is returned in saleable condition (e.g., a commercial overstock return), the receiving party may transition the EPC directly to disposition: active. No PPB approval is required for this standard business process.</w:t>
      </w:r>
    </w:p>
    <w:p w:rsidRPr="00877FD8" w:rsidR="00BE6FAB" w:rsidP="00BE6FAB" w:rsidRDefault="00BE6FAB" w14:paraId="225D1154" w14:textId="77777777">
      <w:pPr>
        <w:pStyle w:val="Heading6"/>
        <w:rPr>
          <w:b/>
        </w:rPr>
      </w:pPr>
      <w:r w:rsidRPr="168103D6">
        <w:rPr>
          <w:b/>
        </w:rPr>
        <w:t>XML</w:t>
      </w:r>
    </w:p>
    <w:p w:rsidR="00BE6FAB" w:rsidP="00BE6FAB" w:rsidRDefault="00BE6FAB" w14:paraId="676E8DD8" w14:textId="77777777">
      <w:pPr>
        <w:pStyle w:val="Code0"/>
        <w:spacing w:before="0" w:after="0"/>
      </w:pPr>
      <w:r>
        <w:t>&lt;?xml version="1.0" encoding="UTF-8"?&gt;</w:t>
      </w:r>
    </w:p>
    <w:p w:rsidR="00BE6FAB" w:rsidP="00BE6FAB" w:rsidRDefault="00BE6FAB" w14:paraId="17447881" w14:textId="77777777">
      <w:pPr>
        <w:pStyle w:val="Code0"/>
        <w:spacing w:before="0" w:after="0"/>
        <w:rPr>
          <w:szCs w:val="18"/>
        </w:rPr>
      </w:pPr>
      <w:r w:rsidRPr="0E680CB1">
        <w:rPr>
          <w:szCs w:val="18"/>
        </w:rPr>
        <w:t>&lt;epcis:EPCISDocument</w:t>
      </w:r>
    </w:p>
    <w:p w:rsidR="00BE6FAB" w:rsidP="00BE6FAB" w:rsidRDefault="00BE6FAB" w14:paraId="38CFA8F5" w14:textId="77777777">
      <w:pPr>
        <w:pStyle w:val="Code0"/>
        <w:spacing w:before="0" w:after="0"/>
      </w:pPr>
      <w:r>
        <w:t xml:space="preserve">    xmlns:epcis="urn:epcglobal:epcis:xsd:1"</w:t>
      </w:r>
    </w:p>
    <w:p w:rsidR="00BE6FAB" w:rsidP="00BE6FAB" w:rsidRDefault="00BE6FAB" w14:paraId="11918C68" w14:textId="77777777">
      <w:pPr>
        <w:pStyle w:val="Code0"/>
        <w:spacing w:before="0" w:after="0"/>
      </w:pPr>
      <w:r w:rsidRPr="0E680CB1">
        <w:rPr>
          <w:szCs w:val="18"/>
        </w:rPr>
        <w:t xml:space="preserve">    schemaVersion="1.2"</w:t>
      </w:r>
    </w:p>
    <w:p w:rsidR="00BE6FAB" w:rsidP="00BE6FAB" w:rsidRDefault="00BE6FAB" w14:paraId="17C43D9D" w14:textId="77777777">
      <w:pPr>
        <w:pStyle w:val="Code0"/>
        <w:spacing w:before="0" w:after="0"/>
      </w:pPr>
      <w:r w:rsidRPr="0E680CB1">
        <w:rPr>
          <w:szCs w:val="18"/>
        </w:rPr>
        <w:t xml:space="preserve">    creationDate="2026-02-03T10:05:00.000Z"&gt;</w:t>
      </w:r>
    </w:p>
    <w:p w:rsidR="00BE6FAB" w:rsidP="00BE6FAB" w:rsidRDefault="00BE6FAB" w14:paraId="5E7C5C9E" w14:textId="77777777">
      <w:pPr>
        <w:pStyle w:val="Code0"/>
        <w:spacing w:before="0" w:after="0"/>
      </w:pPr>
      <w:r w:rsidRPr="0E680CB1">
        <w:rPr>
          <w:szCs w:val="18"/>
        </w:rPr>
        <w:t xml:space="preserve">  &lt;EPCISBody&gt;</w:t>
      </w:r>
    </w:p>
    <w:p w:rsidR="00BE6FAB" w:rsidP="00BE6FAB" w:rsidRDefault="00BE6FAB" w14:paraId="63F9F628" w14:textId="77777777">
      <w:pPr>
        <w:pStyle w:val="Code0"/>
        <w:spacing w:before="0" w:after="0"/>
      </w:pPr>
      <w:r w:rsidRPr="0E680CB1">
        <w:rPr>
          <w:szCs w:val="18"/>
        </w:rPr>
        <w:t xml:space="preserve">    &lt;EventList&gt;</w:t>
      </w:r>
    </w:p>
    <w:p w:rsidR="00BE6FAB" w:rsidP="00BE6FAB" w:rsidRDefault="00BE6FAB" w14:paraId="076557CB" w14:textId="77777777">
      <w:pPr>
        <w:pStyle w:val="Code0"/>
        <w:spacing w:before="0" w:after="0"/>
      </w:pPr>
      <w:r>
        <w:t xml:space="preserve">      &lt;ObjectEvent&gt;</w:t>
      </w:r>
    </w:p>
    <w:p w:rsidR="00BE6FAB" w:rsidP="00BE6FAB" w:rsidRDefault="00BE6FAB" w14:paraId="55E5B281" w14:textId="77777777">
      <w:pPr>
        <w:pStyle w:val="Code0"/>
        <w:spacing w:before="0" w:after="0"/>
      </w:pPr>
      <w:r>
        <w:t xml:space="preserve"> </w:t>
      </w:r>
      <w:r>
        <w:tab/>
      </w:r>
      <w:r>
        <w:t xml:space="preserve"> &lt;eventID&gt;urn:uuid:52345678-1234-1234-1234-123456789abe&lt;/eventID&gt;</w:t>
      </w:r>
    </w:p>
    <w:p w:rsidR="00BE6FAB" w:rsidP="00BE6FAB" w:rsidRDefault="00BE6FAB" w14:paraId="67FDDBB3" w14:textId="77777777">
      <w:pPr>
        <w:pStyle w:val="Code0"/>
        <w:spacing w:before="0" w:after="0"/>
      </w:pPr>
      <w:r w:rsidRPr="0E680CB1">
        <w:rPr>
          <w:szCs w:val="18"/>
        </w:rPr>
        <w:t xml:space="preserve">        &lt;eventTime&gt;2026-02-03T1</w:t>
      </w:r>
      <w:r>
        <w:rPr>
          <w:szCs w:val="18"/>
        </w:rPr>
        <w:t>1</w:t>
      </w:r>
      <w:r w:rsidRPr="0E680CB1">
        <w:rPr>
          <w:szCs w:val="18"/>
        </w:rPr>
        <w:t>:05:00.000Z&lt;/eventTime&gt;</w:t>
      </w:r>
    </w:p>
    <w:p w:rsidR="00BE6FAB" w:rsidP="00BE6FAB" w:rsidRDefault="00BE6FAB" w14:paraId="10E23DE5" w14:textId="77777777">
      <w:pPr>
        <w:pStyle w:val="Code0"/>
        <w:spacing w:before="0" w:after="0"/>
      </w:pPr>
      <w:r w:rsidRPr="0E680CB1">
        <w:rPr>
          <w:szCs w:val="18"/>
        </w:rPr>
        <w:t xml:space="preserve">        &lt;eventTimeZoneOffset&gt;+03:00&lt;/eventTimeZoneOffset&gt;</w:t>
      </w:r>
    </w:p>
    <w:p w:rsidR="00BE6FAB" w:rsidP="00BE6FAB" w:rsidRDefault="00BE6FAB" w14:paraId="526D21D4" w14:textId="77777777">
      <w:pPr>
        <w:pStyle w:val="Code0"/>
        <w:spacing w:before="0" w:after="0"/>
      </w:pPr>
      <w:r w:rsidRPr="0E680CB1">
        <w:rPr>
          <w:szCs w:val="18"/>
        </w:rPr>
        <w:t xml:space="preserve">        &lt;epcList&gt;</w:t>
      </w:r>
    </w:p>
    <w:p w:rsidR="00BE6FAB" w:rsidP="00BE6FAB" w:rsidRDefault="00BE6FAB" w14:paraId="3FB79F3A" w14:textId="77777777">
      <w:pPr>
        <w:pStyle w:val="Code0"/>
        <w:spacing w:before="0" w:after="0"/>
      </w:pPr>
      <w:r w:rsidRPr="0E680CB1">
        <w:rPr>
          <w:szCs w:val="18"/>
        </w:rPr>
        <w:t xml:space="preserve">          &lt;epc&gt;urn:epc:id:sscc:0123456.0000000099&lt;/epc&gt;</w:t>
      </w:r>
    </w:p>
    <w:p w:rsidR="00BE6FAB" w:rsidP="00BE6FAB" w:rsidRDefault="00BE6FAB" w14:paraId="02644C6A" w14:textId="77777777">
      <w:pPr>
        <w:pStyle w:val="Code0"/>
        <w:spacing w:before="0" w:after="0"/>
      </w:pPr>
      <w:r w:rsidRPr="0E680CB1">
        <w:rPr>
          <w:szCs w:val="18"/>
        </w:rPr>
        <w:t xml:space="preserve">        &lt;/epcList&gt;</w:t>
      </w:r>
    </w:p>
    <w:p w:rsidR="00BE6FAB" w:rsidP="00BE6FAB" w:rsidRDefault="00BE6FAB" w14:paraId="5CD437E7" w14:textId="77777777">
      <w:pPr>
        <w:pStyle w:val="Code0"/>
        <w:spacing w:before="0" w:after="0"/>
      </w:pPr>
      <w:r>
        <w:t xml:space="preserve">        &lt;action&gt;OBSERVE&lt;/action&gt;</w:t>
      </w:r>
    </w:p>
    <w:p w:rsidR="00BE6FAB" w:rsidP="00BE6FAB" w:rsidRDefault="00BE6FAB" w14:paraId="54717801" w14:textId="77777777">
      <w:pPr>
        <w:pStyle w:val="Code0"/>
        <w:spacing w:before="0" w:after="0"/>
      </w:pPr>
      <w:r w:rsidRPr="0E680CB1">
        <w:rPr>
          <w:szCs w:val="18"/>
        </w:rPr>
        <w:t xml:space="preserve">        &lt;bizStep&gt;urn:epcglobal:cbv:bizstep:receiving&lt;/bizStep&gt;</w:t>
      </w:r>
    </w:p>
    <w:p w:rsidR="00BE6FAB" w:rsidP="00BE6FAB" w:rsidRDefault="00BE6FAB" w14:paraId="20159C1A" w14:textId="77777777">
      <w:pPr>
        <w:pStyle w:val="Code0"/>
        <w:spacing w:before="0" w:after="0"/>
      </w:pPr>
      <w:r w:rsidRPr="0E680CB1">
        <w:rPr>
          <w:szCs w:val="18"/>
        </w:rPr>
        <w:t xml:space="preserve">        &lt;disposition&gt;urn:epcglobal:cbv:disp:returned&lt;/disposition&gt;</w:t>
      </w:r>
    </w:p>
    <w:p w:rsidR="00BE6FAB" w:rsidP="00BE6FAB" w:rsidRDefault="00BE6FAB" w14:paraId="78124DD6" w14:textId="77777777">
      <w:pPr>
        <w:pStyle w:val="Code0"/>
        <w:spacing w:before="0" w:after="0"/>
      </w:pPr>
      <w:r w:rsidRPr="0E680CB1">
        <w:rPr>
          <w:szCs w:val="18"/>
        </w:rPr>
        <w:t xml:space="preserve">        &lt;readPoint&gt;</w:t>
      </w:r>
    </w:p>
    <w:p w:rsidR="00BE6FAB" w:rsidP="00BE6FAB" w:rsidRDefault="00BE6FAB" w14:paraId="7140F404" w14:textId="77777777">
      <w:pPr>
        <w:pStyle w:val="Code0"/>
        <w:spacing w:before="0" w:after="0"/>
      </w:pPr>
      <w:r w:rsidRPr="0E680CB1">
        <w:rPr>
          <w:szCs w:val="18"/>
        </w:rPr>
        <w:t xml:space="preserve">          &lt;id&gt;urn:epc:id:sgln:0123456.</w:t>
      </w:r>
      <w:r>
        <w:t>11111</w:t>
      </w:r>
      <w:r w:rsidRPr="0E680CB1">
        <w:rPr>
          <w:szCs w:val="18"/>
        </w:rPr>
        <w:t>.0&lt;/id&gt;</w:t>
      </w:r>
    </w:p>
    <w:p w:rsidR="00BE6FAB" w:rsidP="00BE6FAB" w:rsidRDefault="00BE6FAB" w14:paraId="63DE1F3C" w14:textId="77777777">
      <w:pPr>
        <w:pStyle w:val="Code0"/>
        <w:spacing w:before="0" w:after="0"/>
      </w:pPr>
      <w:r w:rsidRPr="0E680CB1">
        <w:rPr>
          <w:szCs w:val="18"/>
        </w:rPr>
        <w:t xml:space="preserve">        &lt;/readPoint&gt;</w:t>
      </w:r>
    </w:p>
    <w:p w:rsidR="00BE6FAB" w:rsidP="00BE6FAB" w:rsidRDefault="00BE6FAB" w14:paraId="5B611C48" w14:textId="77777777">
      <w:pPr>
        <w:pStyle w:val="Code0"/>
        <w:spacing w:before="0" w:after="0"/>
      </w:pPr>
      <w:r w:rsidRPr="0E680CB1">
        <w:rPr>
          <w:szCs w:val="18"/>
        </w:rPr>
        <w:t xml:space="preserve">        &lt;bizLocation&gt;</w:t>
      </w:r>
    </w:p>
    <w:p w:rsidR="00BE6FAB" w:rsidP="00BE6FAB" w:rsidRDefault="00BE6FAB" w14:paraId="3786EE0B" w14:textId="77777777">
      <w:pPr>
        <w:pStyle w:val="Code0"/>
        <w:spacing w:before="0" w:after="0"/>
      </w:pPr>
      <w:r w:rsidRPr="0E680CB1">
        <w:rPr>
          <w:szCs w:val="18"/>
        </w:rPr>
        <w:t xml:space="preserve">          &lt;id&gt;urn:epc:id:sgln:0123456.</w:t>
      </w:r>
      <w:r>
        <w:t>11111</w:t>
      </w:r>
      <w:r w:rsidRPr="0E680CB1">
        <w:rPr>
          <w:szCs w:val="18"/>
        </w:rPr>
        <w:t>.0&lt;/id&gt;</w:t>
      </w:r>
    </w:p>
    <w:p w:rsidR="00BE6FAB" w:rsidP="00BE6FAB" w:rsidRDefault="00BE6FAB" w14:paraId="4E66E773" w14:textId="77777777">
      <w:pPr>
        <w:pStyle w:val="Code0"/>
        <w:spacing w:before="0" w:after="0"/>
      </w:pPr>
      <w:r w:rsidRPr="0E680CB1">
        <w:rPr>
          <w:szCs w:val="18"/>
        </w:rPr>
        <w:t xml:space="preserve">        &lt;/bizLocation&gt;</w:t>
      </w:r>
    </w:p>
    <w:p w:rsidR="00BE6FAB" w:rsidP="00BE6FAB" w:rsidRDefault="00BE6FAB" w14:paraId="5CC9FD3E" w14:textId="77777777">
      <w:pPr>
        <w:pStyle w:val="Code0"/>
        <w:spacing w:before="0" w:after="0"/>
      </w:pPr>
      <w:r w:rsidRPr="0E680CB1">
        <w:rPr>
          <w:szCs w:val="18"/>
        </w:rPr>
        <w:t xml:space="preserve">        &lt;bizTransactionList&gt;</w:t>
      </w:r>
    </w:p>
    <w:p w:rsidR="00BE6FAB" w:rsidP="00BE6FAB" w:rsidRDefault="00BE6FAB" w14:paraId="4C0524E4" w14:textId="77777777">
      <w:pPr>
        <w:pStyle w:val="Code0"/>
        <w:spacing w:before="0" w:after="0"/>
      </w:pPr>
      <w:r>
        <w:t xml:space="preserve">          &lt;bizTransaction type="urn:epcglobal:cbv:btt:recadv"&gt;</w:t>
      </w:r>
    </w:p>
    <w:p w:rsidR="00BE6FAB" w:rsidP="00BE6FAB" w:rsidRDefault="00BE6FAB" w14:paraId="7C6511D8" w14:textId="77777777">
      <w:pPr>
        <w:pStyle w:val="Code0"/>
        <w:spacing w:before="0" w:after="0"/>
      </w:pPr>
      <w:r w:rsidRPr="0E680CB1">
        <w:rPr>
          <w:szCs w:val="18"/>
        </w:rPr>
        <w:t xml:space="preserve">            urn:epcglobal:cbv:bt:0123456:GR1230456</w:t>
      </w:r>
    </w:p>
    <w:p w:rsidR="00BE6FAB" w:rsidP="00BE6FAB" w:rsidRDefault="00BE6FAB" w14:paraId="4C6A9590" w14:textId="77777777">
      <w:pPr>
        <w:pStyle w:val="Code0"/>
        <w:spacing w:before="0" w:after="0"/>
      </w:pPr>
      <w:r w:rsidRPr="0E680CB1">
        <w:rPr>
          <w:szCs w:val="18"/>
        </w:rPr>
        <w:t xml:space="preserve">          &lt;/bizTransaction&gt;</w:t>
      </w:r>
    </w:p>
    <w:p w:rsidR="00BE6FAB" w:rsidP="00BE6FAB" w:rsidRDefault="00BE6FAB" w14:paraId="2FF88629" w14:textId="77777777">
      <w:pPr>
        <w:pStyle w:val="Code0"/>
        <w:spacing w:before="0" w:after="0"/>
      </w:pPr>
      <w:r w:rsidRPr="0E680CB1">
        <w:rPr>
          <w:szCs w:val="18"/>
        </w:rPr>
        <w:t xml:space="preserve">        &lt;/bizTransactionList&gt;</w:t>
      </w:r>
    </w:p>
    <w:p w:rsidR="00BE6FAB" w:rsidP="00BE6FAB" w:rsidRDefault="00BE6FAB" w14:paraId="6C3FAC5B" w14:textId="77777777">
      <w:pPr>
        <w:pStyle w:val="Code0"/>
        <w:spacing w:before="0" w:after="0"/>
      </w:pPr>
      <w:r>
        <w:t xml:space="preserve">        &lt;extension&gt;</w:t>
      </w:r>
    </w:p>
    <w:p w:rsidR="00BE6FAB" w:rsidP="00BE6FAB" w:rsidRDefault="00BE6FAB" w14:paraId="61C41A9D" w14:textId="77777777">
      <w:pPr>
        <w:pStyle w:val="Code0"/>
        <w:spacing w:before="0" w:after="0"/>
      </w:pPr>
      <w:r w:rsidRPr="0E680CB1">
        <w:rPr>
          <w:szCs w:val="18"/>
        </w:rPr>
        <w:t xml:space="preserve">          &lt;sourceList&gt;</w:t>
      </w:r>
    </w:p>
    <w:p w:rsidR="00BE6FAB" w:rsidP="00BE6FAB" w:rsidRDefault="00BE6FAB" w14:paraId="3B3DE71B" w14:textId="77777777">
      <w:pPr>
        <w:pStyle w:val="Code0"/>
        <w:spacing w:before="0" w:after="0"/>
      </w:pPr>
      <w:r>
        <w:t xml:space="preserve">            &lt;source type="urn:epcglobal:cbv:sdt:owning_party"&gt;</w:t>
      </w:r>
    </w:p>
    <w:p w:rsidR="00BE6FAB" w:rsidP="00BE6FAB" w:rsidRDefault="00BE6FAB" w14:paraId="50D7CA21" w14:textId="77777777">
      <w:pPr>
        <w:pStyle w:val="Code0"/>
        <w:spacing w:before="0" w:after="0"/>
      </w:pPr>
      <w:r w:rsidRPr="0E680CB1">
        <w:rPr>
          <w:szCs w:val="18"/>
        </w:rPr>
        <w:t xml:space="preserve">              </w:t>
      </w:r>
      <w:r w:rsidRPr="00877FD8">
        <w:rPr>
          <w:szCs w:val="18"/>
        </w:rPr>
        <w:t>urn:epc:id:sgln:0123456.22222.0</w:t>
      </w:r>
    </w:p>
    <w:p w:rsidR="00BE6FAB" w:rsidP="00BE6FAB" w:rsidRDefault="00BE6FAB" w14:paraId="01722D3B" w14:textId="77777777">
      <w:pPr>
        <w:pStyle w:val="Code0"/>
        <w:spacing w:before="0" w:after="0"/>
      </w:pPr>
      <w:r>
        <w:t xml:space="preserve">            &lt;/source&gt;</w:t>
      </w:r>
    </w:p>
    <w:p w:rsidR="00BE6FAB" w:rsidP="00BE6FAB" w:rsidRDefault="00BE6FAB" w14:paraId="143DF0BA" w14:textId="77777777">
      <w:pPr>
        <w:pStyle w:val="Code0"/>
        <w:spacing w:before="0" w:after="0"/>
        <w:rPr>
          <w:szCs w:val="18"/>
        </w:rPr>
      </w:pPr>
      <w:r w:rsidRPr="0E680CB1">
        <w:rPr>
          <w:szCs w:val="18"/>
        </w:rPr>
        <w:t xml:space="preserve">          &lt;/sourceList&gt;</w:t>
      </w:r>
    </w:p>
    <w:p w:rsidR="00BE6FAB" w:rsidP="00BE6FAB" w:rsidRDefault="00BE6FAB" w14:paraId="2748BD34" w14:textId="77777777">
      <w:pPr>
        <w:pStyle w:val="Code0"/>
        <w:spacing w:before="0" w:after="0"/>
        <w:rPr>
          <w:szCs w:val="18"/>
        </w:rPr>
      </w:pPr>
    </w:p>
    <w:p w:rsidR="00BE6FAB" w:rsidP="00BE6FAB" w:rsidRDefault="00BE6FAB" w14:paraId="2C8F4A9F" w14:textId="77777777">
      <w:pPr>
        <w:pStyle w:val="Code0"/>
        <w:spacing w:before="0" w:after="0"/>
      </w:pPr>
      <w:r>
        <w:tab/>
      </w:r>
      <w:r w:rsidRPr="0E680CB1">
        <w:rPr>
          <w:szCs w:val="18"/>
        </w:rPr>
        <w:t xml:space="preserve">   &lt;destinationList&gt;</w:t>
      </w:r>
    </w:p>
    <w:p w:rsidR="00BE6FAB" w:rsidP="00BE6FAB" w:rsidRDefault="00BE6FAB" w14:paraId="102E85FA" w14:textId="77777777">
      <w:pPr>
        <w:pStyle w:val="Code0"/>
        <w:spacing w:before="0" w:after="0"/>
      </w:pPr>
      <w:r>
        <w:t xml:space="preserve">            &lt;destination type="urn:epcglobal:cbv:sdt:owning_party"&gt;</w:t>
      </w:r>
    </w:p>
    <w:p w:rsidR="00BE6FAB" w:rsidP="00BE6FAB" w:rsidRDefault="00BE6FAB" w14:paraId="63D6793C" w14:textId="77777777">
      <w:pPr>
        <w:pStyle w:val="Code0"/>
        <w:spacing w:before="0" w:after="0"/>
      </w:pPr>
      <w:r w:rsidRPr="0E680CB1">
        <w:rPr>
          <w:szCs w:val="18"/>
        </w:rPr>
        <w:t xml:space="preserve">              urn:epc:id:sgln:0123456.</w:t>
      </w:r>
      <w:r>
        <w:t>11111</w:t>
      </w:r>
      <w:r w:rsidRPr="0E680CB1">
        <w:rPr>
          <w:szCs w:val="18"/>
        </w:rPr>
        <w:t>.0</w:t>
      </w:r>
    </w:p>
    <w:p w:rsidR="00BE6FAB" w:rsidP="00BE6FAB" w:rsidRDefault="00BE6FAB" w14:paraId="35F5D7D7" w14:textId="77777777">
      <w:pPr>
        <w:pStyle w:val="Code0"/>
        <w:spacing w:before="0" w:after="0"/>
      </w:pPr>
      <w:r>
        <w:t xml:space="preserve">            &lt;/destination&gt;</w:t>
      </w:r>
    </w:p>
    <w:p w:rsidR="00BE6FAB" w:rsidP="00BE6FAB" w:rsidRDefault="00BE6FAB" w14:paraId="33661797" w14:textId="77777777">
      <w:pPr>
        <w:pStyle w:val="Code0"/>
        <w:spacing w:before="0" w:after="0"/>
      </w:pPr>
      <w:r w:rsidRPr="0E680CB1">
        <w:rPr>
          <w:szCs w:val="18"/>
        </w:rPr>
        <w:t xml:space="preserve">          &lt;/destinationList&gt;</w:t>
      </w:r>
    </w:p>
    <w:p w:rsidR="00BE6FAB" w:rsidP="00BE6FAB" w:rsidRDefault="00BE6FAB" w14:paraId="6EA3D671" w14:textId="77777777">
      <w:pPr>
        <w:pStyle w:val="Code0"/>
        <w:spacing w:before="0" w:after="0"/>
      </w:pPr>
    </w:p>
    <w:p w:rsidR="00BE6FAB" w:rsidP="00BE6FAB" w:rsidRDefault="00BE6FAB" w14:paraId="1E669E0C" w14:textId="77777777">
      <w:pPr>
        <w:pStyle w:val="Code0"/>
        <w:spacing w:before="0" w:after="0"/>
      </w:pPr>
      <w:r>
        <w:t xml:space="preserve">        &lt;/extension&gt;</w:t>
      </w:r>
    </w:p>
    <w:p w:rsidR="00BE6FAB" w:rsidP="00BE6FAB" w:rsidRDefault="00BE6FAB" w14:paraId="61C9E289" w14:textId="77777777">
      <w:pPr>
        <w:pStyle w:val="Code0"/>
        <w:spacing w:before="0" w:after="0"/>
      </w:pPr>
      <w:r w:rsidRPr="0E680CB1">
        <w:rPr>
          <w:szCs w:val="18"/>
        </w:rPr>
        <w:t xml:space="preserve">      &lt;/ObjectEvent&gt;</w:t>
      </w:r>
    </w:p>
    <w:p w:rsidR="00BE6FAB" w:rsidP="00BE6FAB" w:rsidRDefault="00BE6FAB" w14:paraId="19049A1B" w14:textId="77777777">
      <w:pPr>
        <w:pStyle w:val="Code0"/>
        <w:spacing w:before="0" w:after="0"/>
      </w:pPr>
      <w:r w:rsidRPr="0E680CB1">
        <w:rPr>
          <w:szCs w:val="18"/>
        </w:rPr>
        <w:t xml:space="preserve">    &lt;/EventList&gt;</w:t>
      </w:r>
    </w:p>
    <w:p w:rsidR="00BE6FAB" w:rsidP="00BE6FAB" w:rsidRDefault="00BE6FAB" w14:paraId="6098CCB5" w14:textId="77777777">
      <w:pPr>
        <w:pStyle w:val="Code0"/>
        <w:spacing w:before="0" w:after="0"/>
      </w:pPr>
      <w:r w:rsidRPr="0E680CB1">
        <w:rPr>
          <w:szCs w:val="18"/>
        </w:rPr>
        <w:t xml:space="preserve">  &lt;/EPCISBody&gt;</w:t>
      </w:r>
    </w:p>
    <w:p w:rsidR="00BE6FAB" w:rsidP="00BE6FAB" w:rsidRDefault="00BE6FAB" w14:paraId="60F21FDB" w14:textId="77777777">
      <w:pPr>
        <w:pStyle w:val="Code0"/>
        <w:spacing w:before="0" w:after="0"/>
      </w:pPr>
      <w:r w:rsidRPr="0E680CB1">
        <w:rPr>
          <w:szCs w:val="18"/>
        </w:rPr>
        <w:t>&lt;/epcis:EPCISDocument&gt;</w:t>
      </w:r>
    </w:p>
    <w:p w:rsidR="00BE6FAB" w:rsidP="00BE6FAB" w:rsidRDefault="00BE6FAB" w14:paraId="43BD082C" w14:textId="77777777">
      <w:pPr>
        <w:pStyle w:val="Heading6"/>
        <w:rPr>
          <w:b/>
        </w:rPr>
      </w:pPr>
      <w:r w:rsidRPr="09C6533D">
        <w:rPr>
          <w:b/>
          <w:bCs/>
        </w:rPr>
        <w:t>JSON-LD</w:t>
      </w:r>
    </w:p>
    <w:p w:rsidR="00BE6FAB" w:rsidP="00BE6FAB" w:rsidRDefault="00BE6FAB" w14:paraId="45EF643D" w14:textId="77777777">
      <w:pPr>
        <w:pStyle w:val="Code0"/>
        <w:spacing w:before="0" w:after="0"/>
      </w:pPr>
      <w:r>
        <w:t>{</w:t>
      </w:r>
    </w:p>
    <w:p w:rsidR="00BE6FAB" w:rsidP="00BE6FAB" w:rsidRDefault="00BE6FAB" w14:paraId="0BE5535A" w14:textId="77777777">
      <w:pPr>
        <w:pStyle w:val="Code0"/>
        <w:spacing w:before="0" w:after="0"/>
      </w:pPr>
      <w:r>
        <w:t xml:space="preserve">  "@context": [</w:t>
      </w:r>
    </w:p>
    <w:p w:rsidR="00BE6FAB" w:rsidP="00BE6FAB" w:rsidRDefault="00BE6FAB" w14:paraId="77BB5957" w14:textId="77777777">
      <w:pPr>
        <w:pStyle w:val="Code0"/>
        <w:spacing w:before="0" w:after="0"/>
      </w:pPr>
      <w:r>
        <w:t xml:space="preserve">    "https://ref.gs1.org/standards/epcis/epcis-context.jsonld"</w:t>
      </w:r>
    </w:p>
    <w:p w:rsidR="00BE6FAB" w:rsidP="00BE6FAB" w:rsidRDefault="00BE6FAB" w14:paraId="695F60E7" w14:textId="77777777">
      <w:pPr>
        <w:pStyle w:val="Code0"/>
        <w:spacing w:before="0" w:after="0"/>
      </w:pPr>
      <w:r>
        <w:t xml:space="preserve">  ],</w:t>
      </w:r>
    </w:p>
    <w:p w:rsidR="00BE6FAB" w:rsidP="00BE6FAB" w:rsidRDefault="00BE6FAB" w14:paraId="0B157954" w14:textId="77777777">
      <w:pPr>
        <w:pStyle w:val="Code0"/>
        <w:spacing w:before="0" w:after="0"/>
      </w:pPr>
      <w:r>
        <w:t xml:space="preserve">  "type": "EPCISDocument",</w:t>
      </w:r>
    </w:p>
    <w:p w:rsidR="00BE6FAB" w:rsidP="00BE6FAB" w:rsidRDefault="00BE6FAB" w14:paraId="51DC4536" w14:textId="77777777">
      <w:pPr>
        <w:pStyle w:val="Code0"/>
        <w:spacing w:before="0" w:after="0"/>
      </w:pPr>
      <w:r>
        <w:t xml:space="preserve">  "schemaVersion": "2.0",</w:t>
      </w:r>
    </w:p>
    <w:p w:rsidR="00BE6FAB" w:rsidP="00BE6FAB" w:rsidRDefault="00BE6FAB" w14:paraId="0A57FD37" w14:textId="77777777">
      <w:pPr>
        <w:pStyle w:val="Code0"/>
        <w:spacing w:before="0" w:after="0"/>
      </w:pPr>
      <w:r>
        <w:t xml:space="preserve">  "creationDate": "2026-02-03T11:05:00.000Z",</w:t>
      </w:r>
    </w:p>
    <w:p w:rsidR="00BE6FAB" w:rsidP="00BE6FAB" w:rsidRDefault="00BE6FAB" w14:paraId="6C99DD3A" w14:textId="77777777">
      <w:pPr>
        <w:pStyle w:val="Code0"/>
        <w:spacing w:before="0" w:after="0"/>
      </w:pPr>
      <w:r>
        <w:t xml:space="preserve">  "epcisBody": {</w:t>
      </w:r>
    </w:p>
    <w:p w:rsidR="00BE6FAB" w:rsidP="00BE6FAB" w:rsidRDefault="00BE6FAB" w14:paraId="65C8E764" w14:textId="77777777">
      <w:pPr>
        <w:pStyle w:val="Code0"/>
        <w:spacing w:before="0" w:after="0"/>
      </w:pPr>
      <w:r>
        <w:t xml:space="preserve">    "eventList": [</w:t>
      </w:r>
    </w:p>
    <w:p w:rsidR="00BE6FAB" w:rsidP="00BE6FAB" w:rsidRDefault="00BE6FAB" w14:paraId="6761C1C4" w14:textId="77777777">
      <w:pPr>
        <w:pStyle w:val="Code0"/>
        <w:spacing w:before="0" w:after="0"/>
      </w:pPr>
      <w:r>
        <w:t xml:space="preserve">      {</w:t>
      </w:r>
    </w:p>
    <w:p w:rsidR="00BE6FAB" w:rsidP="00BE6FAB" w:rsidRDefault="00BE6FAB" w14:paraId="2C535F43" w14:textId="77777777">
      <w:pPr>
        <w:pStyle w:val="Code0"/>
        <w:spacing w:before="0" w:after="0"/>
      </w:pPr>
      <w:r>
        <w:t xml:space="preserve">        "type": "ObjectEvent",</w:t>
      </w:r>
    </w:p>
    <w:p w:rsidR="00BE6FAB" w:rsidP="00BE6FAB" w:rsidRDefault="00BE6FAB" w14:paraId="157A45C4" w14:textId="77777777">
      <w:pPr>
        <w:pStyle w:val="Code0"/>
        <w:spacing w:before="0" w:after="0"/>
      </w:pPr>
      <w:r>
        <w:t xml:space="preserve">        "eventID": "urn:uuid:52345678-1234-1234-1234-123456789abe",</w:t>
      </w:r>
    </w:p>
    <w:p w:rsidR="00BE6FAB" w:rsidP="00BE6FAB" w:rsidRDefault="00BE6FAB" w14:paraId="0ED31B11" w14:textId="77777777">
      <w:pPr>
        <w:pStyle w:val="Code0"/>
        <w:spacing w:before="0" w:after="0"/>
      </w:pPr>
      <w:r>
        <w:t xml:space="preserve">        "eventTime": "2026-02-03T11:05:00.000Z",</w:t>
      </w:r>
    </w:p>
    <w:p w:rsidR="00BE6FAB" w:rsidP="00BE6FAB" w:rsidRDefault="00BE6FAB" w14:paraId="53C20AC1" w14:textId="77777777">
      <w:pPr>
        <w:pStyle w:val="Code0"/>
        <w:spacing w:before="0" w:after="0"/>
      </w:pPr>
      <w:r>
        <w:t xml:space="preserve">        "eventTimeZoneOffset": "+03:00",</w:t>
      </w:r>
    </w:p>
    <w:p w:rsidR="00BE6FAB" w:rsidP="00BE6FAB" w:rsidRDefault="00BE6FAB" w14:paraId="56237510" w14:textId="77777777">
      <w:pPr>
        <w:pStyle w:val="Code0"/>
        <w:spacing w:before="0" w:after="0"/>
      </w:pPr>
      <w:r>
        <w:t xml:space="preserve">        "epcList": [</w:t>
      </w:r>
    </w:p>
    <w:p w:rsidR="00BE6FAB" w:rsidP="00BE6FAB" w:rsidRDefault="00BE6FAB" w14:paraId="294ED6AF" w14:textId="77777777">
      <w:pPr>
        <w:pStyle w:val="Code0"/>
        <w:spacing w:before="0" w:after="0"/>
      </w:pPr>
      <w:r>
        <w:t xml:space="preserve">          "urn:epc:id:sscc:0123456.0000000099"</w:t>
      </w:r>
    </w:p>
    <w:p w:rsidR="00BE6FAB" w:rsidP="00BE6FAB" w:rsidRDefault="00BE6FAB" w14:paraId="508EB251" w14:textId="77777777">
      <w:pPr>
        <w:pStyle w:val="Code0"/>
        <w:spacing w:before="0" w:after="0"/>
      </w:pPr>
      <w:r>
        <w:t xml:space="preserve">        ],</w:t>
      </w:r>
    </w:p>
    <w:p w:rsidR="00BE6FAB" w:rsidP="00BE6FAB" w:rsidRDefault="00BE6FAB" w14:paraId="0D5BB6DA" w14:textId="77777777">
      <w:pPr>
        <w:pStyle w:val="Code0"/>
        <w:spacing w:before="0" w:after="0"/>
      </w:pPr>
      <w:r>
        <w:t xml:space="preserve">        "action": "OBSERVE",</w:t>
      </w:r>
    </w:p>
    <w:p w:rsidR="00BE6FAB" w:rsidP="00BE6FAB" w:rsidRDefault="00BE6FAB" w14:paraId="1282927A" w14:textId="77777777">
      <w:pPr>
        <w:pStyle w:val="Code0"/>
        <w:spacing w:before="0" w:after="0"/>
      </w:pPr>
      <w:r>
        <w:t xml:space="preserve">        "bizStep": "receiving",</w:t>
      </w:r>
    </w:p>
    <w:p w:rsidR="00BE6FAB" w:rsidP="00BE6FAB" w:rsidRDefault="00BE6FAB" w14:paraId="363A1E86" w14:textId="77777777">
      <w:pPr>
        <w:pStyle w:val="Code0"/>
        <w:spacing w:before="0" w:after="0"/>
      </w:pPr>
      <w:r>
        <w:t xml:space="preserve">        "disposition": "returned",</w:t>
      </w:r>
    </w:p>
    <w:p w:rsidR="00BE6FAB" w:rsidP="00BE6FAB" w:rsidRDefault="00BE6FAB" w14:paraId="6EB1CA1A" w14:textId="77777777">
      <w:pPr>
        <w:pStyle w:val="Code0"/>
        <w:spacing w:before="0" w:after="0"/>
      </w:pPr>
      <w:r>
        <w:t xml:space="preserve">        "readPoint": {</w:t>
      </w:r>
    </w:p>
    <w:p w:rsidR="00BE6FAB" w:rsidP="00BE6FAB" w:rsidRDefault="00BE6FAB" w14:paraId="35A335F7" w14:textId="77777777">
      <w:pPr>
        <w:pStyle w:val="Code0"/>
        <w:spacing w:before="0" w:after="0"/>
      </w:pPr>
      <w:r>
        <w:t xml:space="preserve">          "id": "urn:epc:id:sgln:0123456.11111.0"</w:t>
      </w:r>
    </w:p>
    <w:p w:rsidR="00BE6FAB" w:rsidP="00BE6FAB" w:rsidRDefault="00BE6FAB" w14:paraId="515A1B92" w14:textId="77777777">
      <w:pPr>
        <w:pStyle w:val="Code0"/>
        <w:spacing w:before="0" w:after="0"/>
      </w:pPr>
      <w:r>
        <w:t xml:space="preserve">        },</w:t>
      </w:r>
    </w:p>
    <w:p w:rsidR="00BE6FAB" w:rsidP="00BE6FAB" w:rsidRDefault="00BE6FAB" w14:paraId="08E09DE3" w14:textId="77777777">
      <w:pPr>
        <w:pStyle w:val="Code0"/>
        <w:spacing w:before="0" w:after="0"/>
      </w:pPr>
      <w:r>
        <w:t xml:space="preserve">        "bizLocation": {</w:t>
      </w:r>
    </w:p>
    <w:p w:rsidR="00BE6FAB" w:rsidP="00BE6FAB" w:rsidRDefault="00BE6FAB" w14:paraId="2C15CBE2" w14:textId="77777777">
      <w:pPr>
        <w:pStyle w:val="Code0"/>
        <w:spacing w:before="0" w:after="0"/>
      </w:pPr>
      <w:r>
        <w:t xml:space="preserve">          "id": "urn:epc:id:sgln:0123456.11111.0"</w:t>
      </w:r>
    </w:p>
    <w:p w:rsidR="00BE6FAB" w:rsidP="00BE6FAB" w:rsidRDefault="00BE6FAB" w14:paraId="5B3B5C57" w14:textId="77777777">
      <w:pPr>
        <w:pStyle w:val="Code0"/>
        <w:spacing w:before="0" w:after="0"/>
      </w:pPr>
      <w:r>
        <w:t xml:space="preserve">        },</w:t>
      </w:r>
    </w:p>
    <w:p w:rsidR="00BE6FAB" w:rsidP="00BE6FAB" w:rsidRDefault="00BE6FAB" w14:paraId="0F525B23" w14:textId="77777777">
      <w:pPr>
        <w:pStyle w:val="Code0"/>
        <w:spacing w:before="0" w:after="0"/>
      </w:pPr>
      <w:r>
        <w:t xml:space="preserve">        "bizTransactionList": [</w:t>
      </w:r>
    </w:p>
    <w:p w:rsidR="00BE6FAB" w:rsidP="00BE6FAB" w:rsidRDefault="00BE6FAB" w14:paraId="657F05E9" w14:textId="77777777">
      <w:pPr>
        <w:pStyle w:val="Code0"/>
        <w:spacing w:before="0" w:after="0"/>
      </w:pPr>
      <w:r>
        <w:t xml:space="preserve">          {</w:t>
      </w:r>
    </w:p>
    <w:p w:rsidR="00BE6FAB" w:rsidP="00BE6FAB" w:rsidRDefault="00BE6FAB" w14:paraId="55129E53" w14:textId="77777777">
      <w:pPr>
        <w:pStyle w:val="Code0"/>
        <w:spacing w:before="0" w:after="0"/>
      </w:pPr>
      <w:r>
        <w:t xml:space="preserve">            "type": "recadv",</w:t>
      </w:r>
    </w:p>
    <w:p w:rsidR="00BE6FAB" w:rsidP="00BE6FAB" w:rsidRDefault="00BE6FAB" w14:paraId="4650B875" w14:textId="77777777">
      <w:pPr>
        <w:pStyle w:val="Code0"/>
        <w:spacing w:before="0" w:after="0"/>
      </w:pPr>
      <w:r>
        <w:t xml:space="preserve">            "bizTransaction": "urn:epcglobal:cbv:bt:0123456:GR1230456"</w:t>
      </w:r>
    </w:p>
    <w:p w:rsidR="00BE6FAB" w:rsidP="00BE6FAB" w:rsidRDefault="00BE6FAB" w14:paraId="21C14655" w14:textId="77777777">
      <w:pPr>
        <w:pStyle w:val="Code0"/>
        <w:spacing w:before="0" w:after="0"/>
      </w:pPr>
      <w:r>
        <w:t xml:space="preserve">          }</w:t>
      </w:r>
    </w:p>
    <w:p w:rsidR="00BE6FAB" w:rsidP="00BE6FAB" w:rsidRDefault="00BE6FAB" w14:paraId="0EB3FEF4" w14:textId="77777777">
      <w:pPr>
        <w:pStyle w:val="Code0"/>
        <w:spacing w:before="0" w:after="0"/>
      </w:pPr>
      <w:r>
        <w:t xml:space="preserve">        ],</w:t>
      </w:r>
    </w:p>
    <w:p w:rsidR="00BE6FAB" w:rsidP="00BE6FAB" w:rsidRDefault="00BE6FAB" w14:paraId="2A48827A" w14:textId="77777777">
      <w:pPr>
        <w:pStyle w:val="Code0"/>
        <w:spacing w:before="0" w:after="0"/>
      </w:pPr>
      <w:r>
        <w:t xml:space="preserve">        "sourceList": [</w:t>
      </w:r>
    </w:p>
    <w:p w:rsidR="00BE6FAB" w:rsidP="00BE6FAB" w:rsidRDefault="00BE6FAB" w14:paraId="3AC23FC3" w14:textId="77777777">
      <w:pPr>
        <w:pStyle w:val="Code0"/>
        <w:spacing w:before="0" w:after="0"/>
      </w:pPr>
      <w:r>
        <w:t xml:space="preserve">          {</w:t>
      </w:r>
    </w:p>
    <w:p w:rsidR="00BE6FAB" w:rsidP="00BE6FAB" w:rsidRDefault="00BE6FAB" w14:paraId="4914F395" w14:textId="77777777">
      <w:pPr>
        <w:pStyle w:val="Code0"/>
        <w:spacing w:before="0" w:after="0"/>
      </w:pPr>
      <w:r>
        <w:t xml:space="preserve">            "type": "owning_party",</w:t>
      </w:r>
    </w:p>
    <w:p w:rsidR="00BE6FAB" w:rsidP="00BE6FAB" w:rsidRDefault="00BE6FAB" w14:paraId="43D16981" w14:textId="77777777">
      <w:pPr>
        <w:pStyle w:val="Code0"/>
        <w:spacing w:before="0" w:after="0"/>
      </w:pPr>
      <w:r>
        <w:t xml:space="preserve">            "source": "urn:epc:id:sgln:0123456.22222.0"</w:t>
      </w:r>
    </w:p>
    <w:p w:rsidR="00BE6FAB" w:rsidP="00BE6FAB" w:rsidRDefault="00BE6FAB" w14:paraId="53C9538D" w14:textId="77777777">
      <w:pPr>
        <w:pStyle w:val="Code0"/>
        <w:spacing w:before="0" w:after="0"/>
      </w:pPr>
      <w:r>
        <w:t xml:space="preserve">          }</w:t>
      </w:r>
    </w:p>
    <w:p w:rsidR="00BE6FAB" w:rsidP="00BE6FAB" w:rsidRDefault="00BE6FAB" w14:paraId="6D973252" w14:textId="77777777">
      <w:pPr>
        <w:pStyle w:val="Code0"/>
        <w:spacing w:before="0" w:after="0"/>
      </w:pPr>
      <w:r>
        <w:t xml:space="preserve">        ],</w:t>
      </w:r>
    </w:p>
    <w:p w:rsidR="00BE6FAB" w:rsidP="00BE6FAB" w:rsidRDefault="00BE6FAB" w14:paraId="5C72556B" w14:textId="77777777">
      <w:pPr>
        <w:pStyle w:val="Code0"/>
        <w:spacing w:before="0" w:after="0"/>
      </w:pPr>
      <w:r>
        <w:t xml:space="preserve">        "destinationList": [</w:t>
      </w:r>
    </w:p>
    <w:p w:rsidR="00BE6FAB" w:rsidP="00BE6FAB" w:rsidRDefault="00BE6FAB" w14:paraId="2943DDC9" w14:textId="77777777">
      <w:pPr>
        <w:pStyle w:val="Code0"/>
        <w:spacing w:before="0" w:after="0"/>
      </w:pPr>
      <w:r>
        <w:t xml:space="preserve">          {</w:t>
      </w:r>
    </w:p>
    <w:p w:rsidR="00BE6FAB" w:rsidP="00BE6FAB" w:rsidRDefault="00BE6FAB" w14:paraId="2BA041C9" w14:textId="77777777">
      <w:pPr>
        <w:pStyle w:val="Code0"/>
        <w:spacing w:before="0" w:after="0"/>
      </w:pPr>
      <w:r>
        <w:t xml:space="preserve">            "type": "owning_party",</w:t>
      </w:r>
    </w:p>
    <w:p w:rsidR="00BE6FAB" w:rsidP="00BE6FAB" w:rsidRDefault="00BE6FAB" w14:paraId="3E0886B9" w14:textId="77777777">
      <w:pPr>
        <w:pStyle w:val="Code0"/>
        <w:spacing w:before="0" w:after="0"/>
      </w:pPr>
      <w:r>
        <w:t xml:space="preserve">            "destination": "urn:epc:id:sgln:0123456.11111.0"</w:t>
      </w:r>
    </w:p>
    <w:p w:rsidR="00BE6FAB" w:rsidP="00BE6FAB" w:rsidRDefault="00BE6FAB" w14:paraId="682544B7" w14:textId="77777777">
      <w:pPr>
        <w:pStyle w:val="Code0"/>
        <w:spacing w:before="0" w:after="0"/>
      </w:pPr>
      <w:r>
        <w:t xml:space="preserve">          },</w:t>
      </w:r>
    </w:p>
    <w:p w:rsidR="00BE6FAB" w:rsidP="00BE6FAB" w:rsidRDefault="00BE6FAB" w14:paraId="78CA14B1" w14:textId="77777777">
      <w:pPr>
        <w:pStyle w:val="Code0"/>
        <w:spacing w:before="0" w:after="0"/>
      </w:pPr>
      <w:r>
        <w:t xml:space="preserve">          {</w:t>
      </w:r>
    </w:p>
    <w:p w:rsidR="00BE6FAB" w:rsidP="00BE6FAB" w:rsidRDefault="00BE6FAB" w14:paraId="7B88BFEF" w14:textId="77777777">
      <w:pPr>
        <w:pStyle w:val="Code0"/>
        <w:spacing w:before="0" w:after="0"/>
      </w:pPr>
      <w:r>
        <w:t xml:space="preserve">            "type": "location",</w:t>
      </w:r>
    </w:p>
    <w:p w:rsidR="00BE6FAB" w:rsidP="00BE6FAB" w:rsidRDefault="00BE6FAB" w14:paraId="48383AEB" w14:textId="77777777">
      <w:pPr>
        <w:pStyle w:val="Code0"/>
        <w:spacing w:before="0" w:after="0"/>
      </w:pPr>
      <w:r>
        <w:t xml:space="preserve">            "destination": "urn:epc:id:sgln:0123456.11111.0"</w:t>
      </w:r>
    </w:p>
    <w:p w:rsidR="00BE6FAB" w:rsidP="00BE6FAB" w:rsidRDefault="00BE6FAB" w14:paraId="30393665" w14:textId="77777777">
      <w:pPr>
        <w:pStyle w:val="Code0"/>
        <w:spacing w:before="0" w:after="0"/>
      </w:pPr>
      <w:r>
        <w:t xml:space="preserve">          }</w:t>
      </w:r>
    </w:p>
    <w:p w:rsidR="00BE6FAB" w:rsidP="00BE6FAB" w:rsidRDefault="00BE6FAB" w14:paraId="1DE87F2F" w14:textId="77777777">
      <w:pPr>
        <w:pStyle w:val="Code0"/>
        <w:spacing w:before="0" w:after="0"/>
      </w:pPr>
      <w:r>
        <w:t xml:space="preserve">        ]</w:t>
      </w:r>
    </w:p>
    <w:p w:rsidR="00BE6FAB" w:rsidP="00BE6FAB" w:rsidRDefault="00BE6FAB" w14:paraId="7B63F447" w14:textId="77777777">
      <w:pPr>
        <w:pStyle w:val="Code0"/>
        <w:spacing w:before="0" w:after="0"/>
      </w:pPr>
      <w:r>
        <w:t xml:space="preserve">      }</w:t>
      </w:r>
    </w:p>
    <w:p w:rsidR="00BE6FAB" w:rsidP="00BE6FAB" w:rsidRDefault="00BE6FAB" w14:paraId="449F4F90" w14:textId="77777777">
      <w:pPr>
        <w:pStyle w:val="Code0"/>
        <w:spacing w:before="0" w:after="0"/>
      </w:pPr>
      <w:r>
        <w:t xml:space="preserve">    ]</w:t>
      </w:r>
    </w:p>
    <w:p w:rsidR="00BE6FAB" w:rsidP="00BE6FAB" w:rsidRDefault="00BE6FAB" w14:paraId="2EBC263F" w14:textId="77777777">
      <w:pPr>
        <w:pStyle w:val="Code0"/>
        <w:spacing w:before="0" w:after="0"/>
      </w:pPr>
      <w:r>
        <w:t xml:space="preserve">  }</w:t>
      </w:r>
    </w:p>
    <w:p w:rsidR="00BE6FAB" w:rsidP="00BE6FAB" w:rsidRDefault="00BE6FAB" w14:paraId="03141E0D" w14:textId="77777777">
      <w:pPr>
        <w:pStyle w:val="Code0"/>
        <w:spacing w:before="0" w:after="0"/>
      </w:pPr>
      <w:r>
        <w:t>}</w:t>
      </w:r>
    </w:p>
    <w:p w:rsidR="00BE6FAB" w:rsidP="00BE6FAB" w:rsidRDefault="00BE6FAB" w14:paraId="35D18010" w14:textId="77777777">
      <w:pPr>
        <w:pStyle w:val="Heading2"/>
      </w:pPr>
      <w:bookmarkStart w:name="_Toc229417839" w:id="48"/>
      <w:r>
        <w:t>4.3 Recall and Destruction Events</w:t>
      </w:r>
      <w:bookmarkEnd w:id="48"/>
    </w:p>
    <w:p w:rsidRPr="00467BC2" w:rsidR="00BE6FAB" w:rsidP="00BE6FAB" w:rsidRDefault="00BE6FAB" w14:paraId="412AA727" w14:textId="77777777">
      <w:r w:rsidRPr="00467BC2">
        <w:t>Pharmaceutical recalls are a two-stage EPCIS reporting process: a Recall Initiation event (status change) followed, upon physical disposal, by a Destruction Completion event (terminal state). These two events must always be submitted as separate, distinct events -they must never be combined into one.</w:t>
      </w:r>
    </w:p>
    <w:p w:rsidRPr="00FF11BD" w:rsidR="00BE6FAB" w:rsidP="00BE6FAB" w:rsidRDefault="00BE6FAB" w14:paraId="1C5B5CA3" w14:textId="77777777"/>
    <w:p w:rsidR="00BE6FAB" w:rsidP="00BE6FAB" w:rsidRDefault="6E3F090B" w14:paraId="77FD880B" w14:textId="16992E6F">
      <w:pPr>
        <w:pStyle w:val="Heading3"/>
      </w:pPr>
      <w:r>
        <w:t xml:space="preserve"> </w:t>
      </w:r>
      <w:bookmarkStart w:name="_Toc229417840" w:id="49"/>
      <w:r w:rsidR="00BE6FAB">
        <w:t>4.3.1 Recall Initiation</w:t>
      </w:r>
      <w:bookmarkEnd w:id="49"/>
    </w:p>
    <w:p w:rsidR="00BE6FAB" w:rsidP="00BE6FAB" w:rsidRDefault="00BE6FAB" w14:paraId="5458FBFD" w14:textId="77777777">
      <w:r>
        <w:t>Recall initiation represents a regulatory status change</w:t>
      </w:r>
      <w:r>
        <w:br/>
      </w:r>
      <w:r w:rsidRPr="554A648D">
        <w:rPr>
          <w:b/>
          <w:bCs/>
        </w:rPr>
        <w:t>Mandatory fields:</w:t>
      </w:r>
      <w:r>
        <w:t xml:space="preserve"> event ID, event time, epcList, bizstep, disposition, readpoint, </w:t>
      </w:r>
      <w:r w:rsidDel="00863C05">
        <w:t xml:space="preserve">bizTransactionList, </w:t>
      </w:r>
      <w:r>
        <w:t>quantityList, bizLocation.</w:t>
      </w:r>
    </w:p>
    <w:p w:rsidR="00BE6FAB" w:rsidP="00BE6FAB" w:rsidRDefault="00BE6FAB" w14:paraId="74C80B9F" w14:textId="77777777">
      <w:pPr>
        <w:rPr>
          <w:b/>
          <w:bCs/>
        </w:rPr>
      </w:pPr>
      <w:r>
        <w:rPr>
          <w:b/>
          <w:bCs/>
        </w:rPr>
        <w:t>Rules:</w:t>
      </w:r>
    </w:p>
    <w:p w:rsidR="00BE6FAB" w:rsidP="00BE6FAB" w:rsidRDefault="00BE6FAB" w14:paraId="3972D67D" w14:textId="77777777">
      <w:pPr>
        <w:pStyle w:val="ListParagraph"/>
        <w:numPr>
          <w:ilvl w:val="0"/>
          <w:numId w:val="32"/>
        </w:numPr>
      </w:pPr>
      <w:r>
        <w:t>Once the regulator initiates a recall, all impacted EPCs are flagged</w:t>
      </w:r>
    </w:p>
    <w:p w:rsidRPr="005B2A34" w:rsidR="00BE6FAB" w:rsidP="00BE6FAB" w:rsidRDefault="00BE6FAB" w14:paraId="059B397A" w14:textId="77777777">
      <w:pPr>
        <w:pStyle w:val="ListParagraph"/>
        <w:numPr>
          <w:ilvl w:val="0"/>
          <w:numId w:val="32"/>
        </w:numPr>
      </w:pPr>
      <w:r w:rsidRPr="005B2A34">
        <w:t>When a Recall Initiation is accepted:</w:t>
      </w:r>
      <w:r>
        <w:t xml:space="preserve"> </w:t>
      </w:r>
      <w:r w:rsidRPr="005B2A34">
        <w:t>For all affected EPCs:</w:t>
      </w:r>
    </w:p>
    <w:p w:rsidRPr="005B2A34" w:rsidR="00BE6FAB" w:rsidP="00BE6FAB" w:rsidRDefault="00BE6FAB" w14:paraId="2EF8BC69" w14:textId="77777777">
      <w:pPr>
        <w:pStyle w:val="ListParagraph"/>
        <w:numPr>
          <w:ilvl w:val="1"/>
          <w:numId w:val="32"/>
        </w:numPr>
      </w:pPr>
      <w:r w:rsidRPr="005B2A34">
        <w:t xml:space="preserve">disposition </w:t>
      </w:r>
      <w:r>
        <w:t>will</w:t>
      </w:r>
      <w:r w:rsidRPr="005B2A34">
        <w:t xml:space="preserve"> become </w:t>
      </w:r>
      <w:r>
        <w:t>recalled</w:t>
      </w:r>
    </w:p>
    <w:p w:rsidR="00BE6FAB" w:rsidP="00BE6FAB" w:rsidRDefault="00BE6FAB" w14:paraId="1760DFBD" w14:textId="77777777">
      <w:pPr>
        <w:pStyle w:val="ListParagraph"/>
        <w:numPr>
          <w:ilvl w:val="1"/>
          <w:numId w:val="32"/>
        </w:numPr>
        <w:rPr>
          <w:b/>
          <w:bCs/>
        </w:rPr>
      </w:pPr>
      <w:r w:rsidRPr="005B2A34">
        <w:t>This override applies regardless of previous state: active, in_transit</w:t>
      </w:r>
      <w:r w:rsidRPr="009D4F56">
        <w:rPr>
          <w:b/>
          <w:bCs/>
        </w:rPr>
        <w:t xml:space="preserve"> </w:t>
      </w:r>
    </w:p>
    <w:p w:rsidRPr="009D4F56" w:rsidR="00BE6FAB" w:rsidP="00BE6FAB" w:rsidRDefault="00BE6FAB" w14:paraId="7A741618" w14:textId="77777777">
      <w:pPr>
        <w:pStyle w:val="ListParagraph"/>
        <w:numPr>
          <w:ilvl w:val="0"/>
          <w:numId w:val="32"/>
        </w:numPr>
      </w:pPr>
      <w:r w:rsidRPr="009D4F56">
        <w:t xml:space="preserve">If </w:t>
      </w:r>
      <w:r>
        <w:t>dispensing or shipment event is sent after a Recall</w:t>
      </w:r>
      <w:r w:rsidRPr="009D4F56">
        <w:t xml:space="preserve"> Initiation event </w:t>
      </w:r>
      <w:r>
        <w:t>the system behaviour:</w:t>
      </w:r>
    </w:p>
    <w:p w:rsidRPr="009D4F56" w:rsidR="00BE6FAB" w:rsidP="00BE6FAB" w:rsidRDefault="00BE6FAB" w14:paraId="52809F03" w14:textId="77777777">
      <w:pPr>
        <w:pStyle w:val="ListParagraph"/>
        <w:numPr>
          <w:ilvl w:val="1"/>
          <w:numId w:val="32"/>
        </w:numPr>
      </w:pPr>
      <w:r>
        <w:t>Accepts</w:t>
      </w:r>
      <w:r w:rsidRPr="009D4F56">
        <w:t xml:space="preserve"> recall for audit history</w:t>
      </w:r>
    </w:p>
    <w:p w:rsidR="00BE6FAB" w:rsidP="00BE6FAB" w:rsidRDefault="00BE6FAB" w14:paraId="2B611F84" w14:textId="77777777">
      <w:pPr>
        <w:pStyle w:val="ListParagraph"/>
        <w:numPr>
          <w:ilvl w:val="1"/>
          <w:numId w:val="32"/>
        </w:numPr>
      </w:pPr>
      <w:r w:rsidRPr="009D4F56">
        <w:t>Flag exception</w:t>
      </w:r>
    </w:p>
    <w:p w:rsidRPr="000738CD" w:rsidR="00BE6FAB" w:rsidP="00BE6FAB" w:rsidRDefault="00BE6FAB" w14:paraId="4802D43C" w14:textId="77777777">
      <w:pPr>
        <w:pStyle w:val="ListParagraph"/>
        <w:numPr>
          <w:ilvl w:val="0"/>
          <w:numId w:val="32"/>
        </w:numPr>
      </w:pPr>
      <w:r w:rsidRPr="000738CD">
        <w:t>Recall is not complete until:</w:t>
      </w:r>
    </w:p>
    <w:p w:rsidRPr="000738CD" w:rsidR="00BE6FAB" w:rsidP="00BE6FAB" w:rsidRDefault="00BE6FAB" w14:paraId="2F94CE00" w14:textId="77777777">
      <w:pPr>
        <w:pStyle w:val="ListParagraph"/>
        <w:numPr>
          <w:ilvl w:val="1"/>
          <w:numId w:val="32"/>
        </w:numPr>
      </w:pPr>
      <w:r w:rsidRPr="000738CD">
        <w:t>A Destruction Completion event is submitted</w:t>
      </w:r>
    </w:p>
    <w:p w:rsidRPr="000738CD" w:rsidR="00BE6FAB" w:rsidP="00BE6FAB" w:rsidRDefault="00BE6FAB" w14:paraId="7AAFA56C" w14:textId="73A1F12D">
      <w:pPr>
        <w:pStyle w:val="ListParagraph"/>
        <w:numPr>
          <w:ilvl w:val="1"/>
          <w:numId w:val="32"/>
        </w:numPr>
      </w:pPr>
      <w:r>
        <w:t>disposition becomes urn:epcglobal:cbv:disp:destroyed</w:t>
      </w:r>
      <w:r w:rsidR="79168C7E">
        <w:t>(for XML 1.2)</w:t>
      </w:r>
      <w:r w:rsidR="00BE5B97">
        <w:t xml:space="preserve"> or destroyed</w:t>
      </w:r>
      <w:r w:rsidR="3F96CF1A">
        <w:t>(for JSON -LD 2.0)</w:t>
      </w:r>
      <w:r w:rsidR="00BE5B97">
        <w:t>.</w:t>
      </w:r>
    </w:p>
    <w:p w:rsidRPr="009D4F56" w:rsidR="00BE6FAB" w:rsidP="00BE6FAB" w:rsidRDefault="00BE6FAB" w14:paraId="3F6A0EC1" w14:textId="77777777"/>
    <w:p w:rsidR="00BE6FAB" w:rsidP="00BE6FAB" w:rsidRDefault="00BE6FAB" w14:paraId="62C4D8F4" w14:textId="77777777">
      <w:r>
        <w:t>EPCIS XML:</w:t>
      </w:r>
    </w:p>
    <w:p w:rsidRPr="00AE4452" w:rsidR="00BE6FAB" w:rsidP="00BE6FAB" w:rsidRDefault="00BE6FAB" w14:paraId="34C3F67D" w14:textId="77777777">
      <w:pPr>
        <w:pStyle w:val="Code0"/>
        <w:spacing w:before="0" w:after="0"/>
        <w:rPr>
          <w:szCs w:val="18"/>
        </w:rPr>
      </w:pPr>
    </w:p>
    <w:p w:rsidR="00BE6FAB" w:rsidP="00BE6FAB" w:rsidRDefault="00BE6FAB" w14:paraId="5CD3D7D3" w14:textId="77777777">
      <w:pPr>
        <w:pStyle w:val="Code0"/>
        <w:spacing w:before="0" w:after="0"/>
      </w:pPr>
      <w:r>
        <w:t>&lt;?xml version="1.0" encoding="UTF-8"?&gt;</w:t>
      </w:r>
    </w:p>
    <w:p w:rsidR="00BE6FAB" w:rsidP="00BE6FAB" w:rsidRDefault="00BE6FAB" w14:paraId="460B9F41" w14:textId="77777777">
      <w:pPr>
        <w:pStyle w:val="Code0"/>
        <w:spacing w:before="0" w:after="0"/>
      </w:pPr>
      <w:r>
        <w:t xml:space="preserve">&lt;epcis:EPCISDocument </w:t>
      </w:r>
    </w:p>
    <w:p w:rsidR="00BE6FAB" w:rsidP="00BE6FAB" w:rsidRDefault="00BE6FAB" w14:paraId="46E96624" w14:textId="77777777">
      <w:pPr>
        <w:pStyle w:val="Code0"/>
        <w:spacing w:before="0" w:after="0"/>
      </w:pPr>
      <w:r>
        <w:t xml:space="preserve">    xmlns:epcis="urn:epcglobal:epcis:xsd:1" </w:t>
      </w:r>
    </w:p>
    <w:p w:rsidR="00BE6FAB" w:rsidP="00BE6FAB" w:rsidRDefault="00BE6FAB" w14:paraId="030051A4" w14:textId="77777777">
      <w:pPr>
        <w:pStyle w:val="Code0"/>
        <w:spacing w:before="0" w:after="0"/>
      </w:pPr>
      <w:r>
        <w:t xml:space="preserve">    schemaVersion="1.2" </w:t>
      </w:r>
    </w:p>
    <w:p w:rsidR="00BE6FAB" w:rsidP="00BE6FAB" w:rsidRDefault="00BE6FAB" w14:paraId="3E48BCE5" w14:textId="77777777">
      <w:pPr>
        <w:pStyle w:val="Code0"/>
        <w:spacing w:before="0" w:after="0"/>
      </w:pPr>
      <w:r>
        <w:t xml:space="preserve">    creationDate="2026-02-10T08:00:00.000Z"&gt;</w:t>
      </w:r>
    </w:p>
    <w:p w:rsidR="00BE6FAB" w:rsidP="00BE6FAB" w:rsidRDefault="00BE6FAB" w14:paraId="07837F81" w14:textId="77777777">
      <w:pPr>
        <w:pStyle w:val="Code0"/>
        <w:spacing w:before="0" w:after="0"/>
      </w:pPr>
      <w:r>
        <w:t xml:space="preserve"> </w:t>
      </w:r>
    </w:p>
    <w:p w:rsidR="00BE6FAB" w:rsidP="00BE6FAB" w:rsidRDefault="00BE6FAB" w14:paraId="5ABF27F7" w14:textId="77777777">
      <w:pPr>
        <w:pStyle w:val="Code0"/>
        <w:spacing w:before="0" w:after="0"/>
      </w:pPr>
      <w:r>
        <w:t xml:space="preserve">  &lt;EPCISBody&gt;</w:t>
      </w:r>
    </w:p>
    <w:p w:rsidR="00BE6FAB" w:rsidP="00BE6FAB" w:rsidRDefault="00BE6FAB" w14:paraId="726D2018" w14:textId="77777777">
      <w:pPr>
        <w:pStyle w:val="Code0"/>
        <w:spacing w:before="0" w:after="0"/>
      </w:pPr>
      <w:r>
        <w:t xml:space="preserve">    &lt;EventList&gt;</w:t>
      </w:r>
    </w:p>
    <w:p w:rsidR="00BE6FAB" w:rsidP="00BE6FAB" w:rsidRDefault="00BE6FAB" w14:paraId="5F75321A" w14:textId="77777777">
      <w:pPr>
        <w:pStyle w:val="Code0"/>
        <w:spacing w:before="0" w:after="0"/>
      </w:pPr>
      <w:r>
        <w:t xml:space="preserve">      &lt;ObjectEvent&gt;</w:t>
      </w:r>
    </w:p>
    <w:p w:rsidR="00BE6FAB" w:rsidP="00BE6FAB" w:rsidRDefault="00BE6FAB" w14:paraId="2E0FF32D" w14:textId="77777777">
      <w:pPr>
        <w:pStyle w:val="Code0"/>
        <w:spacing w:before="0" w:after="0"/>
      </w:pPr>
      <w:r>
        <w:t xml:space="preserve"> </w:t>
      </w:r>
    </w:p>
    <w:p w:rsidR="00BE6FAB" w:rsidP="00BE6FAB" w:rsidRDefault="00BE6FAB" w14:paraId="34F0D61F" w14:textId="77777777">
      <w:pPr>
        <w:pStyle w:val="Code0"/>
        <w:spacing w:before="0" w:after="0"/>
      </w:pPr>
      <w:r>
        <w:t xml:space="preserve">        &lt;eventID&gt;urn:uuid:11111111-2222-3333-4444-555555555555&lt;/eventID&gt;</w:t>
      </w:r>
    </w:p>
    <w:p w:rsidR="00BE6FAB" w:rsidP="00BE6FAB" w:rsidRDefault="00BE6FAB" w14:paraId="165335C3" w14:textId="77777777">
      <w:pPr>
        <w:pStyle w:val="Code0"/>
        <w:spacing w:before="0" w:after="0"/>
      </w:pPr>
      <w:r>
        <w:t xml:space="preserve">        &lt;eventTime&gt;2026-02-10T08:00:00.000Z&lt;/eventTime&gt;</w:t>
      </w:r>
    </w:p>
    <w:p w:rsidR="00BE6FAB" w:rsidP="00BE6FAB" w:rsidRDefault="00BE6FAB" w14:paraId="11422CCB" w14:textId="77777777">
      <w:pPr>
        <w:pStyle w:val="Code0"/>
        <w:spacing w:before="0" w:after="0"/>
      </w:pPr>
      <w:r>
        <w:t xml:space="preserve">        &lt;eventTimeZoneOffset&gt;+03:00&lt;/eventTimeZoneOffset&gt;</w:t>
      </w:r>
    </w:p>
    <w:p w:rsidR="00BE6FAB" w:rsidP="00BE6FAB" w:rsidRDefault="00BE6FAB" w14:paraId="32BD2F01" w14:textId="77777777">
      <w:pPr>
        <w:pStyle w:val="Code0"/>
        <w:spacing w:before="0" w:after="0"/>
      </w:pPr>
      <w:r>
        <w:t xml:space="preserve"> </w:t>
      </w:r>
    </w:p>
    <w:p w:rsidR="00BE6FAB" w:rsidP="00BE6FAB" w:rsidRDefault="00BE6FAB" w14:paraId="1EC1093D" w14:textId="77777777">
      <w:pPr>
        <w:pStyle w:val="Code0"/>
        <w:spacing w:before="0" w:after="0"/>
      </w:pPr>
      <w:r>
        <w:t xml:space="preserve">        &lt;epcList/&gt;</w:t>
      </w:r>
    </w:p>
    <w:p w:rsidR="00BE6FAB" w:rsidP="00BE6FAB" w:rsidRDefault="00BE6FAB" w14:paraId="6E8C34C3" w14:textId="77777777">
      <w:pPr>
        <w:pStyle w:val="Code0"/>
        <w:spacing w:before="0" w:after="0"/>
      </w:pPr>
      <w:r>
        <w:t xml:space="preserve"> </w:t>
      </w:r>
    </w:p>
    <w:p w:rsidR="00BE6FAB" w:rsidP="00BE6FAB" w:rsidRDefault="00BE6FAB" w14:paraId="13D1013F" w14:textId="77777777">
      <w:pPr>
        <w:pStyle w:val="Code0"/>
        <w:spacing w:before="0" w:after="0"/>
      </w:pPr>
      <w:r>
        <w:t xml:space="preserve">        &lt;action&gt;OBSERVE&lt;/action&gt;</w:t>
      </w:r>
    </w:p>
    <w:p w:rsidR="00BE6FAB" w:rsidP="00BE6FAB" w:rsidRDefault="00BE6FAB" w14:paraId="542990A6" w14:textId="77777777">
      <w:pPr>
        <w:pStyle w:val="Code0"/>
        <w:spacing w:before="0" w:after="0"/>
      </w:pPr>
    </w:p>
    <w:p w:rsidRPr="00AE4452" w:rsidR="00BE6FAB" w:rsidP="00BE6FAB" w:rsidRDefault="00BE6FAB" w14:paraId="599F0413" w14:textId="77777777">
      <w:pPr>
        <w:pStyle w:val="Code0"/>
        <w:spacing w:before="0" w:after="0"/>
      </w:pPr>
      <w:r>
        <w:t xml:space="preserve">        &lt;bizStep&gt;urn:epcglobal:cbv:bizstep:holding&lt;/bizStep&gt;</w:t>
      </w:r>
    </w:p>
    <w:p w:rsidR="00BE6FAB" w:rsidP="00BE6FAB" w:rsidRDefault="00BE6FAB" w14:paraId="446C2997" w14:textId="77777777">
      <w:pPr>
        <w:pStyle w:val="Code0"/>
        <w:spacing w:before="0" w:after="0"/>
      </w:pPr>
      <w:r>
        <w:t xml:space="preserve">        &lt;disposition&gt;urn:epcglobal:cbv:disp:recalled&lt;/disposition&gt;</w:t>
      </w:r>
    </w:p>
    <w:p w:rsidR="00BE6FAB" w:rsidP="00BE6FAB" w:rsidRDefault="00BE6FAB" w14:paraId="048453C9" w14:textId="77777777">
      <w:pPr>
        <w:pStyle w:val="Code0"/>
        <w:spacing w:before="0" w:after="0"/>
      </w:pPr>
      <w:r>
        <w:t xml:space="preserve"> </w:t>
      </w:r>
    </w:p>
    <w:p w:rsidR="00BE6FAB" w:rsidP="00BE6FAB" w:rsidRDefault="00BE6FAB" w14:paraId="638EF5E6" w14:textId="77777777">
      <w:pPr>
        <w:pStyle w:val="Code0"/>
        <w:spacing w:before="0" w:after="0"/>
      </w:pPr>
      <w:r>
        <w:t xml:space="preserve">        &lt;readPoint&gt;</w:t>
      </w:r>
    </w:p>
    <w:p w:rsidR="00BE6FAB" w:rsidP="00BE6FAB" w:rsidRDefault="00BE6FAB" w14:paraId="7E7C5503" w14:textId="77777777">
      <w:pPr>
        <w:pStyle w:val="Code0"/>
        <w:spacing w:before="0" w:after="0"/>
      </w:pPr>
      <w:r>
        <w:t xml:space="preserve">          &lt;id&gt;urn:epc:id:sgln:0123456.22222.0&lt;/id&gt;</w:t>
      </w:r>
    </w:p>
    <w:p w:rsidR="00BE6FAB" w:rsidP="00BE6FAB" w:rsidRDefault="00BE6FAB" w14:paraId="02D659D7" w14:textId="77777777">
      <w:pPr>
        <w:pStyle w:val="Code0"/>
        <w:spacing w:before="0" w:after="0"/>
      </w:pPr>
      <w:r>
        <w:t xml:space="preserve">        &lt;/readPoint&gt;</w:t>
      </w:r>
    </w:p>
    <w:p w:rsidR="00BE6FAB" w:rsidP="00BE6FAB" w:rsidRDefault="00BE6FAB" w14:paraId="7441496B" w14:textId="77777777">
      <w:pPr>
        <w:pStyle w:val="Code0"/>
        <w:spacing w:before="0" w:after="0"/>
      </w:pPr>
      <w:r>
        <w:t xml:space="preserve"> </w:t>
      </w:r>
    </w:p>
    <w:p w:rsidR="00BE6FAB" w:rsidP="00BE6FAB" w:rsidRDefault="00BE6FAB" w14:paraId="07AA968C" w14:textId="77777777">
      <w:pPr>
        <w:pStyle w:val="Code0"/>
        <w:spacing w:before="0" w:after="0"/>
      </w:pPr>
      <w:r>
        <w:t xml:space="preserve">        &lt;bizLocation&gt;</w:t>
      </w:r>
    </w:p>
    <w:p w:rsidR="00BE6FAB" w:rsidP="00BE6FAB" w:rsidRDefault="00BE6FAB" w14:paraId="365E290A" w14:textId="77777777">
      <w:pPr>
        <w:pStyle w:val="Code0"/>
        <w:spacing w:before="0" w:after="0"/>
      </w:pPr>
      <w:r>
        <w:t xml:space="preserve">          &lt;id&gt;urn:epc:id:sgln:0123456.22222.0&lt;/id&gt;</w:t>
      </w:r>
    </w:p>
    <w:p w:rsidR="00BE6FAB" w:rsidP="00BE6FAB" w:rsidRDefault="00BE6FAB" w14:paraId="5559369A" w14:textId="77777777">
      <w:pPr>
        <w:pStyle w:val="Code0"/>
        <w:spacing w:before="0" w:after="0"/>
      </w:pPr>
      <w:r>
        <w:t xml:space="preserve">        &lt;/bizLocation&gt;</w:t>
      </w:r>
    </w:p>
    <w:p w:rsidR="00BE6FAB" w:rsidP="00BE6FAB" w:rsidRDefault="00BE6FAB" w14:paraId="5A90A735" w14:textId="77777777">
      <w:pPr>
        <w:pStyle w:val="Code0"/>
        <w:spacing w:before="0" w:after="0"/>
      </w:pPr>
      <w:r>
        <w:t xml:space="preserve"> </w:t>
      </w:r>
    </w:p>
    <w:p w:rsidR="00BE6FAB" w:rsidDel="00852D7D" w:rsidP="00BE6FAB" w:rsidRDefault="00BE6FAB" w14:paraId="7A6B805B" w14:textId="77777777">
      <w:pPr>
        <w:pStyle w:val="Code0"/>
        <w:spacing w:before="0" w:after="0"/>
      </w:pPr>
      <w:r w:rsidDel="00852D7D">
        <w:t xml:space="preserve">        &lt;bizTransactionList&gt;</w:t>
      </w:r>
    </w:p>
    <w:p w:rsidR="00BE6FAB" w:rsidDel="00852D7D" w:rsidP="00BE6FAB" w:rsidRDefault="00BE6FAB" w14:paraId="092816AD" w14:textId="77777777">
      <w:pPr>
        <w:pStyle w:val="Code0"/>
        <w:spacing w:before="0" w:after="0"/>
      </w:pPr>
      <w:r w:rsidDel="00852D7D">
        <w:t xml:space="preserve">          &lt;bizTransaction              </w:t>
      </w:r>
      <w:r>
        <w:tab/>
      </w:r>
      <w:r>
        <w:t xml:space="preserve"> </w:t>
      </w:r>
      <w:r w:rsidDel="00852D7D">
        <w:t>type="urn:epcglobal:cbv:btt:</w:t>
      </w:r>
      <w:r>
        <w:t>cert</w:t>
      </w:r>
      <w:r w:rsidDel="00852D7D">
        <w:t>"&gt;urn:epc:id:gdti:4012345.99999.RN-2026-0007&lt;/bizTransaction&gt;</w:t>
      </w:r>
    </w:p>
    <w:p w:rsidR="00BE6FAB" w:rsidDel="00852D7D" w:rsidP="00BE6FAB" w:rsidRDefault="00BE6FAB" w14:paraId="61FAA8D0" w14:textId="77777777">
      <w:pPr>
        <w:pStyle w:val="Code0"/>
        <w:spacing w:before="0" w:after="0"/>
      </w:pPr>
      <w:r w:rsidDel="00852D7D">
        <w:t xml:space="preserve">        &lt;/bizTransactionList&gt;</w:t>
      </w:r>
    </w:p>
    <w:p w:rsidR="00BE6FAB" w:rsidP="00BE6FAB" w:rsidRDefault="00BE6FAB" w14:paraId="682B15B7" w14:textId="77777777">
      <w:pPr>
        <w:pStyle w:val="Code0"/>
        <w:spacing w:before="0" w:after="0"/>
      </w:pPr>
      <w:r w:rsidDel="00852D7D">
        <w:t xml:space="preserve"> </w:t>
      </w:r>
    </w:p>
    <w:p w:rsidR="00BE6FAB" w:rsidP="00BE6FAB" w:rsidRDefault="00BE6FAB" w14:paraId="57ED0BBC" w14:textId="77777777">
      <w:pPr>
        <w:pStyle w:val="Code0"/>
        <w:spacing w:before="0" w:after="0"/>
      </w:pPr>
      <w:r>
        <w:t xml:space="preserve">        &lt;quantityList&gt; </w:t>
      </w:r>
    </w:p>
    <w:p w:rsidR="00BE6FAB" w:rsidP="00BE6FAB" w:rsidRDefault="00BE6FAB" w14:paraId="3BE8079C" w14:textId="77777777">
      <w:pPr>
        <w:pStyle w:val="Code0"/>
        <w:spacing w:before="0" w:after="0"/>
      </w:pPr>
      <w:r>
        <w:t xml:space="preserve">          &lt;quantityElement&gt;</w:t>
      </w:r>
    </w:p>
    <w:p w:rsidR="00BE6FAB" w:rsidP="00BE6FAB" w:rsidRDefault="00BE6FAB" w14:paraId="4F78BD1E" w14:textId="77777777">
      <w:pPr>
        <w:pStyle w:val="Code0"/>
        <w:spacing w:before="0" w:after="0"/>
      </w:pPr>
      <w:r>
        <w:t xml:space="preserve">            &lt;epcClass&gt;urn:epc:class:lgtin:0123456.305512.LOTTEST1&lt;/epcClass&gt;</w:t>
      </w:r>
    </w:p>
    <w:p w:rsidR="00BE6FAB" w:rsidP="00BE6FAB" w:rsidRDefault="00BE6FAB" w14:paraId="65FC12BF" w14:textId="77777777">
      <w:pPr>
        <w:pStyle w:val="Code0"/>
        <w:spacing w:before="0" w:after="0"/>
      </w:pPr>
      <w:r>
        <w:t xml:space="preserve">            &lt;quantity&gt;100&lt;/quantity&gt;</w:t>
      </w:r>
    </w:p>
    <w:p w:rsidR="00BE6FAB" w:rsidP="00BE6FAB" w:rsidRDefault="00BE6FAB" w14:paraId="126803FA" w14:textId="77777777">
      <w:pPr>
        <w:pStyle w:val="Code0"/>
        <w:spacing w:before="0" w:after="0"/>
      </w:pPr>
      <w:r>
        <w:t xml:space="preserve">            &lt;uom&gt;EA&lt;/uom&gt;</w:t>
      </w:r>
    </w:p>
    <w:p w:rsidR="00BE6FAB" w:rsidP="00BE6FAB" w:rsidRDefault="00BE6FAB" w14:paraId="3B6D5873" w14:textId="77777777">
      <w:pPr>
        <w:pStyle w:val="Code0"/>
        <w:spacing w:before="0" w:after="0"/>
      </w:pPr>
      <w:r>
        <w:t xml:space="preserve">          &lt;/quantityElement&gt;</w:t>
      </w:r>
    </w:p>
    <w:p w:rsidR="00BE6FAB" w:rsidP="00BE6FAB" w:rsidRDefault="00BE6FAB" w14:paraId="6CE70A51" w14:textId="77777777">
      <w:pPr>
        <w:pStyle w:val="Code0"/>
        <w:spacing w:before="0" w:after="0"/>
      </w:pPr>
      <w:r>
        <w:t xml:space="preserve">        &lt;/quantityList&gt; &lt;/ObjectEvent&gt;</w:t>
      </w:r>
    </w:p>
    <w:p w:rsidR="00BE6FAB" w:rsidP="00BE6FAB" w:rsidRDefault="00BE6FAB" w14:paraId="7683BDC2" w14:textId="77777777">
      <w:pPr>
        <w:pStyle w:val="Code0"/>
        <w:spacing w:before="0" w:after="0"/>
      </w:pPr>
      <w:r>
        <w:t xml:space="preserve">    &lt;/EventList&gt;</w:t>
      </w:r>
    </w:p>
    <w:p w:rsidR="00BE6FAB" w:rsidP="00BE6FAB" w:rsidRDefault="00BE6FAB" w14:paraId="3713B0E4" w14:textId="77777777">
      <w:pPr>
        <w:pStyle w:val="Code0"/>
        <w:spacing w:before="0" w:after="0"/>
      </w:pPr>
      <w:r>
        <w:t xml:space="preserve">  &lt;/EPCISBody&gt;</w:t>
      </w:r>
    </w:p>
    <w:p w:rsidR="00BE6FAB" w:rsidP="00BE6FAB" w:rsidRDefault="00BE6FAB" w14:paraId="0975E696" w14:textId="77777777">
      <w:pPr>
        <w:pStyle w:val="Code0"/>
        <w:spacing w:before="0" w:after="0"/>
      </w:pPr>
      <w:r>
        <w:t>&lt;/epcis:EPCISDocument&gt;</w:t>
      </w:r>
    </w:p>
    <w:p w:rsidR="00BE6FAB" w:rsidP="00BE6FAB" w:rsidRDefault="00BE6FAB" w14:paraId="0B1BAE1C" w14:textId="77777777">
      <w:pPr>
        <w:pStyle w:val="Subtitle"/>
        <w:rPr>
          <w:b/>
          <w:bCs/>
        </w:rPr>
      </w:pPr>
    </w:p>
    <w:p w:rsidR="00BE6FAB" w:rsidP="00BE6FAB" w:rsidRDefault="00BE6FAB" w14:paraId="3FF322B1" w14:textId="77777777">
      <w:pPr>
        <w:pStyle w:val="Subtitle"/>
        <w:rPr>
          <w:b/>
        </w:rPr>
      </w:pPr>
      <w:r w:rsidRPr="554A648D">
        <w:rPr>
          <w:b/>
          <w:bCs/>
        </w:rPr>
        <w:t>JSON-LD</w:t>
      </w:r>
    </w:p>
    <w:p w:rsidR="00BE6FAB" w:rsidP="00BE6FAB" w:rsidRDefault="00BE6FAB" w14:paraId="6D86B4D1" w14:textId="77777777">
      <w:pPr>
        <w:pStyle w:val="Code0"/>
        <w:spacing w:before="0" w:after="0"/>
      </w:pPr>
      <w:r>
        <w:t>{</w:t>
      </w:r>
    </w:p>
    <w:p w:rsidR="00BE6FAB" w:rsidP="00BE6FAB" w:rsidRDefault="00BE6FAB" w14:paraId="63D3B1EE" w14:textId="77777777">
      <w:pPr>
        <w:pStyle w:val="Code0"/>
        <w:spacing w:before="0" w:after="0"/>
      </w:pPr>
      <w:r>
        <w:t xml:space="preserve">  "@context": [</w:t>
      </w:r>
    </w:p>
    <w:p w:rsidR="00BE6FAB" w:rsidP="00BE6FAB" w:rsidRDefault="00BE6FAB" w14:paraId="4B5DE8FA" w14:textId="77777777">
      <w:pPr>
        <w:pStyle w:val="Code0"/>
        <w:spacing w:before="0" w:after="0"/>
      </w:pPr>
      <w:r>
        <w:t xml:space="preserve">    "https://ref.gs1.org/standards/epcis/epcis-context.jsonld"</w:t>
      </w:r>
    </w:p>
    <w:p w:rsidR="00BE6FAB" w:rsidP="00BE6FAB" w:rsidRDefault="00BE6FAB" w14:paraId="6CBF9FC6" w14:textId="77777777">
      <w:pPr>
        <w:pStyle w:val="Code0"/>
        <w:spacing w:before="0" w:after="0"/>
      </w:pPr>
      <w:r>
        <w:t xml:space="preserve">  ],</w:t>
      </w:r>
    </w:p>
    <w:p w:rsidR="00BE6FAB" w:rsidP="00BE6FAB" w:rsidRDefault="00BE6FAB" w14:paraId="0E6170C9" w14:textId="77777777">
      <w:pPr>
        <w:pStyle w:val="Code0"/>
        <w:spacing w:before="0" w:after="0"/>
      </w:pPr>
      <w:r>
        <w:t xml:space="preserve">  "type": "EPCISDocument",</w:t>
      </w:r>
    </w:p>
    <w:p w:rsidR="00BE6FAB" w:rsidP="00BE6FAB" w:rsidRDefault="00BE6FAB" w14:paraId="4B307A41" w14:textId="77777777">
      <w:pPr>
        <w:pStyle w:val="Code0"/>
        <w:spacing w:before="0" w:after="0"/>
      </w:pPr>
      <w:r>
        <w:t xml:space="preserve">  "schemaVersion": "2.0",</w:t>
      </w:r>
    </w:p>
    <w:p w:rsidR="00BE6FAB" w:rsidP="00BE6FAB" w:rsidRDefault="00BE6FAB" w14:paraId="1DCEE209" w14:textId="77777777">
      <w:pPr>
        <w:pStyle w:val="Code0"/>
        <w:spacing w:before="0" w:after="0"/>
      </w:pPr>
      <w:r>
        <w:t xml:space="preserve">  "creationDate": "2026-02-10T08:00:00.000Z",</w:t>
      </w:r>
    </w:p>
    <w:p w:rsidR="00BE6FAB" w:rsidP="00BE6FAB" w:rsidRDefault="00BE6FAB" w14:paraId="24C2459E" w14:textId="77777777">
      <w:pPr>
        <w:pStyle w:val="Code0"/>
        <w:spacing w:before="0" w:after="0"/>
      </w:pPr>
      <w:r>
        <w:t xml:space="preserve">  "epcisBody": {</w:t>
      </w:r>
    </w:p>
    <w:p w:rsidR="00BE6FAB" w:rsidP="00BE6FAB" w:rsidRDefault="00BE6FAB" w14:paraId="4BF589C7" w14:textId="77777777">
      <w:pPr>
        <w:pStyle w:val="Code0"/>
        <w:spacing w:before="0" w:after="0"/>
      </w:pPr>
      <w:r>
        <w:t xml:space="preserve">    "eventList": [</w:t>
      </w:r>
    </w:p>
    <w:p w:rsidR="00BE6FAB" w:rsidP="00BE6FAB" w:rsidRDefault="00BE6FAB" w14:paraId="25B366CB" w14:textId="77777777">
      <w:pPr>
        <w:pStyle w:val="Code0"/>
        <w:spacing w:before="0" w:after="0"/>
      </w:pPr>
      <w:r>
        <w:t xml:space="preserve">      {</w:t>
      </w:r>
    </w:p>
    <w:p w:rsidR="00BE6FAB" w:rsidP="00BE6FAB" w:rsidRDefault="00BE6FAB" w14:paraId="6E7B48DE" w14:textId="77777777">
      <w:pPr>
        <w:pStyle w:val="Code0"/>
        <w:spacing w:before="0" w:after="0"/>
      </w:pPr>
      <w:r>
        <w:t xml:space="preserve">        "type": "ObjectEvent",</w:t>
      </w:r>
    </w:p>
    <w:p w:rsidR="00BE6FAB" w:rsidP="00BE6FAB" w:rsidRDefault="00BE6FAB" w14:paraId="0AA765A9" w14:textId="77777777">
      <w:pPr>
        <w:pStyle w:val="Code0"/>
        <w:spacing w:before="0" w:after="0"/>
      </w:pPr>
      <w:r>
        <w:t xml:space="preserve">        "eventID": "urn:uuid:11111111-2222-3333-4444-555555555555",</w:t>
      </w:r>
    </w:p>
    <w:p w:rsidR="00BE6FAB" w:rsidP="00BE6FAB" w:rsidRDefault="00BE6FAB" w14:paraId="52F3C55B" w14:textId="77777777">
      <w:pPr>
        <w:pStyle w:val="Code0"/>
        <w:spacing w:before="0" w:after="0"/>
      </w:pPr>
      <w:r>
        <w:t xml:space="preserve">        "eventTime": "2026-02-10T08:00:00.000Z",</w:t>
      </w:r>
    </w:p>
    <w:p w:rsidR="00BE6FAB" w:rsidP="00BE6FAB" w:rsidRDefault="00BE6FAB" w14:paraId="6CE72067" w14:textId="77777777">
      <w:pPr>
        <w:pStyle w:val="Code0"/>
        <w:spacing w:before="0" w:after="0"/>
      </w:pPr>
      <w:r>
        <w:t xml:space="preserve">        "eventTimeZoneOffset": "+03:00",</w:t>
      </w:r>
    </w:p>
    <w:p w:rsidR="00BE6FAB" w:rsidP="00BE6FAB" w:rsidRDefault="00BE6FAB" w14:paraId="79D30248" w14:textId="77777777">
      <w:pPr>
        <w:pStyle w:val="Code0"/>
        <w:spacing w:before="0" w:after="0"/>
      </w:pPr>
      <w:r>
        <w:t xml:space="preserve">        "epcList": [],</w:t>
      </w:r>
    </w:p>
    <w:p w:rsidR="00BE6FAB" w:rsidP="00BE6FAB" w:rsidRDefault="00BE6FAB" w14:paraId="2F0B6F88" w14:textId="77777777">
      <w:pPr>
        <w:pStyle w:val="Code0"/>
        <w:spacing w:before="0" w:after="0"/>
      </w:pPr>
      <w:r>
        <w:t xml:space="preserve">        "action": "OBSERVE",</w:t>
      </w:r>
    </w:p>
    <w:p w:rsidR="00BE6FAB" w:rsidP="00BE6FAB" w:rsidRDefault="00BE6FAB" w14:paraId="64C2731F" w14:textId="77777777">
      <w:pPr>
        <w:pStyle w:val="Code0"/>
        <w:spacing w:before="0" w:after="0"/>
      </w:pPr>
      <w:r>
        <w:t xml:space="preserve">        "bizStep": "holding",</w:t>
      </w:r>
    </w:p>
    <w:p w:rsidR="00BE6FAB" w:rsidP="00BE6FAB" w:rsidRDefault="00BE6FAB" w14:paraId="12C74761" w14:textId="77777777">
      <w:pPr>
        <w:pStyle w:val="Code0"/>
        <w:spacing w:before="0" w:after="0"/>
      </w:pPr>
      <w:r>
        <w:t xml:space="preserve">        "disposition": "recalled",</w:t>
      </w:r>
    </w:p>
    <w:p w:rsidR="00BE6FAB" w:rsidP="00BE6FAB" w:rsidRDefault="00BE6FAB" w14:paraId="020A02EC" w14:textId="77777777">
      <w:pPr>
        <w:pStyle w:val="Code0"/>
        <w:spacing w:before="0" w:after="0"/>
      </w:pPr>
      <w:r>
        <w:t xml:space="preserve">        "readPoint": {</w:t>
      </w:r>
    </w:p>
    <w:p w:rsidR="00BE6FAB" w:rsidP="00BE6FAB" w:rsidRDefault="00BE6FAB" w14:paraId="551ED16E" w14:textId="77777777">
      <w:pPr>
        <w:pStyle w:val="Code0"/>
        <w:spacing w:before="0" w:after="0"/>
      </w:pPr>
      <w:r>
        <w:t xml:space="preserve">          "id": "urn:epc:id:sgln:0123456.22222.0"</w:t>
      </w:r>
    </w:p>
    <w:p w:rsidR="00BE6FAB" w:rsidP="00BE6FAB" w:rsidRDefault="00BE6FAB" w14:paraId="1A553D8F" w14:textId="77777777">
      <w:pPr>
        <w:pStyle w:val="Code0"/>
        <w:spacing w:before="0" w:after="0"/>
      </w:pPr>
      <w:r>
        <w:t xml:space="preserve">        },</w:t>
      </w:r>
    </w:p>
    <w:p w:rsidR="00BE6FAB" w:rsidP="00BE6FAB" w:rsidRDefault="00BE6FAB" w14:paraId="53276433" w14:textId="77777777">
      <w:pPr>
        <w:pStyle w:val="Code0"/>
        <w:spacing w:before="0" w:after="0"/>
      </w:pPr>
      <w:r>
        <w:t xml:space="preserve">        "bizLocation": {</w:t>
      </w:r>
    </w:p>
    <w:p w:rsidR="00BE6FAB" w:rsidP="00BE6FAB" w:rsidRDefault="00BE6FAB" w14:paraId="293BDCC8" w14:textId="77777777">
      <w:pPr>
        <w:pStyle w:val="Code0"/>
        <w:spacing w:before="0" w:after="0"/>
      </w:pPr>
      <w:r>
        <w:t xml:space="preserve">          "id": "urn:epc:id:sgln:0123456.22222.0"</w:t>
      </w:r>
    </w:p>
    <w:p w:rsidR="00BE6FAB" w:rsidP="00BE6FAB" w:rsidRDefault="00BE6FAB" w14:paraId="7891BFD7" w14:textId="77777777">
      <w:pPr>
        <w:pStyle w:val="Code0"/>
        <w:spacing w:before="0" w:after="0"/>
      </w:pPr>
      <w:r>
        <w:t xml:space="preserve">        },</w:t>
      </w:r>
    </w:p>
    <w:p w:rsidR="00BE6FAB" w:rsidDel="004058F7" w:rsidP="00BE6FAB" w:rsidRDefault="00BE6FAB" w14:paraId="0A799D7C" w14:textId="77777777">
      <w:pPr>
        <w:pStyle w:val="Code0"/>
        <w:spacing w:before="0" w:after="0"/>
      </w:pPr>
      <w:r>
        <w:t xml:space="preserve">        "bizTransactionList": [</w:t>
      </w:r>
    </w:p>
    <w:p w:rsidR="00BE6FAB" w:rsidDel="004058F7" w:rsidP="00BE6FAB" w:rsidRDefault="00BE6FAB" w14:paraId="769B539E" w14:textId="77777777">
      <w:pPr>
        <w:pStyle w:val="Code0"/>
        <w:spacing w:before="0" w:after="0"/>
      </w:pPr>
      <w:r>
        <w:t xml:space="preserve">          {</w:t>
      </w:r>
    </w:p>
    <w:p w:rsidR="00BE6FAB" w:rsidDel="004058F7" w:rsidP="00BE6FAB" w:rsidRDefault="00BE6FAB" w14:paraId="3FE3CFBB" w14:textId="77777777">
      <w:pPr>
        <w:pStyle w:val="Code0"/>
        <w:spacing w:before="0" w:after="0"/>
      </w:pPr>
      <w:r>
        <w:t xml:space="preserve">            "type": "cert",</w:t>
      </w:r>
    </w:p>
    <w:p w:rsidR="00BE6FAB" w:rsidDel="004058F7" w:rsidP="00BE6FAB" w:rsidRDefault="00BE6FAB" w14:paraId="21A5122D" w14:textId="77777777">
      <w:pPr>
        <w:pStyle w:val="Code0"/>
        <w:spacing w:before="0" w:after="0"/>
      </w:pPr>
      <w:r>
        <w:t xml:space="preserve">            "bizTransaction": "urn:epc:id:gdti:4012345.99999.RN-2026-0007"</w:t>
      </w:r>
    </w:p>
    <w:p w:rsidR="00BE6FAB" w:rsidDel="004058F7" w:rsidP="00BE6FAB" w:rsidRDefault="00BE6FAB" w14:paraId="54B708A3" w14:textId="77777777">
      <w:pPr>
        <w:pStyle w:val="Code0"/>
        <w:spacing w:before="0" w:after="0"/>
      </w:pPr>
      <w:r>
        <w:t xml:space="preserve">          }</w:t>
      </w:r>
    </w:p>
    <w:p w:rsidR="00BE6FAB" w:rsidP="00BE6FAB" w:rsidRDefault="00BE6FAB" w14:paraId="0CD32937" w14:textId="77777777">
      <w:pPr>
        <w:pStyle w:val="Code0"/>
        <w:spacing w:before="0" w:after="0"/>
      </w:pPr>
      <w:r>
        <w:t xml:space="preserve">        ],</w:t>
      </w:r>
    </w:p>
    <w:p w:rsidR="00BE6FAB" w:rsidP="00BE6FAB" w:rsidRDefault="00BE6FAB" w14:paraId="1BE0C7D9" w14:textId="77777777">
      <w:pPr>
        <w:pStyle w:val="Code0"/>
        <w:spacing w:before="0" w:after="0"/>
      </w:pPr>
      <w:r>
        <w:t xml:space="preserve">        "quantityList": [</w:t>
      </w:r>
    </w:p>
    <w:p w:rsidR="00BE6FAB" w:rsidP="00BE6FAB" w:rsidRDefault="00BE6FAB" w14:paraId="195F9166" w14:textId="77777777">
      <w:pPr>
        <w:pStyle w:val="Code0"/>
        <w:spacing w:before="0" w:after="0"/>
      </w:pPr>
      <w:r>
        <w:t xml:space="preserve">          {</w:t>
      </w:r>
    </w:p>
    <w:p w:rsidR="00BE6FAB" w:rsidP="00BE6FAB" w:rsidRDefault="00BE6FAB" w14:paraId="0259A710" w14:textId="77777777">
      <w:pPr>
        <w:pStyle w:val="Code0"/>
        <w:spacing w:before="0" w:after="0"/>
      </w:pPr>
      <w:r>
        <w:t xml:space="preserve">            "epcClass": "urn:epc:class:lgtin:0123456.305512.LOTTEST1",</w:t>
      </w:r>
    </w:p>
    <w:p w:rsidR="00BE6FAB" w:rsidP="00BE6FAB" w:rsidRDefault="00BE6FAB" w14:paraId="446ABC59" w14:textId="77777777">
      <w:pPr>
        <w:pStyle w:val="Code0"/>
        <w:spacing w:before="0" w:after="0"/>
      </w:pPr>
      <w:r>
        <w:t xml:space="preserve">            "quantity": 100,</w:t>
      </w:r>
    </w:p>
    <w:p w:rsidR="00BE6FAB" w:rsidP="00BE6FAB" w:rsidRDefault="00BE6FAB" w14:paraId="4DC86A44" w14:textId="77777777">
      <w:pPr>
        <w:pStyle w:val="Code0"/>
        <w:spacing w:before="0" w:after="0"/>
      </w:pPr>
      <w:r>
        <w:t xml:space="preserve">            "uom": "EA"</w:t>
      </w:r>
    </w:p>
    <w:p w:rsidR="00BE6FAB" w:rsidP="00BE6FAB" w:rsidRDefault="00BE6FAB" w14:paraId="1CA18B92" w14:textId="77777777">
      <w:pPr>
        <w:pStyle w:val="Code0"/>
        <w:spacing w:before="0" w:after="0"/>
      </w:pPr>
      <w:r>
        <w:t xml:space="preserve">          }</w:t>
      </w:r>
    </w:p>
    <w:p w:rsidR="00BE6FAB" w:rsidP="00BE6FAB" w:rsidRDefault="00BE6FAB" w14:paraId="7C7423D9" w14:textId="77777777">
      <w:pPr>
        <w:pStyle w:val="Code0"/>
        <w:spacing w:before="0" w:after="0"/>
      </w:pPr>
      <w:r>
        <w:t xml:space="preserve">        ]</w:t>
      </w:r>
    </w:p>
    <w:p w:rsidR="00BE6FAB" w:rsidP="00BE6FAB" w:rsidRDefault="00BE6FAB" w14:paraId="0E90246F" w14:textId="77777777">
      <w:pPr>
        <w:pStyle w:val="Code0"/>
        <w:spacing w:before="0" w:after="0"/>
      </w:pPr>
      <w:r>
        <w:t xml:space="preserve">      }</w:t>
      </w:r>
    </w:p>
    <w:p w:rsidR="00BE6FAB" w:rsidP="00BE6FAB" w:rsidRDefault="00BE6FAB" w14:paraId="4AD27FAE" w14:textId="77777777">
      <w:pPr>
        <w:pStyle w:val="Code0"/>
        <w:spacing w:before="0" w:after="0"/>
      </w:pPr>
      <w:r>
        <w:t xml:space="preserve">    ]</w:t>
      </w:r>
    </w:p>
    <w:p w:rsidR="00BE6FAB" w:rsidP="00BE6FAB" w:rsidRDefault="00BE6FAB" w14:paraId="08790963" w14:textId="77777777">
      <w:pPr>
        <w:pStyle w:val="Code0"/>
        <w:spacing w:before="0" w:after="0"/>
      </w:pPr>
      <w:r>
        <w:t xml:space="preserve">  }</w:t>
      </w:r>
    </w:p>
    <w:p w:rsidR="00BE6FAB" w:rsidP="00BE6FAB" w:rsidRDefault="00BE6FAB" w14:paraId="2669BFE8" w14:textId="77777777">
      <w:pPr>
        <w:pStyle w:val="Code0"/>
        <w:spacing w:before="0" w:after="0"/>
      </w:pPr>
      <w:r>
        <w:t>}</w:t>
      </w:r>
    </w:p>
    <w:p w:rsidR="00BE6FAB" w:rsidP="00BE6FAB" w:rsidRDefault="50D9E7C6" w14:paraId="41F3EFD0" w14:textId="2ABB5496">
      <w:pPr>
        <w:pStyle w:val="Heading3"/>
      </w:pPr>
      <w:r>
        <w:t xml:space="preserve"> </w:t>
      </w:r>
      <w:bookmarkStart w:name="_Toc229417841" w:id="50"/>
      <w:bookmarkStart w:name="OLE_LINK4" w:id="51"/>
      <w:r w:rsidR="00BE6FAB">
        <w:t>4.3.2 Destruction Completion</w:t>
      </w:r>
      <w:bookmarkEnd w:id="50"/>
    </w:p>
    <w:p w:rsidR="00BE6FAB" w:rsidP="00BE6FAB" w:rsidRDefault="00BE6FAB" w14:paraId="4643D1CF" w14:textId="77777777">
      <w:bookmarkStart w:name="OLE_LINK1" w:id="52"/>
      <w:r>
        <w:t xml:space="preserve">Destruction is a terminal state. </w:t>
      </w:r>
    </w:p>
    <w:p w:rsidR="00BE6FAB" w:rsidP="00BE6FAB" w:rsidRDefault="00BE6FAB" w14:paraId="32D4C479" w14:textId="77777777">
      <w:r w:rsidRPr="554A648D">
        <w:rPr>
          <w:b/>
          <w:bCs/>
        </w:rPr>
        <w:t>Mandatory fields:</w:t>
      </w:r>
      <w:r>
        <w:t xml:space="preserve"> event ID, event time, epcList, bizstep, disposition, readpoint, </w:t>
      </w:r>
      <w:r w:rsidDel="004058F7">
        <w:t xml:space="preserve">bizTransactionList, </w:t>
      </w:r>
      <w:r>
        <w:t>quantityList, bizLocation</w:t>
      </w:r>
    </w:p>
    <w:p w:rsidRPr="00964653" w:rsidR="00BE6FAB" w:rsidP="00BE6FAB" w:rsidRDefault="00BE6FAB" w14:paraId="27821A5E" w14:textId="77777777">
      <w:r w:rsidRPr="00964653">
        <w:rPr>
          <w:b/>
          <w:bCs/>
        </w:rPr>
        <w:t>Rules:</w:t>
      </w:r>
    </w:p>
    <w:p w:rsidRPr="00964653" w:rsidR="00BE6FAB" w:rsidP="00BE6FAB" w:rsidRDefault="00BE6FAB" w14:paraId="453A5BC5" w14:textId="77777777">
      <w:pPr>
        <w:numPr>
          <w:ilvl w:val="0"/>
          <w:numId w:val="17"/>
        </w:numPr>
      </w:pPr>
      <w:r w:rsidRPr="00964653">
        <w:t>action must be OBSERVE.</w:t>
      </w:r>
    </w:p>
    <w:p w:rsidRPr="00964653" w:rsidR="00BE6FAB" w:rsidP="00BE6FAB" w:rsidRDefault="00BE6FAB" w14:paraId="6ADF6350" w14:textId="1AFB963E">
      <w:pPr>
        <w:numPr>
          <w:ilvl w:val="0"/>
          <w:numId w:val="17"/>
        </w:numPr>
      </w:pPr>
      <w:r>
        <w:t>bizStep must be urn:epcglobal:cbv:bizstep:destroying </w:t>
      </w:r>
      <w:r w:rsidR="00BE5B97">
        <w:t xml:space="preserve"> </w:t>
      </w:r>
      <w:r w:rsidR="79168C7E">
        <w:t>(for XML 1.2)</w:t>
      </w:r>
      <w:r w:rsidR="00BE5B97">
        <w:t xml:space="preserve"> or </w:t>
      </w:r>
      <w:r w:rsidR="008918A0">
        <w:t xml:space="preserve">destroying  </w:t>
      </w:r>
      <w:r w:rsidR="3F96CF1A">
        <w:t>(for JSON -LD 2.0)</w:t>
      </w:r>
      <w:r>
        <w:t>-this is the designated CBV step for the physical act of product destruction. Do not use decommissioning or any other step.</w:t>
      </w:r>
    </w:p>
    <w:p w:rsidRPr="00964653" w:rsidR="00BE6FAB" w:rsidP="00BE6FAB" w:rsidRDefault="00BE6FAB" w14:paraId="16F1F099" w14:textId="28865F02">
      <w:pPr>
        <w:numPr>
          <w:ilvl w:val="0"/>
          <w:numId w:val="17"/>
        </w:numPr>
      </w:pPr>
      <w:r>
        <w:t>disposition must be urn:epcglobal:cbv:disp:destroyed</w:t>
      </w:r>
      <w:r w:rsidR="00BE5B97">
        <w:t xml:space="preserve"> </w:t>
      </w:r>
      <w:r w:rsidR="79168C7E">
        <w:t>(for XML 1.2)</w:t>
      </w:r>
      <w:r w:rsidR="00BE5B97">
        <w:t xml:space="preserve"> or destroyed </w:t>
      </w:r>
      <w:r w:rsidR="3F96CF1A">
        <w:t>(for JSON -LD 2.0)</w:t>
      </w:r>
      <w:r>
        <w:t> -this is a </w:t>
      </w:r>
      <w:r w:rsidRPr="05C4E276">
        <w:rPr>
          <w:b/>
          <w:bCs/>
        </w:rPr>
        <w:t>terminal state</w:t>
      </w:r>
      <w:r>
        <w:t xml:space="preserve">. </w:t>
      </w:r>
    </w:p>
    <w:p w:rsidRPr="00964653" w:rsidR="00BE6FAB" w:rsidP="00BE6FAB" w:rsidRDefault="00BE6FAB" w14:paraId="5AA7CCDC" w14:textId="77777777">
      <w:pPr>
        <w:numPr>
          <w:ilvl w:val="0"/>
          <w:numId w:val="17"/>
        </w:numPr>
      </w:pPr>
      <w:r>
        <w:t>A Destruction event when needed should be preceded by a Recall Initiation event referencing the same recall notice number</w:t>
      </w:r>
    </w:p>
    <w:p w:rsidR="00BE6FAB" w:rsidP="00BE6FAB" w:rsidRDefault="00BE6FAB" w14:paraId="726B055C" w14:textId="77777777">
      <w:pPr>
        <w:numPr>
          <w:ilvl w:val="0"/>
          <w:numId w:val="17"/>
        </w:numPr>
      </w:pPr>
      <w:r>
        <w:t>Type:</w:t>
      </w:r>
    </w:p>
    <w:p w:rsidR="00BE6FAB" w:rsidDel="00FA70ED" w:rsidP="00BE6FAB" w:rsidRDefault="00BE6FAB" w14:paraId="0EB99AC7" w14:textId="77777777">
      <w:pPr>
        <w:numPr>
          <w:ilvl w:val="1"/>
          <w:numId w:val="17"/>
        </w:numPr>
      </w:pPr>
      <w:r w:rsidRPr="00964653" w:rsidDel="00FA70ED">
        <w:t>Serialized destruction: List each destroyed SGTIN in epcList. The platform will individually mark each serial as destroyed.</w:t>
      </w:r>
      <w:r w:rsidRPr="00316A52" w:rsidDel="00FA70ED">
        <w:t xml:space="preserve"> </w:t>
      </w:r>
    </w:p>
    <w:p w:rsidRPr="00964653" w:rsidR="00BE6FAB" w:rsidP="00BE6FAB" w:rsidRDefault="00BE6FAB" w14:paraId="46A6C827" w14:textId="77777777">
      <w:pPr>
        <w:numPr>
          <w:ilvl w:val="0"/>
          <w:numId w:val="17"/>
        </w:numPr>
      </w:pPr>
      <w:r>
        <w:t>eventTime must be the actual date and time of physical destruction, in ISO 8601 UTC format ending with Z (e.g. 2026-02-20T16:30:00.000Z). Omitting the  Z  suffix will cause the event to be rejected with a schema-level error.</w:t>
      </w:r>
    </w:p>
    <w:p w:rsidRPr="00894B33" w:rsidR="00BE6FAB" w:rsidP="00BE6FAB" w:rsidRDefault="00BE6FAB" w14:paraId="07594B07" w14:textId="3016734B">
      <w:pPr>
        <w:numPr>
          <w:ilvl w:val="0"/>
          <w:numId w:val="17"/>
        </w:numPr>
      </w:pPr>
      <w:r w:rsidRPr="00894B33">
        <w:t>bizLocation must be the GLN of the destruction facility (e.g., licensed waste management site or incinerator</w:t>
      </w:r>
      <w:r w:rsidR="00894B33">
        <w:t>).</w:t>
      </w:r>
    </w:p>
    <w:p w:rsidRPr="00964653" w:rsidR="00BE6FAB" w:rsidP="00BE6FAB" w:rsidRDefault="00BE6FAB" w14:paraId="079FF5BB" w14:textId="77777777">
      <w:pPr>
        <w:numPr>
          <w:ilvl w:val="0"/>
          <w:numId w:val="17"/>
        </w:numPr>
      </w:pPr>
      <w:r w:rsidRPr="00964653">
        <w:t>readPoint is recommended to identify the specific destruction location within the facility.</w:t>
      </w:r>
    </w:p>
    <w:p w:rsidRPr="007C7719" w:rsidR="007C7719" w:rsidP="007C7719" w:rsidRDefault="007C7719" w14:paraId="70EB55F1" w14:textId="77777777">
      <w:r w:rsidRPr="007C7719">
        <w:rPr>
          <w:b/>
          <w:bCs/>
        </w:rPr>
        <w:t>Platform error codes:</w:t>
      </w:r>
    </w:p>
    <w:p w:rsidRPr="007C7719" w:rsidR="007C7719" w:rsidP="007C7719" w:rsidRDefault="007C7719" w14:paraId="01F635A3" w14:textId="323980B1">
      <w:pPr>
        <w:numPr>
          <w:ilvl w:val="0"/>
          <w:numId w:val="35"/>
        </w:numPr>
      </w:pPr>
      <w:r w:rsidRPr="007C7719">
        <w:t xml:space="preserve">INVALID_TERMINAL_STATE </w:t>
      </w:r>
      <w:r>
        <w:t>:</w:t>
      </w:r>
      <w:r w:rsidRPr="007C7719">
        <w:t xml:space="preserve"> raised if any subsequent event references a destroyed EPC</w:t>
      </w:r>
    </w:p>
    <w:p w:rsidRPr="007C7719" w:rsidR="007C7719" w:rsidP="007C7719" w:rsidRDefault="007C7719" w14:paraId="5D746FB3" w14:textId="30855670">
      <w:pPr>
        <w:numPr>
          <w:ilvl w:val="0"/>
          <w:numId w:val="35"/>
        </w:numPr>
      </w:pPr>
      <w:r w:rsidRPr="007C7719">
        <w:t>INVALID_DISPOSITION</w:t>
      </w:r>
      <w:r>
        <w:t>:</w:t>
      </w:r>
      <w:r w:rsidRPr="007C7719">
        <w:t xml:space="preserve"> raised if destruction is attempted on an active or in_transit EPC without a prior Recall Initiation event referencing the same recall notice number</w:t>
      </w:r>
    </w:p>
    <w:p w:rsidR="00BE6FAB" w:rsidP="00BE6FAB" w:rsidRDefault="00BE6FAB" w14:paraId="4FB1458E" w14:textId="77777777"/>
    <w:p w:rsidRPr="00510A22" w:rsidR="00510A22" w:rsidP="00510A22" w:rsidRDefault="00510A22" w14:paraId="74A0503B" w14:textId="77777777">
      <w:pPr>
        <w:pStyle w:val="Code0"/>
        <w:spacing w:before="0" w:after="0"/>
        <w:ind w:firstLine="720"/>
      </w:pPr>
      <w:r w:rsidRPr="00510A22">
        <w:t>&lt;?xml version="1.0" encoding="UTF-8"?&gt;</w:t>
      </w:r>
    </w:p>
    <w:p w:rsidRPr="00510A22" w:rsidR="00510A22" w:rsidP="00510A22" w:rsidRDefault="00510A22" w14:paraId="4532EC95" w14:textId="77777777">
      <w:pPr>
        <w:pStyle w:val="Code0"/>
        <w:spacing w:before="0" w:after="0"/>
        <w:ind w:firstLine="720"/>
      </w:pPr>
      <w:r w:rsidRPr="00510A22">
        <w:t>&lt;epcis:EPCISDocument</w:t>
      </w:r>
    </w:p>
    <w:p w:rsidRPr="00510A22" w:rsidR="00510A22" w:rsidP="00510A22" w:rsidRDefault="00510A22" w14:paraId="4DAAE16D" w14:textId="77777777">
      <w:pPr>
        <w:pStyle w:val="Code0"/>
        <w:spacing w:before="0" w:after="0"/>
        <w:ind w:firstLine="720"/>
      </w:pPr>
      <w:r w:rsidRPr="00510A22">
        <w:t xml:space="preserve">    xmlns:epcis="urn:epcglobal:epcis:xsd:1"</w:t>
      </w:r>
    </w:p>
    <w:p w:rsidRPr="00510A22" w:rsidR="00510A22" w:rsidP="00510A22" w:rsidRDefault="00510A22" w14:paraId="2F96EF83" w14:textId="77777777">
      <w:pPr>
        <w:pStyle w:val="Code0"/>
        <w:spacing w:before="0" w:after="0"/>
        <w:ind w:firstLine="720"/>
      </w:pPr>
      <w:r w:rsidRPr="00510A22">
        <w:t xml:space="preserve">    schemaVersion="1.2"</w:t>
      </w:r>
    </w:p>
    <w:p w:rsidRPr="00510A22" w:rsidR="00510A22" w:rsidP="00510A22" w:rsidRDefault="00510A22" w14:paraId="4C6F310E" w14:textId="4A00FED8">
      <w:pPr>
        <w:pStyle w:val="Code0"/>
        <w:spacing w:before="0" w:after="0"/>
        <w:ind w:firstLine="720"/>
      </w:pPr>
      <w:r w:rsidRPr="00510A22">
        <w:t xml:space="preserve">    creationDate="2026-04-21T10:45:00.000Z"&gt;</w:t>
      </w:r>
    </w:p>
    <w:p w:rsidRPr="00510A22" w:rsidR="00510A22" w:rsidP="00510A22" w:rsidRDefault="00510A22" w14:paraId="60B9D654" w14:textId="77777777">
      <w:pPr>
        <w:pStyle w:val="Code0"/>
        <w:spacing w:before="0" w:after="0"/>
        <w:ind w:firstLine="720"/>
      </w:pPr>
      <w:r w:rsidRPr="00510A22">
        <w:t xml:space="preserve">  &lt;EPCISBody&gt;</w:t>
      </w:r>
    </w:p>
    <w:p w:rsidRPr="00510A22" w:rsidR="00510A22" w:rsidP="00510A22" w:rsidRDefault="00510A22" w14:paraId="5460321A" w14:textId="77777777">
      <w:pPr>
        <w:pStyle w:val="Code0"/>
        <w:spacing w:before="0" w:after="0"/>
        <w:ind w:firstLine="720"/>
      </w:pPr>
      <w:r w:rsidRPr="00510A22">
        <w:t xml:space="preserve">    &lt;EventList&gt;</w:t>
      </w:r>
    </w:p>
    <w:p w:rsidRPr="00510A22" w:rsidR="00510A22" w:rsidP="00510A22" w:rsidRDefault="00510A22" w14:paraId="096EE445" w14:textId="77777777">
      <w:pPr>
        <w:pStyle w:val="Code0"/>
        <w:spacing w:before="0" w:after="0"/>
        <w:ind w:firstLine="720"/>
      </w:pPr>
      <w:r w:rsidRPr="00510A22">
        <w:t xml:space="preserve">      &lt;ObjectEvent&gt;</w:t>
      </w:r>
    </w:p>
    <w:p w:rsidRPr="00510A22" w:rsidR="00510A22" w:rsidP="00510A22" w:rsidRDefault="00510A22" w14:paraId="1D1ED3E3" w14:textId="77777777">
      <w:pPr>
        <w:pStyle w:val="Code0"/>
        <w:spacing w:before="0" w:after="0"/>
        <w:ind w:firstLine="720"/>
      </w:pPr>
    </w:p>
    <w:p w:rsidRPr="00510A22" w:rsidR="00510A22" w:rsidP="00510A22" w:rsidRDefault="00510A22" w14:paraId="42B364A3" w14:textId="77777777">
      <w:pPr>
        <w:pStyle w:val="Code0"/>
        <w:spacing w:before="0" w:after="0"/>
        <w:ind w:firstLine="720"/>
      </w:pPr>
      <w:r w:rsidRPr="00510A22">
        <w:t xml:space="preserve">        &lt;!-- Mandatory: unique event identifier --&gt;</w:t>
      </w:r>
    </w:p>
    <w:p w:rsidRPr="00510A22" w:rsidR="00510A22" w:rsidP="00510A22" w:rsidRDefault="00510A22" w14:paraId="77288B64" w14:textId="77777777">
      <w:pPr>
        <w:pStyle w:val="Code0"/>
        <w:spacing w:before="0" w:after="0"/>
        <w:ind w:firstLine="720"/>
      </w:pPr>
      <w:r w:rsidRPr="00510A22">
        <w:t xml:space="preserve">        &lt;eventID&gt;urn:uuid:a1b2c3d4-e5f6-7890-abcd-ef1234567890&lt;/eventID&gt;</w:t>
      </w:r>
    </w:p>
    <w:p w:rsidRPr="00510A22" w:rsidR="00510A22" w:rsidP="00510A22" w:rsidRDefault="00510A22" w14:paraId="697874C9" w14:textId="77777777">
      <w:pPr>
        <w:pStyle w:val="Code0"/>
        <w:spacing w:before="0" w:after="0"/>
        <w:ind w:firstLine="720"/>
      </w:pPr>
    </w:p>
    <w:p w:rsidRPr="00510A22" w:rsidR="00510A22" w:rsidP="00510A22" w:rsidRDefault="00510A22" w14:paraId="4D252DCB" w14:textId="77777777">
      <w:pPr>
        <w:pStyle w:val="Code0"/>
        <w:spacing w:before="0" w:after="0"/>
        <w:ind w:firstLine="720"/>
      </w:pPr>
      <w:r w:rsidRPr="00510A22">
        <w:t xml:space="preserve">        &lt;!-- Mandatory: actual datetime of physical destruction --&gt;</w:t>
      </w:r>
    </w:p>
    <w:p w:rsidRPr="00510A22" w:rsidR="00510A22" w:rsidP="00510A22" w:rsidRDefault="00510A22" w14:paraId="7C941CE5" w14:textId="77777777">
      <w:pPr>
        <w:pStyle w:val="Code0"/>
        <w:spacing w:before="0" w:after="0"/>
        <w:ind w:firstLine="720"/>
      </w:pPr>
      <w:r w:rsidRPr="00510A22">
        <w:t xml:space="preserve">        &lt;eventTime&gt;2026-04-21T10:45:00.000Z&lt;/eventTime&gt;</w:t>
      </w:r>
    </w:p>
    <w:p w:rsidRPr="00510A22" w:rsidR="00510A22" w:rsidP="00510A22" w:rsidRDefault="00510A22" w14:paraId="01CAD498" w14:textId="77777777">
      <w:pPr>
        <w:pStyle w:val="Code0"/>
        <w:spacing w:before="0" w:after="0"/>
        <w:ind w:firstLine="720"/>
      </w:pPr>
      <w:r w:rsidRPr="00510A22">
        <w:t xml:space="preserve">        &lt;eventTimeZoneOffset&gt;+03:00&lt;/eventTimeZoneOffset&gt;</w:t>
      </w:r>
    </w:p>
    <w:p w:rsidRPr="00510A22" w:rsidR="00510A22" w:rsidP="00510A22" w:rsidRDefault="00510A22" w14:paraId="5D4A8450" w14:textId="77777777">
      <w:pPr>
        <w:pStyle w:val="Code0"/>
        <w:spacing w:before="0" w:after="0"/>
        <w:ind w:firstLine="720"/>
      </w:pPr>
    </w:p>
    <w:p w:rsidRPr="00510A22" w:rsidR="00510A22" w:rsidP="00510A22" w:rsidRDefault="00510A22" w14:paraId="0EC2DAA4" w14:textId="233D826E">
      <w:pPr>
        <w:pStyle w:val="Code0"/>
        <w:spacing w:before="0" w:after="0"/>
        <w:ind w:firstLine="720"/>
      </w:pPr>
      <w:r w:rsidRPr="00510A22">
        <w:t xml:space="preserve">        &lt;!-- Mandatory: serialized destruction — each destroyed pack listed individually --&gt;</w:t>
      </w:r>
    </w:p>
    <w:p w:rsidRPr="00510A22" w:rsidR="00510A22" w:rsidP="00510A22" w:rsidRDefault="00510A22" w14:paraId="2F10106C" w14:textId="77777777">
      <w:pPr>
        <w:pStyle w:val="Code0"/>
        <w:spacing w:before="0" w:after="0"/>
        <w:ind w:firstLine="720"/>
      </w:pPr>
      <w:r w:rsidRPr="00510A22">
        <w:t xml:space="preserve">        &lt;!-- Platform marks each SGTIN as destroyed independently --&gt;</w:t>
      </w:r>
    </w:p>
    <w:p w:rsidRPr="00510A22" w:rsidR="00510A22" w:rsidP="00510A22" w:rsidRDefault="00510A22" w14:paraId="7E7EF7B3" w14:textId="77777777">
      <w:pPr>
        <w:pStyle w:val="Code0"/>
        <w:spacing w:before="0" w:after="0"/>
        <w:ind w:firstLine="720"/>
      </w:pPr>
      <w:r w:rsidRPr="00510A22">
        <w:t xml:space="preserve">        &lt;epcList&gt;</w:t>
      </w:r>
    </w:p>
    <w:p w:rsidRPr="00510A22" w:rsidR="00510A22" w:rsidP="00510A22" w:rsidRDefault="00510A22" w14:paraId="67F17F3E" w14:textId="77777777">
      <w:pPr>
        <w:pStyle w:val="Code0"/>
        <w:spacing w:before="0" w:after="0"/>
        <w:ind w:firstLine="720"/>
      </w:pPr>
      <w:r w:rsidRPr="00510A22">
        <w:t xml:space="preserve">          &lt;epc&gt;urn:epc:id:sgtin:6299000100.05512.PACK0000000001&lt;/epc&gt;</w:t>
      </w:r>
    </w:p>
    <w:p w:rsidRPr="00510A22" w:rsidR="00510A22" w:rsidP="00510A22" w:rsidRDefault="00510A22" w14:paraId="36AB590C" w14:textId="77777777">
      <w:pPr>
        <w:pStyle w:val="Code0"/>
        <w:spacing w:before="0" w:after="0"/>
        <w:ind w:firstLine="720"/>
      </w:pPr>
      <w:r w:rsidRPr="00510A22">
        <w:t xml:space="preserve">          &lt;epc&gt;urn:epc:id:sgtin:6299000100.05512.PACK0000000002&lt;/epc&gt;</w:t>
      </w:r>
    </w:p>
    <w:p w:rsidRPr="00510A22" w:rsidR="00510A22" w:rsidP="00510A22" w:rsidRDefault="00510A22" w14:paraId="6683EDEF" w14:textId="77777777">
      <w:pPr>
        <w:pStyle w:val="Code0"/>
        <w:spacing w:before="0" w:after="0"/>
        <w:ind w:firstLine="720"/>
      </w:pPr>
      <w:r w:rsidRPr="00510A22">
        <w:t xml:space="preserve">          &lt;epc&gt;urn:epc:id:sgtin:6299000100.05512.PACK0000000003&lt;/epc&gt;</w:t>
      </w:r>
    </w:p>
    <w:p w:rsidRPr="00510A22" w:rsidR="00510A22" w:rsidP="00510A22" w:rsidRDefault="00510A22" w14:paraId="6E4BDC16" w14:textId="77777777">
      <w:pPr>
        <w:pStyle w:val="Code0"/>
        <w:spacing w:before="0" w:after="0"/>
        <w:ind w:firstLine="720"/>
      </w:pPr>
      <w:r w:rsidRPr="00510A22">
        <w:t xml:space="preserve">          &lt;epc&gt;urn:epc:id:sgtin:6299000100.05512.PACK0000000004&lt;/epc&gt;</w:t>
      </w:r>
    </w:p>
    <w:p w:rsidRPr="00510A22" w:rsidR="00510A22" w:rsidP="00510A22" w:rsidRDefault="00510A22" w14:paraId="6F473844" w14:textId="77777777">
      <w:pPr>
        <w:pStyle w:val="Code0"/>
        <w:spacing w:before="0" w:after="0"/>
        <w:ind w:firstLine="720"/>
      </w:pPr>
      <w:r w:rsidRPr="00510A22">
        <w:t xml:space="preserve">          &lt;epc&gt;urn:epc:id:sgtin:6299000100.05512.PACK0000000005&lt;/epc&gt;</w:t>
      </w:r>
    </w:p>
    <w:p w:rsidRPr="00510A22" w:rsidR="00510A22" w:rsidP="00510A22" w:rsidRDefault="00510A22" w14:paraId="1A4687B6" w14:textId="77777777">
      <w:pPr>
        <w:pStyle w:val="Code0"/>
        <w:spacing w:before="0" w:after="0"/>
        <w:ind w:firstLine="720"/>
      </w:pPr>
      <w:r w:rsidRPr="00510A22">
        <w:t xml:space="preserve">        &lt;/epcList&gt;</w:t>
      </w:r>
    </w:p>
    <w:p w:rsidRPr="00510A22" w:rsidR="00510A22" w:rsidP="00510A22" w:rsidRDefault="00510A22" w14:paraId="1ED10019" w14:textId="77777777">
      <w:pPr>
        <w:pStyle w:val="Code0"/>
        <w:spacing w:before="0" w:after="0"/>
        <w:ind w:firstLine="720"/>
      </w:pPr>
    </w:p>
    <w:p w:rsidRPr="00510A22" w:rsidR="00510A22" w:rsidP="00510A22" w:rsidRDefault="00510A22" w14:paraId="52FD94A6" w14:textId="77777777">
      <w:pPr>
        <w:pStyle w:val="Code0"/>
        <w:spacing w:before="0" w:after="0"/>
        <w:ind w:firstLine="720"/>
      </w:pPr>
      <w:r w:rsidRPr="00510A22">
        <w:t xml:space="preserve">        &lt;!-- Mandatory: must be OBSERVE --&gt;</w:t>
      </w:r>
    </w:p>
    <w:p w:rsidRPr="00510A22" w:rsidR="00510A22" w:rsidP="00510A22" w:rsidRDefault="00510A22" w14:paraId="51EF7120" w14:textId="77777777">
      <w:pPr>
        <w:pStyle w:val="Code0"/>
        <w:spacing w:before="0" w:after="0"/>
        <w:ind w:firstLine="720"/>
      </w:pPr>
      <w:r w:rsidRPr="00510A22">
        <w:t xml:space="preserve">        &lt;action&gt;OBSERVE&lt;/action&gt;</w:t>
      </w:r>
    </w:p>
    <w:p w:rsidRPr="00510A22" w:rsidR="00510A22" w:rsidP="00510A22" w:rsidRDefault="00510A22" w14:paraId="5F3E4667" w14:textId="77777777">
      <w:pPr>
        <w:pStyle w:val="Code0"/>
        <w:spacing w:before="0" w:after="0"/>
        <w:ind w:firstLine="720"/>
      </w:pPr>
    </w:p>
    <w:p w:rsidRPr="00510A22" w:rsidR="00510A22" w:rsidP="00510A22" w:rsidRDefault="00510A22" w14:paraId="731FBCA6" w14:textId="77777777">
      <w:pPr>
        <w:pStyle w:val="Code0"/>
        <w:spacing w:before="0" w:after="0"/>
        <w:ind w:firstLine="720"/>
      </w:pPr>
      <w:r w:rsidRPr="00510A22">
        <w:t xml:space="preserve">        &lt;!-- Mandatory: must be exactly this CBV step — do not substitute --&gt;</w:t>
      </w:r>
    </w:p>
    <w:p w:rsidRPr="00510A22" w:rsidR="00510A22" w:rsidP="00510A22" w:rsidRDefault="00510A22" w14:paraId="69D3C006" w14:textId="77777777">
      <w:pPr>
        <w:pStyle w:val="Code0"/>
        <w:spacing w:before="0" w:after="0"/>
        <w:ind w:firstLine="720"/>
      </w:pPr>
      <w:r w:rsidRPr="00510A22">
        <w:t xml:space="preserve">        &lt;bizStep&gt;urn:epcglobal:cbv:bizstep:destroying&lt;/bizStep&gt;</w:t>
      </w:r>
    </w:p>
    <w:p w:rsidRPr="00510A22" w:rsidR="00510A22" w:rsidP="00510A22" w:rsidRDefault="00510A22" w14:paraId="2C12F1F9" w14:textId="77777777">
      <w:pPr>
        <w:pStyle w:val="Code0"/>
        <w:spacing w:before="0" w:after="0"/>
        <w:ind w:firstLine="720"/>
      </w:pPr>
    </w:p>
    <w:p w:rsidRPr="00510A22" w:rsidR="00510A22" w:rsidP="00510A22" w:rsidRDefault="00510A22" w14:paraId="6DD9AE3A" w14:textId="77777777">
      <w:pPr>
        <w:pStyle w:val="Code0"/>
        <w:spacing w:before="0" w:after="0"/>
        <w:ind w:firstLine="720"/>
      </w:pPr>
      <w:r w:rsidRPr="00510A22">
        <w:t xml:space="preserve">        &lt;!-- Mandatory: terminal disposition — platform closes EPC lifecycle on receipt --&gt;</w:t>
      </w:r>
    </w:p>
    <w:p w:rsidRPr="00510A22" w:rsidR="00510A22" w:rsidP="00510A22" w:rsidRDefault="00510A22" w14:paraId="7B7A997E" w14:textId="77777777">
      <w:pPr>
        <w:pStyle w:val="Code0"/>
        <w:spacing w:before="0" w:after="0"/>
        <w:ind w:firstLine="720"/>
      </w:pPr>
      <w:r w:rsidRPr="00510A22">
        <w:t xml:space="preserve">        &lt;disposition&gt;urn:epcglobal:cbv:disp:destroyed&lt;/disposition&gt;</w:t>
      </w:r>
    </w:p>
    <w:p w:rsidRPr="00510A22" w:rsidR="00510A22" w:rsidP="00510A22" w:rsidRDefault="00510A22" w14:paraId="295F6585" w14:textId="77777777">
      <w:pPr>
        <w:pStyle w:val="Code0"/>
        <w:spacing w:before="0" w:after="0"/>
        <w:ind w:firstLine="720"/>
      </w:pPr>
    </w:p>
    <w:p w:rsidRPr="00510A22" w:rsidR="00510A22" w:rsidP="00510A22" w:rsidRDefault="00510A22" w14:paraId="2736276C" w14:textId="77777777">
      <w:pPr>
        <w:pStyle w:val="Code0"/>
        <w:spacing w:before="0" w:after="0"/>
        <w:ind w:firstLine="720"/>
      </w:pPr>
      <w:r w:rsidRPr="00510A22">
        <w:t xml:space="preserve">        &lt;!-- Mandatory: specific destruction point within the licensed facility --&gt;</w:t>
      </w:r>
    </w:p>
    <w:p w:rsidRPr="00510A22" w:rsidR="00510A22" w:rsidP="00510A22" w:rsidRDefault="00510A22" w14:paraId="4BC664C6" w14:textId="77777777">
      <w:pPr>
        <w:pStyle w:val="Code0"/>
        <w:spacing w:before="0" w:after="0"/>
        <w:ind w:firstLine="720"/>
      </w:pPr>
      <w:r w:rsidRPr="00510A22">
        <w:t xml:space="preserve">        &lt;readPoint&gt;</w:t>
      </w:r>
    </w:p>
    <w:p w:rsidRPr="00510A22" w:rsidR="00510A22" w:rsidP="00510A22" w:rsidRDefault="00510A22" w14:paraId="1F2526E4" w14:textId="77777777">
      <w:pPr>
        <w:pStyle w:val="Code0"/>
        <w:spacing w:before="0" w:after="0"/>
        <w:ind w:firstLine="720"/>
      </w:pPr>
      <w:r w:rsidRPr="00510A22">
        <w:t xml:space="preserve">          &lt;id&gt;urn:epc:id:sgln:6299000100.99001.0&lt;/id&gt;</w:t>
      </w:r>
    </w:p>
    <w:p w:rsidRPr="00510A22" w:rsidR="00510A22" w:rsidP="00510A22" w:rsidRDefault="00510A22" w14:paraId="5E23B305" w14:textId="77777777">
      <w:pPr>
        <w:pStyle w:val="Code0"/>
        <w:spacing w:before="0" w:after="0"/>
        <w:ind w:firstLine="720"/>
      </w:pPr>
      <w:r w:rsidRPr="00510A22">
        <w:t xml:space="preserve">        &lt;/readPoint&gt;</w:t>
      </w:r>
    </w:p>
    <w:p w:rsidRPr="00510A22" w:rsidR="00510A22" w:rsidP="00510A22" w:rsidRDefault="00510A22" w14:paraId="2C5A31DA" w14:textId="77777777">
      <w:pPr>
        <w:pStyle w:val="Code0"/>
        <w:spacing w:before="0" w:after="0"/>
        <w:ind w:firstLine="720"/>
      </w:pPr>
    </w:p>
    <w:p w:rsidRPr="00510A22" w:rsidR="00510A22" w:rsidP="00510A22" w:rsidRDefault="00510A22" w14:paraId="1B374DD7" w14:textId="77777777">
      <w:pPr>
        <w:pStyle w:val="Code0"/>
        <w:spacing w:before="0" w:after="0"/>
        <w:ind w:firstLine="720"/>
      </w:pPr>
      <w:r w:rsidRPr="00510A22">
        <w:t xml:space="preserve">        &lt;!-- Mandatory: GLN of the licensed destruction facility (incinerator / waste site) --&gt;</w:t>
      </w:r>
    </w:p>
    <w:p w:rsidRPr="00510A22" w:rsidR="00510A22" w:rsidP="00510A22" w:rsidRDefault="00510A22" w14:paraId="33B1FC2F" w14:textId="77777777">
      <w:pPr>
        <w:pStyle w:val="Code0"/>
        <w:spacing w:before="0" w:after="0"/>
        <w:ind w:firstLine="720"/>
      </w:pPr>
      <w:r w:rsidRPr="00510A22">
        <w:t xml:space="preserve">        &lt;!-- Must NOT be the GLN of the recall-initiating party --&gt;</w:t>
      </w:r>
    </w:p>
    <w:p w:rsidRPr="00510A22" w:rsidR="00510A22" w:rsidP="00510A22" w:rsidRDefault="00510A22" w14:paraId="1A97A23B" w14:textId="77777777">
      <w:pPr>
        <w:pStyle w:val="Code0"/>
        <w:spacing w:before="0" w:after="0"/>
        <w:ind w:firstLine="720"/>
      </w:pPr>
      <w:r w:rsidRPr="00510A22">
        <w:t xml:space="preserve">        &lt;bizLocation&gt;</w:t>
      </w:r>
    </w:p>
    <w:p w:rsidRPr="00510A22" w:rsidR="00510A22" w:rsidP="00510A22" w:rsidRDefault="00510A22" w14:paraId="6712526B" w14:textId="77777777">
      <w:pPr>
        <w:pStyle w:val="Code0"/>
        <w:spacing w:before="0" w:after="0"/>
        <w:ind w:firstLine="720"/>
      </w:pPr>
      <w:r w:rsidRPr="00510A22">
        <w:t xml:space="preserve">          &lt;id&gt;urn:epc:id:sgln:6299000100.99001.0&lt;/id&gt;</w:t>
      </w:r>
    </w:p>
    <w:p w:rsidRPr="00510A22" w:rsidR="00510A22" w:rsidP="00510A22" w:rsidRDefault="00510A22" w14:paraId="599C687C" w14:textId="77777777">
      <w:pPr>
        <w:pStyle w:val="Code0"/>
        <w:spacing w:before="0" w:after="0"/>
        <w:ind w:firstLine="720"/>
      </w:pPr>
      <w:r w:rsidRPr="00510A22">
        <w:t xml:space="preserve">        &lt;/bizLocation&gt;</w:t>
      </w:r>
    </w:p>
    <w:p w:rsidRPr="00510A22" w:rsidR="00510A22" w:rsidP="00510A22" w:rsidRDefault="00510A22" w14:paraId="60613323" w14:textId="77777777">
      <w:pPr>
        <w:pStyle w:val="Code0"/>
        <w:spacing w:before="0" w:after="0"/>
        <w:ind w:firstLine="720"/>
      </w:pPr>
    </w:p>
    <w:p w:rsidRPr="00510A22" w:rsidR="00510A22" w:rsidP="00510A22" w:rsidRDefault="00510A22" w14:paraId="2504527A" w14:textId="77777777">
      <w:pPr>
        <w:pStyle w:val="Code0"/>
        <w:spacing w:before="0" w:after="0"/>
        <w:ind w:firstLine="720"/>
      </w:pPr>
      <w:r w:rsidRPr="00510A22">
        <w:t xml:space="preserve">        &lt;!-- Mandatory: destruction certificate issued by the licensed facility --&gt;</w:t>
      </w:r>
    </w:p>
    <w:p w:rsidRPr="00510A22" w:rsidR="00510A22" w:rsidP="00510A22" w:rsidRDefault="00510A22" w14:paraId="31DCDB74" w14:textId="77777777">
      <w:pPr>
        <w:pStyle w:val="Code0"/>
        <w:spacing w:before="0" w:after="0"/>
        <w:ind w:firstLine="720"/>
      </w:pPr>
      <w:r w:rsidRPr="00510A22">
        <w:t xml:space="preserve">        &lt;!-- Must reference the same recall notice number as the preceding Recall Initiation event --&gt;</w:t>
      </w:r>
    </w:p>
    <w:p w:rsidRPr="00510A22" w:rsidR="00510A22" w:rsidP="00510A22" w:rsidRDefault="00510A22" w14:paraId="0BF3BA9B" w14:textId="77777777">
      <w:pPr>
        <w:pStyle w:val="Code0"/>
        <w:spacing w:before="0" w:after="0"/>
        <w:ind w:firstLine="720"/>
      </w:pPr>
      <w:r w:rsidRPr="00510A22">
        <w:t xml:space="preserve">        &lt;bizTransactionList&gt;</w:t>
      </w:r>
    </w:p>
    <w:p w:rsidRPr="00510A22" w:rsidR="00510A22" w:rsidP="00510A22" w:rsidRDefault="00510A22" w14:paraId="204A8D93" w14:textId="77777777">
      <w:pPr>
        <w:pStyle w:val="Code0"/>
        <w:spacing w:before="0" w:after="0"/>
        <w:ind w:firstLine="720"/>
      </w:pPr>
      <w:r w:rsidRPr="00510A22">
        <w:t xml:space="preserve">          &lt;bizTransaction type="urn:epcglobal:cbv:btt:cert"&gt;</w:t>
      </w:r>
    </w:p>
    <w:p w:rsidRPr="00510A22" w:rsidR="00510A22" w:rsidP="00510A22" w:rsidRDefault="00510A22" w14:paraId="1A4F0330" w14:textId="77777777">
      <w:pPr>
        <w:pStyle w:val="Code0"/>
        <w:spacing w:before="0" w:after="0"/>
        <w:ind w:firstLine="720"/>
      </w:pPr>
      <w:r w:rsidRPr="00510A22">
        <w:t xml:space="preserve">            urn:epc:id:gdti:6299000100.99999.DEST-CERT-KE-2026-00891</w:t>
      </w:r>
    </w:p>
    <w:p w:rsidRPr="00510A22" w:rsidR="00510A22" w:rsidP="00510A22" w:rsidRDefault="00510A22" w14:paraId="373D6293" w14:textId="77777777">
      <w:pPr>
        <w:pStyle w:val="Code0"/>
        <w:spacing w:before="0" w:after="0"/>
        <w:ind w:firstLine="720"/>
      </w:pPr>
      <w:r w:rsidRPr="00510A22">
        <w:t xml:space="preserve">          &lt;/bizTransaction&gt;</w:t>
      </w:r>
    </w:p>
    <w:p w:rsidRPr="00510A22" w:rsidR="00510A22" w:rsidP="00510A22" w:rsidRDefault="00510A22" w14:paraId="48FB67D6" w14:textId="77777777">
      <w:pPr>
        <w:pStyle w:val="Code0"/>
        <w:spacing w:before="0" w:after="0"/>
        <w:ind w:firstLine="720"/>
      </w:pPr>
      <w:r w:rsidRPr="00510A22">
        <w:t xml:space="preserve">        &lt;/bizTransactionList&gt;</w:t>
      </w:r>
    </w:p>
    <w:p w:rsidRPr="00510A22" w:rsidR="00510A22" w:rsidP="00510A22" w:rsidRDefault="00510A22" w14:paraId="6FCB4CB0" w14:textId="77777777">
      <w:pPr>
        <w:pStyle w:val="Code0"/>
        <w:spacing w:before="0" w:after="0"/>
        <w:ind w:firstLine="720"/>
      </w:pPr>
    </w:p>
    <w:p w:rsidRPr="00510A22" w:rsidR="00510A22" w:rsidP="00510A22" w:rsidRDefault="00510A22" w14:paraId="6549F4DF" w14:textId="09C18743">
      <w:pPr>
        <w:pStyle w:val="Code0"/>
        <w:spacing w:before="0" w:after="0"/>
        <w:ind w:firstLine="720"/>
      </w:pPr>
      <w:r w:rsidRPr="00510A22">
        <w:t xml:space="preserve">        &lt;!-- Mandatory: quantity of units destroyed in this event --&gt;</w:t>
      </w:r>
    </w:p>
    <w:p w:rsidRPr="00510A22" w:rsidR="00510A22" w:rsidP="00510A22" w:rsidRDefault="00510A22" w14:paraId="3A270D61" w14:textId="77777777">
      <w:pPr>
        <w:pStyle w:val="Code0"/>
        <w:spacing w:before="0" w:after="0"/>
        <w:ind w:firstLine="720"/>
      </w:pPr>
      <w:r w:rsidRPr="00510A22">
        <w:t xml:space="preserve">        &lt;!-- epcClass: LGTIN identifying the product and lot number --&gt;</w:t>
      </w:r>
    </w:p>
    <w:p w:rsidRPr="00510A22" w:rsidR="00510A22" w:rsidP="00510A22" w:rsidRDefault="00510A22" w14:paraId="073924EC" w14:textId="77777777">
      <w:pPr>
        <w:pStyle w:val="Code0"/>
        <w:spacing w:before="0" w:after="0"/>
        <w:ind w:firstLine="720"/>
      </w:pPr>
      <w:r w:rsidRPr="00510A22">
        <w:t xml:space="preserve">        &lt;!-- quantity: must reflect only units destroyed in this event (partial lots permitted) --&gt;</w:t>
      </w:r>
    </w:p>
    <w:p w:rsidRPr="00510A22" w:rsidR="00510A22" w:rsidP="00510A22" w:rsidRDefault="00510A22" w14:paraId="364A2DAE" w14:textId="77777777">
      <w:pPr>
        <w:pStyle w:val="Code0"/>
        <w:spacing w:before="0" w:after="0"/>
        <w:ind w:firstLine="720"/>
      </w:pPr>
      <w:r w:rsidRPr="00510A22">
        <w:t xml:space="preserve">        &lt;!-- uom: mandatory — EA = each (individual saleable units) --&gt;</w:t>
      </w:r>
    </w:p>
    <w:p w:rsidRPr="00510A22" w:rsidR="00510A22" w:rsidP="00510A22" w:rsidRDefault="00510A22" w14:paraId="56C72BAD" w14:textId="77777777">
      <w:pPr>
        <w:pStyle w:val="Code0"/>
        <w:spacing w:before="0" w:after="0"/>
        <w:ind w:firstLine="720"/>
      </w:pPr>
      <w:r w:rsidRPr="00510A22">
        <w:t xml:space="preserve">        &lt;quantityList&gt;</w:t>
      </w:r>
    </w:p>
    <w:p w:rsidRPr="00510A22" w:rsidR="00510A22" w:rsidP="00510A22" w:rsidRDefault="00510A22" w14:paraId="31E35FEB" w14:textId="77777777">
      <w:pPr>
        <w:pStyle w:val="Code0"/>
        <w:spacing w:before="0" w:after="0"/>
        <w:ind w:firstLine="720"/>
      </w:pPr>
      <w:r w:rsidRPr="00510A22">
        <w:t xml:space="preserve">          &lt;quantityElement&gt;</w:t>
      </w:r>
    </w:p>
    <w:p w:rsidRPr="00510A22" w:rsidR="00510A22" w:rsidP="00510A22" w:rsidRDefault="00510A22" w14:paraId="7AE38C90" w14:textId="77777777">
      <w:pPr>
        <w:pStyle w:val="Code0"/>
        <w:spacing w:before="0" w:after="0"/>
        <w:ind w:firstLine="720"/>
      </w:pPr>
      <w:r w:rsidRPr="00510A22">
        <w:t xml:space="preserve">            &lt;epcClass&gt;urn:epc:class:lgtin:6299000100.05512.LOT2026A&lt;/epcClass&gt;</w:t>
      </w:r>
    </w:p>
    <w:p w:rsidRPr="00510A22" w:rsidR="00510A22" w:rsidP="00510A22" w:rsidRDefault="00510A22" w14:paraId="06947A7C" w14:textId="77777777">
      <w:pPr>
        <w:pStyle w:val="Code0"/>
        <w:spacing w:before="0" w:after="0"/>
        <w:ind w:firstLine="720"/>
      </w:pPr>
      <w:r w:rsidRPr="00510A22">
        <w:t xml:space="preserve">            &lt;quantity&gt;5&lt;/quantity&gt;</w:t>
      </w:r>
    </w:p>
    <w:p w:rsidRPr="00510A22" w:rsidR="00510A22" w:rsidP="00510A22" w:rsidRDefault="00510A22" w14:paraId="092B986E" w14:textId="77777777">
      <w:pPr>
        <w:pStyle w:val="Code0"/>
        <w:spacing w:before="0" w:after="0"/>
        <w:ind w:firstLine="720"/>
      </w:pPr>
      <w:r w:rsidRPr="00510A22">
        <w:t xml:space="preserve">            &lt;uom&gt;EA&lt;/uom&gt;</w:t>
      </w:r>
    </w:p>
    <w:p w:rsidRPr="00510A22" w:rsidR="00510A22" w:rsidP="00510A22" w:rsidRDefault="00510A22" w14:paraId="68835BF8" w14:textId="77777777">
      <w:pPr>
        <w:pStyle w:val="Code0"/>
        <w:spacing w:before="0" w:after="0"/>
        <w:ind w:firstLine="720"/>
      </w:pPr>
      <w:r w:rsidRPr="00510A22">
        <w:t xml:space="preserve">          &lt;/quantityElement&gt;</w:t>
      </w:r>
    </w:p>
    <w:p w:rsidRPr="00510A22" w:rsidR="00510A22" w:rsidP="00510A22" w:rsidRDefault="00510A22" w14:paraId="126C3926" w14:textId="77777777">
      <w:pPr>
        <w:pStyle w:val="Code0"/>
        <w:spacing w:before="0" w:after="0"/>
        <w:ind w:firstLine="720"/>
      </w:pPr>
      <w:r w:rsidRPr="00510A22">
        <w:t xml:space="preserve">        &lt;/quantityList&gt;</w:t>
      </w:r>
    </w:p>
    <w:p w:rsidRPr="00510A22" w:rsidR="00510A22" w:rsidP="00510A22" w:rsidRDefault="00510A22" w14:paraId="5CD92A8A" w14:textId="77777777">
      <w:pPr>
        <w:pStyle w:val="Code0"/>
        <w:spacing w:before="0" w:after="0"/>
        <w:ind w:firstLine="720"/>
      </w:pPr>
    </w:p>
    <w:p w:rsidRPr="00510A22" w:rsidR="00510A22" w:rsidP="00510A22" w:rsidRDefault="00510A22" w14:paraId="6DC0FE85" w14:textId="77777777">
      <w:pPr>
        <w:pStyle w:val="Code0"/>
        <w:spacing w:before="0" w:after="0"/>
        <w:ind w:firstLine="720"/>
      </w:pPr>
      <w:r w:rsidRPr="00510A22">
        <w:t xml:space="preserve">      &lt;/ObjectEvent&gt;</w:t>
      </w:r>
    </w:p>
    <w:p w:rsidRPr="00510A22" w:rsidR="00510A22" w:rsidP="00510A22" w:rsidRDefault="00510A22" w14:paraId="1FF123BD" w14:textId="77777777">
      <w:pPr>
        <w:pStyle w:val="Code0"/>
        <w:spacing w:before="0" w:after="0"/>
        <w:ind w:firstLine="720"/>
      </w:pPr>
      <w:r w:rsidRPr="00510A22">
        <w:t xml:space="preserve">    &lt;/EventList&gt;</w:t>
      </w:r>
    </w:p>
    <w:p w:rsidRPr="00510A22" w:rsidR="00510A22" w:rsidP="00510A22" w:rsidRDefault="00510A22" w14:paraId="00F4C109" w14:textId="77777777">
      <w:pPr>
        <w:pStyle w:val="Code0"/>
        <w:spacing w:before="0" w:after="0"/>
        <w:ind w:firstLine="720"/>
      </w:pPr>
      <w:r w:rsidRPr="00510A22">
        <w:t xml:space="preserve">  &lt;/EPCISBody&gt;</w:t>
      </w:r>
    </w:p>
    <w:p w:rsidR="00BE6FAB" w:rsidP="00BE6FAB" w:rsidRDefault="00BE6FAB" w14:paraId="42119B4B" w14:textId="77777777">
      <w:pPr>
        <w:pStyle w:val="Subtitle"/>
      </w:pPr>
      <w:r w:rsidRPr="761B0C50">
        <w:rPr>
          <w:b/>
        </w:rPr>
        <w:t>JSON-LD</w:t>
      </w:r>
    </w:p>
    <w:bookmarkEnd w:id="52"/>
    <w:p w:rsidRPr="00D524C2" w:rsidR="00D524C2" w:rsidP="00D524C2" w:rsidRDefault="00D524C2" w14:paraId="387F58C0" w14:textId="77777777">
      <w:pPr>
        <w:pStyle w:val="Code0"/>
        <w:spacing w:before="0" w:after="0"/>
        <w:ind w:firstLine="720"/>
      </w:pPr>
      <w:r w:rsidRPr="00D524C2">
        <w:t>{</w:t>
      </w:r>
    </w:p>
    <w:p w:rsidRPr="00D524C2" w:rsidR="00D524C2" w:rsidP="00D524C2" w:rsidRDefault="00D524C2" w14:paraId="087C82B0" w14:textId="77777777">
      <w:pPr>
        <w:pStyle w:val="Code0"/>
        <w:spacing w:before="0" w:after="0"/>
        <w:ind w:firstLine="720"/>
      </w:pPr>
      <w:r w:rsidRPr="00D524C2">
        <w:t xml:space="preserve">  "@context": [</w:t>
      </w:r>
    </w:p>
    <w:p w:rsidRPr="00D524C2" w:rsidR="00D524C2" w:rsidP="00D524C2" w:rsidRDefault="00D524C2" w14:paraId="3D77D6D6" w14:textId="77777777">
      <w:pPr>
        <w:pStyle w:val="Code0"/>
        <w:spacing w:before="0" w:after="0"/>
        <w:ind w:firstLine="720"/>
      </w:pPr>
      <w:r w:rsidRPr="00D524C2">
        <w:t xml:space="preserve">    "https://ref.gs1.org/standards/epcis/epcis-context.jsonld"</w:t>
      </w:r>
    </w:p>
    <w:p w:rsidRPr="00D524C2" w:rsidR="00D524C2" w:rsidP="00D524C2" w:rsidRDefault="00D524C2" w14:paraId="597DA5F0" w14:textId="2EFAECB4">
      <w:pPr>
        <w:pStyle w:val="Code0"/>
        <w:spacing w:before="0" w:after="0"/>
        <w:ind w:firstLine="720"/>
      </w:pPr>
      <w:r w:rsidRPr="00D524C2">
        <w:t xml:space="preserve">  ],</w:t>
      </w:r>
    </w:p>
    <w:p w:rsidRPr="00D524C2" w:rsidR="00D524C2" w:rsidP="00D524C2" w:rsidRDefault="00D524C2" w14:paraId="4453C0FA" w14:textId="77777777">
      <w:pPr>
        <w:pStyle w:val="Code0"/>
        <w:spacing w:before="0" w:after="0"/>
        <w:ind w:firstLine="720"/>
      </w:pPr>
      <w:r w:rsidRPr="00D524C2">
        <w:t xml:space="preserve">  "type": "EPCISDocument",</w:t>
      </w:r>
    </w:p>
    <w:p w:rsidRPr="00D524C2" w:rsidR="00D524C2" w:rsidP="00D524C2" w:rsidRDefault="00D524C2" w14:paraId="5C1F1A06" w14:textId="77777777">
      <w:pPr>
        <w:pStyle w:val="Code0"/>
        <w:spacing w:before="0" w:after="0"/>
        <w:ind w:firstLine="720"/>
      </w:pPr>
      <w:r w:rsidRPr="00D524C2">
        <w:t xml:space="preserve">  "schemaVersion": "2.0",</w:t>
      </w:r>
    </w:p>
    <w:p w:rsidRPr="00D524C2" w:rsidR="00D524C2" w:rsidP="00D524C2" w:rsidRDefault="00D524C2" w14:paraId="303644E7" w14:textId="6B578B08">
      <w:pPr>
        <w:pStyle w:val="Code0"/>
        <w:spacing w:before="0" w:after="0"/>
        <w:ind w:firstLine="720"/>
      </w:pPr>
      <w:r w:rsidRPr="00D524C2">
        <w:t xml:space="preserve">  "creationDate": "2026-04-21T10:45:00.000Z",</w:t>
      </w:r>
    </w:p>
    <w:p w:rsidRPr="00D524C2" w:rsidR="00D524C2" w:rsidP="00D524C2" w:rsidRDefault="00D524C2" w14:paraId="2CFE1AE6" w14:textId="77777777">
      <w:pPr>
        <w:pStyle w:val="Code0"/>
        <w:spacing w:before="0" w:after="0"/>
        <w:ind w:firstLine="720"/>
      </w:pPr>
      <w:r w:rsidRPr="00D524C2">
        <w:t xml:space="preserve">  "epcisBody": {</w:t>
      </w:r>
    </w:p>
    <w:p w:rsidRPr="00D524C2" w:rsidR="00D524C2" w:rsidP="00D524C2" w:rsidRDefault="00D524C2" w14:paraId="2B5AC040" w14:textId="187DA35A">
      <w:pPr>
        <w:pStyle w:val="Code0"/>
        <w:spacing w:before="0" w:after="0"/>
        <w:ind w:firstLine="720"/>
      </w:pPr>
      <w:r w:rsidRPr="00D524C2">
        <w:t xml:space="preserve">    "eventList": [</w:t>
      </w:r>
    </w:p>
    <w:p w:rsidRPr="00D524C2" w:rsidR="00D524C2" w:rsidP="00D524C2" w:rsidRDefault="00D524C2" w14:paraId="538E10CB" w14:textId="77777777">
      <w:pPr>
        <w:pStyle w:val="Code0"/>
        <w:spacing w:before="0" w:after="0"/>
        <w:ind w:firstLine="720"/>
      </w:pPr>
      <w:r w:rsidRPr="00D524C2">
        <w:t xml:space="preserve">      {</w:t>
      </w:r>
    </w:p>
    <w:p w:rsidRPr="00D524C2" w:rsidR="00D524C2" w:rsidP="00D524C2" w:rsidRDefault="00D524C2" w14:paraId="0C2728C5" w14:textId="77777777">
      <w:pPr>
        <w:pStyle w:val="Code0"/>
        <w:spacing w:before="0" w:after="0"/>
        <w:ind w:firstLine="720"/>
      </w:pPr>
      <w:r w:rsidRPr="00D524C2">
        <w:t xml:space="preserve">        "type": "ObjectEvent",</w:t>
      </w:r>
    </w:p>
    <w:p w:rsidRPr="00D524C2" w:rsidR="00D524C2" w:rsidP="00D524C2" w:rsidRDefault="00D524C2" w14:paraId="5025FD36" w14:textId="77777777">
      <w:pPr>
        <w:pStyle w:val="Code0"/>
        <w:spacing w:before="0" w:after="0"/>
        <w:ind w:firstLine="720"/>
      </w:pPr>
      <w:r w:rsidRPr="00D524C2">
        <w:t xml:space="preserve">        "eventID": "urn:uuid:a1b2c3d4-e5f6-7890-abcd-ef1234567890",</w:t>
      </w:r>
    </w:p>
    <w:p w:rsidRPr="00D524C2" w:rsidR="00D524C2" w:rsidP="00D524C2" w:rsidRDefault="00D524C2" w14:paraId="5C6FD0CA" w14:textId="77777777">
      <w:pPr>
        <w:pStyle w:val="Code0"/>
        <w:spacing w:before="0" w:after="0"/>
        <w:ind w:firstLine="720"/>
      </w:pPr>
      <w:r w:rsidRPr="00D524C2">
        <w:t xml:space="preserve">        "eventTime": "2026-04-21T10:45:00.000Z",</w:t>
      </w:r>
    </w:p>
    <w:p w:rsidRPr="00D524C2" w:rsidR="00D524C2" w:rsidP="00D524C2" w:rsidRDefault="00D524C2" w14:paraId="3AC00B70" w14:textId="77777777">
      <w:pPr>
        <w:pStyle w:val="Code0"/>
        <w:spacing w:before="0" w:after="0"/>
        <w:ind w:firstLine="720"/>
      </w:pPr>
      <w:r w:rsidRPr="00D524C2">
        <w:t xml:space="preserve">        "eventTimeZoneOffset": "+03:00",</w:t>
      </w:r>
    </w:p>
    <w:p w:rsidRPr="00D524C2" w:rsidR="00D524C2" w:rsidP="00D524C2" w:rsidRDefault="00D524C2" w14:paraId="7483A69E" w14:textId="77777777">
      <w:pPr>
        <w:pStyle w:val="Code0"/>
        <w:spacing w:before="0" w:after="0"/>
        <w:ind w:firstLine="720"/>
      </w:pPr>
      <w:r w:rsidRPr="00D524C2">
        <w:t xml:space="preserve">        "action": "OBSERVE",</w:t>
      </w:r>
    </w:p>
    <w:p w:rsidRPr="00D524C2" w:rsidR="00D524C2" w:rsidP="00D524C2" w:rsidRDefault="00D524C2" w14:paraId="799C00EB" w14:textId="77777777">
      <w:pPr>
        <w:pStyle w:val="Code0"/>
        <w:spacing w:before="0" w:after="0"/>
        <w:ind w:firstLine="720"/>
      </w:pPr>
      <w:r w:rsidRPr="00D524C2">
        <w:t xml:space="preserve">        "bizStep": "destroying",</w:t>
      </w:r>
    </w:p>
    <w:p w:rsidRPr="00D524C2" w:rsidR="00D524C2" w:rsidP="00D524C2" w:rsidRDefault="00D524C2" w14:paraId="70DC2B95" w14:textId="77777777">
      <w:pPr>
        <w:pStyle w:val="Code0"/>
        <w:spacing w:before="0" w:after="0"/>
        <w:ind w:firstLine="720"/>
      </w:pPr>
      <w:r w:rsidRPr="00D524C2">
        <w:t xml:space="preserve">        "disposition": "destroyed",</w:t>
      </w:r>
    </w:p>
    <w:p w:rsidRPr="00D524C2" w:rsidR="00D524C2" w:rsidP="00D524C2" w:rsidRDefault="00D524C2" w14:paraId="4A556864" w14:textId="77777777">
      <w:pPr>
        <w:pStyle w:val="Code0"/>
        <w:spacing w:before="0" w:after="0"/>
        <w:ind w:firstLine="720"/>
      </w:pPr>
      <w:r w:rsidRPr="00D524C2">
        <w:t xml:space="preserve">        "epcList": [</w:t>
      </w:r>
    </w:p>
    <w:p w:rsidRPr="00D524C2" w:rsidR="00D524C2" w:rsidP="00D524C2" w:rsidRDefault="00D524C2" w14:paraId="499299BF" w14:textId="77777777">
      <w:pPr>
        <w:pStyle w:val="Code0"/>
        <w:spacing w:before="0" w:after="0"/>
        <w:ind w:firstLine="720"/>
      </w:pPr>
      <w:r w:rsidRPr="00D524C2">
        <w:t xml:space="preserve">          "urn:epc:id:sgtin:6299000100.05512.PACK0000000001",</w:t>
      </w:r>
    </w:p>
    <w:p w:rsidRPr="00D524C2" w:rsidR="00D524C2" w:rsidP="00D524C2" w:rsidRDefault="00D524C2" w14:paraId="182110ED" w14:textId="77777777">
      <w:pPr>
        <w:pStyle w:val="Code0"/>
        <w:spacing w:before="0" w:after="0"/>
        <w:ind w:firstLine="720"/>
      </w:pPr>
      <w:r w:rsidRPr="00D524C2">
        <w:t xml:space="preserve">          "urn:epc:id:sgtin:6299000100.05512.PACK0000000002",</w:t>
      </w:r>
    </w:p>
    <w:p w:rsidRPr="00D524C2" w:rsidR="00D524C2" w:rsidP="00D524C2" w:rsidRDefault="00D524C2" w14:paraId="47931416" w14:textId="77777777">
      <w:pPr>
        <w:pStyle w:val="Code0"/>
        <w:spacing w:before="0" w:after="0"/>
        <w:ind w:firstLine="720"/>
      </w:pPr>
      <w:r w:rsidRPr="00D524C2">
        <w:t xml:space="preserve">          "urn:epc:id:sgtin:6299000100.05512.PACK0000000003",</w:t>
      </w:r>
    </w:p>
    <w:p w:rsidRPr="00D524C2" w:rsidR="00D524C2" w:rsidP="00D524C2" w:rsidRDefault="00D524C2" w14:paraId="70766E79" w14:textId="77777777">
      <w:pPr>
        <w:pStyle w:val="Code0"/>
        <w:spacing w:before="0" w:after="0"/>
        <w:ind w:firstLine="720"/>
      </w:pPr>
      <w:r w:rsidRPr="00D524C2">
        <w:t xml:space="preserve">          "urn:epc:id:sgtin:6299000100.05512.PACK0000000004",</w:t>
      </w:r>
    </w:p>
    <w:p w:rsidRPr="00D524C2" w:rsidR="00D524C2" w:rsidP="00D524C2" w:rsidRDefault="00D524C2" w14:paraId="0A791A09" w14:textId="77777777">
      <w:pPr>
        <w:pStyle w:val="Code0"/>
        <w:spacing w:before="0" w:after="0"/>
        <w:ind w:firstLine="720"/>
      </w:pPr>
      <w:r w:rsidRPr="00D524C2">
        <w:t xml:space="preserve">          "urn:epc:id:sgtin:6299000100.05512.PACK0000000005"</w:t>
      </w:r>
    </w:p>
    <w:p w:rsidRPr="00D524C2" w:rsidR="00D524C2" w:rsidP="00D524C2" w:rsidRDefault="00D524C2" w14:paraId="62E88B55" w14:textId="77777777">
      <w:pPr>
        <w:pStyle w:val="Code0"/>
        <w:spacing w:before="0" w:after="0"/>
        <w:ind w:firstLine="720"/>
      </w:pPr>
      <w:r w:rsidRPr="00D524C2">
        <w:t xml:space="preserve">        ],</w:t>
      </w:r>
    </w:p>
    <w:p w:rsidRPr="00D524C2" w:rsidR="00D524C2" w:rsidP="00D524C2" w:rsidRDefault="00D524C2" w14:paraId="4980E8D7" w14:textId="77777777">
      <w:pPr>
        <w:pStyle w:val="Code0"/>
        <w:spacing w:before="0" w:after="0"/>
        <w:ind w:firstLine="720"/>
      </w:pPr>
      <w:r w:rsidRPr="00D524C2">
        <w:t xml:space="preserve">        "readPoint": {</w:t>
      </w:r>
    </w:p>
    <w:p w:rsidRPr="00D524C2" w:rsidR="00D524C2" w:rsidP="00D524C2" w:rsidRDefault="00D524C2" w14:paraId="717167BB" w14:textId="26F06779">
      <w:pPr>
        <w:pStyle w:val="Code0"/>
        <w:spacing w:before="0" w:after="0"/>
        <w:ind w:firstLine="720"/>
      </w:pPr>
      <w:r w:rsidRPr="00D524C2">
        <w:t xml:space="preserve">          "id": "urn:epc:id:sgln:6299000100.99001.0"</w:t>
      </w:r>
    </w:p>
    <w:p w:rsidRPr="00D524C2" w:rsidR="00D524C2" w:rsidP="00D524C2" w:rsidRDefault="00D524C2" w14:paraId="26A552CB" w14:textId="77777777">
      <w:pPr>
        <w:pStyle w:val="Code0"/>
        <w:spacing w:before="0" w:after="0"/>
        <w:ind w:firstLine="720"/>
      </w:pPr>
      <w:r w:rsidRPr="00D524C2">
        <w:t xml:space="preserve">        },</w:t>
      </w:r>
    </w:p>
    <w:p w:rsidRPr="00D524C2" w:rsidR="00D524C2" w:rsidP="00D524C2" w:rsidRDefault="00D524C2" w14:paraId="2F65F1EA" w14:textId="77777777">
      <w:pPr>
        <w:pStyle w:val="Code0"/>
        <w:spacing w:before="0" w:after="0"/>
        <w:ind w:firstLine="720"/>
      </w:pPr>
      <w:r w:rsidRPr="00D524C2">
        <w:t xml:space="preserve">        "bizLocation": {</w:t>
      </w:r>
    </w:p>
    <w:p w:rsidRPr="00D524C2" w:rsidR="00D524C2" w:rsidP="00D524C2" w:rsidRDefault="00D524C2" w14:paraId="74FE7260" w14:textId="6FBE5423">
      <w:pPr>
        <w:pStyle w:val="Code0"/>
        <w:spacing w:before="0" w:after="0"/>
        <w:ind w:firstLine="720"/>
      </w:pPr>
      <w:r w:rsidRPr="00D524C2">
        <w:t xml:space="preserve">          "id": "urn:epc:id:sgln:6299000100.99001.0"</w:t>
      </w:r>
    </w:p>
    <w:p w:rsidRPr="00D524C2" w:rsidR="00D524C2" w:rsidP="00D524C2" w:rsidRDefault="00D524C2" w14:paraId="6076BAF1" w14:textId="77777777">
      <w:pPr>
        <w:pStyle w:val="Code0"/>
        <w:spacing w:before="0" w:after="0"/>
        <w:ind w:firstLine="720"/>
      </w:pPr>
      <w:r w:rsidRPr="00D524C2">
        <w:t xml:space="preserve">        },</w:t>
      </w:r>
    </w:p>
    <w:p w:rsidRPr="00D524C2" w:rsidR="00D524C2" w:rsidP="00D524C2" w:rsidRDefault="00D524C2" w14:paraId="45EEA94F" w14:textId="77777777">
      <w:pPr>
        <w:pStyle w:val="Code0"/>
        <w:spacing w:before="0" w:after="0"/>
        <w:ind w:firstLine="720"/>
      </w:pPr>
      <w:r w:rsidRPr="00D524C2">
        <w:t xml:space="preserve">        "bizTransactionList": [</w:t>
      </w:r>
    </w:p>
    <w:p w:rsidRPr="00D524C2" w:rsidR="00D524C2" w:rsidP="00D524C2" w:rsidRDefault="00D524C2" w14:paraId="6FE21BE8" w14:textId="77777777">
      <w:pPr>
        <w:pStyle w:val="Code0"/>
        <w:spacing w:before="0" w:after="0"/>
        <w:ind w:firstLine="720"/>
      </w:pPr>
      <w:r w:rsidRPr="00D524C2">
        <w:t xml:space="preserve">          {</w:t>
      </w:r>
    </w:p>
    <w:p w:rsidRPr="00D524C2" w:rsidR="00D524C2" w:rsidP="00D524C2" w:rsidRDefault="00D524C2" w14:paraId="505575D0" w14:textId="77777777">
      <w:pPr>
        <w:pStyle w:val="Code0"/>
        <w:spacing w:before="0" w:after="0"/>
        <w:ind w:firstLine="720"/>
      </w:pPr>
      <w:r w:rsidRPr="00D524C2">
        <w:t xml:space="preserve">            "type": "cert",</w:t>
      </w:r>
    </w:p>
    <w:p w:rsidRPr="00D524C2" w:rsidR="00D524C2" w:rsidP="00D524C2" w:rsidRDefault="00D524C2" w14:paraId="79958101" w14:textId="73AEB1FB">
      <w:pPr>
        <w:pStyle w:val="Code0"/>
        <w:spacing w:before="0" w:after="0"/>
        <w:ind w:firstLine="720"/>
      </w:pPr>
      <w:r w:rsidRPr="00D524C2">
        <w:t xml:space="preserve">            "bizTransaction": "urn:epc:id:gdti:6299000100.99999.DEST-CERT-KE-2026-00891"</w:t>
      </w:r>
    </w:p>
    <w:p w:rsidRPr="00D524C2" w:rsidR="00D524C2" w:rsidP="00D524C2" w:rsidRDefault="00D524C2" w14:paraId="7782F866" w14:textId="77777777">
      <w:pPr>
        <w:pStyle w:val="Code0"/>
        <w:spacing w:before="0" w:after="0"/>
        <w:ind w:firstLine="720"/>
      </w:pPr>
      <w:r w:rsidRPr="00D524C2">
        <w:t xml:space="preserve">          }</w:t>
      </w:r>
    </w:p>
    <w:p w:rsidRPr="00D524C2" w:rsidR="00D524C2" w:rsidP="00D524C2" w:rsidRDefault="00D524C2" w14:paraId="768056C4" w14:textId="77777777">
      <w:pPr>
        <w:pStyle w:val="Code0"/>
        <w:spacing w:before="0" w:after="0"/>
        <w:ind w:firstLine="720"/>
      </w:pPr>
      <w:r w:rsidRPr="00D524C2">
        <w:t xml:space="preserve">        ],</w:t>
      </w:r>
    </w:p>
    <w:p w:rsidRPr="00D524C2" w:rsidR="00D524C2" w:rsidP="00D524C2" w:rsidRDefault="00D524C2" w14:paraId="348D84D4" w14:textId="77777777">
      <w:pPr>
        <w:pStyle w:val="Code0"/>
        <w:spacing w:before="0" w:after="0"/>
        <w:ind w:firstLine="720"/>
      </w:pPr>
      <w:r w:rsidRPr="00D524C2">
        <w:t xml:space="preserve">        "quantityList": [</w:t>
      </w:r>
    </w:p>
    <w:p w:rsidRPr="00D524C2" w:rsidR="00D524C2" w:rsidP="00D524C2" w:rsidRDefault="00D524C2" w14:paraId="342D9AF3" w14:textId="77777777">
      <w:pPr>
        <w:pStyle w:val="Code0"/>
        <w:spacing w:before="0" w:after="0"/>
        <w:ind w:firstLine="720"/>
      </w:pPr>
      <w:r w:rsidRPr="00D524C2">
        <w:t xml:space="preserve">          {</w:t>
      </w:r>
    </w:p>
    <w:p w:rsidRPr="00D524C2" w:rsidR="00D524C2" w:rsidP="00D524C2" w:rsidRDefault="00D524C2" w14:paraId="549E1F43" w14:textId="0FEEE059">
      <w:pPr>
        <w:pStyle w:val="Code0"/>
        <w:spacing w:before="0" w:after="0"/>
        <w:ind w:firstLine="720"/>
      </w:pPr>
      <w:r w:rsidRPr="00D524C2">
        <w:t xml:space="preserve">            "epcClass": "urn:epc:class:lgtin:6299000100.05512.LOT2026A",</w:t>
      </w:r>
    </w:p>
    <w:p w:rsidRPr="00D524C2" w:rsidR="00D524C2" w:rsidP="00D524C2" w:rsidRDefault="00D524C2" w14:paraId="7A9E205C" w14:textId="77777777">
      <w:pPr>
        <w:pStyle w:val="Code0"/>
        <w:spacing w:before="0" w:after="0"/>
        <w:ind w:firstLine="720"/>
      </w:pPr>
      <w:r w:rsidRPr="00D524C2">
        <w:t xml:space="preserve">            "quantity": 5,</w:t>
      </w:r>
    </w:p>
    <w:p w:rsidRPr="00D524C2" w:rsidR="00D524C2" w:rsidP="00D524C2" w:rsidRDefault="00D524C2" w14:paraId="287F07C7" w14:textId="77777777">
      <w:pPr>
        <w:pStyle w:val="Code0"/>
        <w:spacing w:before="0" w:after="0"/>
        <w:ind w:firstLine="720"/>
      </w:pPr>
      <w:r w:rsidRPr="00D524C2">
        <w:t xml:space="preserve">            "uom": "EA"</w:t>
      </w:r>
    </w:p>
    <w:p w:rsidRPr="00D524C2" w:rsidR="00D524C2" w:rsidP="00D524C2" w:rsidRDefault="00D524C2" w14:paraId="2C5A2C58" w14:textId="77777777">
      <w:pPr>
        <w:pStyle w:val="Code0"/>
        <w:spacing w:before="0" w:after="0"/>
        <w:ind w:firstLine="720"/>
      </w:pPr>
      <w:r w:rsidRPr="00D524C2">
        <w:t xml:space="preserve">          }</w:t>
      </w:r>
    </w:p>
    <w:p w:rsidRPr="00D524C2" w:rsidR="00D524C2" w:rsidP="00D524C2" w:rsidRDefault="00D524C2" w14:paraId="1A63F7A6" w14:textId="77777777">
      <w:pPr>
        <w:pStyle w:val="Code0"/>
        <w:spacing w:before="0" w:after="0"/>
        <w:ind w:firstLine="720"/>
      </w:pPr>
      <w:r w:rsidRPr="00D524C2">
        <w:t xml:space="preserve">        ]</w:t>
      </w:r>
    </w:p>
    <w:p w:rsidRPr="00D524C2" w:rsidR="00D524C2" w:rsidP="00D524C2" w:rsidRDefault="00D524C2" w14:paraId="08206051" w14:textId="77777777">
      <w:pPr>
        <w:pStyle w:val="Code0"/>
        <w:spacing w:before="0" w:after="0"/>
        <w:ind w:firstLine="720"/>
      </w:pPr>
      <w:r w:rsidRPr="00D524C2">
        <w:t xml:space="preserve">      }</w:t>
      </w:r>
    </w:p>
    <w:p w:rsidRPr="00D524C2" w:rsidR="00D524C2" w:rsidP="00D524C2" w:rsidRDefault="00D524C2" w14:paraId="5D1BC210" w14:textId="77777777">
      <w:pPr>
        <w:pStyle w:val="Code0"/>
        <w:spacing w:before="0" w:after="0"/>
        <w:ind w:firstLine="720"/>
      </w:pPr>
      <w:r w:rsidRPr="00D524C2">
        <w:t xml:space="preserve">    ]</w:t>
      </w:r>
    </w:p>
    <w:p w:rsidRPr="00D524C2" w:rsidR="00D524C2" w:rsidP="00D524C2" w:rsidRDefault="00D524C2" w14:paraId="0CF0DA53" w14:textId="77777777">
      <w:pPr>
        <w:pStyle w:val="Code0"/>
        <w:spacing w:before="0" w:after="0"/>
        <w:ind w:firstLine="720"/>
      </w:pPr>
      <w:r w:rsidRPr="00D524C2">
        <w:t xml:space="preserve">  }</w:t>
      </w:r>
    </w:p>
    <w:p w:rsidRPr="002E0256" w:rsidR="002E0256" w:rsidP="009350A0" w:rsidRDefault="00D524C2" w14:paraId="57D016FB" w14:textId="16409EF2">
      <w:pPr>
        <w:pStyle w:val="Code0"/>
        <w:spacing w:before="0" w:after="0"/>
        <w:ind w:firstLine="720"/>
      </w:pPr>
      <w:r>
        <w:t>}</w:t>
      </w:r>
    </w:p>
    <w:p w:rsidR="00BE6FAB" w:rsidP="00BE6FAB" w:rsidRDefault="00BE6FAB" w14:paraId="1E88EC45" w14:textId="77777777">
      <w:pPr>
        <w:pStyle w:val="Heading2"/>
      </w:pPr>
      <w:bookmarkStart w:name="_Toc229417842" w:id="53"/>
      <w:bookmarkEnd w:id="51"/>
      <w:r>
        <w:t>4.4 Product Status event</w:t>
      </w:r>
      <w:bookmarkEnd w:id="53"/>
    </w:p>
    <w:p w:rsidRPr="00C34CA7" w:rsidR="00BE6FAB" w:rsidP="00BE6FAB" w:rsidRDefault="00BE6FAB" w14:paraId="05DCDDEC" w14:textId="77777777">
      <w:r w:rsidRPr="00C34CA7">
        <w:t xml:space="preserve">Product Status events are ObjectEvent records that report a change in the physical or regulatory condition of a serialized product </w:t>
      </w:r>
      <w:r>
        <w:t>-</w:t>
      </w:r>
      <w:r w:rsidRPr="00C34CA7">
        <w:t>without transferring custody. They do not indicate movement between parties; they record a state transition at the current holder's location. All product status events must be submitted by the party currently in possession of the affected EPC(s).</w:t>
      </w:r>
    </w:p>
    <w:p w:rsidR="00BE6FAB" w:rsidP="00BE6FAB" w:rsidRDefault="00BE6FAB" w14:paraId="053A6BD2" w14:textId="77777777">
      <w:pPr>
        <w:pStyle w:val="Heading3"/>
      </w:pPr>
      <w:bookmarkStart w:name="_Toc229417843" w:id="54"/>
      <w:r>
        <w:t>4.4.1 Damaged</w:t>
      </w:r>
      <w:bookmarkEnd w:id="54"/>
    </w:p>
    <w:p w:rsidRPr="00726C24" w:rsidR="00BE6FAB" w:rsidP="00BE6FAB" w:rsidRDefault="00BE6FAB" w14:paraId="2D471CE6" w14:textId="77777777">
      <w:r w:rsidRPr="00726C24">
        <w:rPr>
          <w:b/>
          <w:bCs/>
        </w:rPr>
        <w:t>Purpose:</w:t>
      </w:r>
      <w:r w:rsidRPr="00726C24">
        <w:t> Report that one or more serialized units have been physically damaged and are no longer fit for sale or dispensing.</w:t>
      </w:r>
    </w:p>
    <w:p w:rsidRPr="00726C24" w:rsidR="00BE6FAB" w:rsidP="00BE6FAB" w:rsidRDefault="00BE6FAB" w14:paraId="1C2C7395" w14:textId="77777777">
      <w:r w:rsidRPr="00726C24">
        <w:rPr>
          <w:b/>
          <w:bCs/>
        </w:rPr>
        <w:t>Event Type:</w:t>
      </w:r>
      <w:r w:rsidRPr="00726C24">
        <w:t> ObjectEvent</w:t>
      </w:r>
    </w:p>
    <w:p w:rsidRPr="00726C24" w:rsidR="00BE6FAB" w:rsidP="00BE6FAB" w:rsidRDefault="00BE6FAB" w14:paraId="705ACE4D" w14:textId="77777777">
      <w:r w:rsidRPr="00726C24">
        <w:rPr>
          <w:b/>
          <w:bCs/>
        </w:rPr>
        <w:t>Mandatory Fields:</w:t>
      </w:r>
      <w:r w:rsidRPr="00726C24">
        <w:t> eventID, eventTime, eventTimeZoneOffset, action, epcList, bizStep, disposition, bizLocation, bizTransactionList</w:t>
      </w:r>
    </w:p>
    <w:p w:rsidRPr="00726C24" w:rsidR="00BE6FAB" w:rsidP="00BE6FAB" w:rsidRDefault="00BE6FAB" w14:paraId="66A9627F" w14:textId="77777777">
      <w:r w:rsidRPr="00726C24">
        <w:rPr>
          <w:b/>
          <w:bCs/>
        </w:rPr>
        <w:t>Rules:</w:t>
      </w:r>
    </w:p>
    <w:p w:rsidRPr="00726C24" w:rsidR="00BE6FAB" w:rsidP="00BE6FAB" w:rsidRDefault="00BE6FAB" w14:paraId="0B348C2A" w14:textId="77777777">
      <w:pPr>
        <w:numPr>
          <w:ilvl w:val="0"/>
          <w:numId w:val="18"/>
        </w:numPr>
      </w:pPr>
      <w:r w:rsidRPr="00726C24">
        <w:t>action must be OBSERVE </w:t>
      </w:r>
      <w:r>
        <w:t>-</w:t>
      </w:r>
      <w:r w:rsidRPr="00726C24">
        <w:t xml:space="preserve"> this records an observation of a physical condition, not the creation or removal of an object.</w:t>
      </w:r>
    </w:p>
    <w:p w:rsidRPr="00726C24" w:rsidR="00BE6FAB" w:rsidP="00BE6FAB" w:rsidRDefault="00BE6FAB" w14:paraId="79F1DB8E" w14:textId="3BA7EE24">
      <w:pPr>
        <w:numPr>
          <w:ilvl w:val="0"/>
          <w:numId w:val="18"/>
        </w:numPr>
      </w:pPr>
      <w:r>
        <w:t>bizStep must be urn:epcglobal:cbv:bizstep:inspecting</w:t>
      </w:r>
      <w:r w:rsidR="008918A0">
        <w:t xml:space="preserve"> </w:t>
      </w:r>
      <w:r w:rsidR="79168C7E">
        <w:t>(for XML 1.2)</w:t>
      </w:r>
      <w:r w:rsidR="008918A0">
        <w:t xml:space="preserve"> or inspecting </w:t>
      </w:r>
      <w:r w:rsidR="3F96CF1A">
        <w:t>(for JSON -LD 2.0)</w:t>
      </w:r>
      <w:r w:rsidR="008918A0">
        <w:t>.</w:t>
      </w:r>
      <w:r>
        <w:t> - per GS1 CBV, inspecting is the process by which a party examines an object's condition and determines it is non-saleable. Do not use holding or decommissioning for damage events.</w:t>
      </w:r>
    </w:p>
    <w:p w:rsidRPr="00726C24" w:rsidR="00BE6FAB" w:rsidP="00BE6FAB" w:rsidRDefault="00BE6FAB" w14:paraId="4E80CE8C" w14:textId="379746C5">
      <w:pPr>
        <w:numPr>
          <w:ilvl w:val="0"/>
          <w:numId w:val="18"/>
        </w:numPr>
      </w:pPr>
      <w:r>
        <w:t>disposition must be urn:epcglobal:cbv:disp:damaged</w:t>
      </w:r>
      <w:r w:rsidR="79168C7E">
        <w:t>(for XML 1.2)</w:t>
      </w:r>
      <w:r w:rsidR="008918A0">
        <w:t xml:space="preserve"> or damaged </w:t>
      </w:r>
      <w:r w:rsidR="3F96CF1A">
        <w:t>(for JSON -LD 2.0)</w:t>
      </w:r>
      <w:r>
        <w:t>.</w:t>
      </w:r>
    </w:p>
    <w:p w:rsidR="00BE6FAB" w:rsidP="00BE6FAB" w:rsidRDefault="00BE6FAB" w14:paraId="3E80A35B" w14:textId="77777777">
      <w:pPr>
        <w:numPr>
          <w:ilvl w:val="0"/>
          <w:numId w:val="18"/>
        </w:numPr>
      </w:pPr>
      <w:r w:rsidRPr="00726C24">
        <w:t>An EPC must be in disposition: active or disposition: in_transit before it can be set to damaged. Attempting to mark an already recalled, destroyed, dispensed, stolen, or inactive EPC as damaged must be</w:t>
      </w:r>
      <w:r>
        <w:t xml:space="preserve"> part of warning code</w:t>
      </w:r>
      <w:r w:rsidRPr="00726C24">
        <w:t xml:space="preserve"> with INVALID_DISPOSITION.</w:t>
      </w:r>
    </w:p>
    <w:p w:rsidR="00BE6FAB" w:rsidP="00BE6FAB" w:rsidRDefault="00BE6FAB" w14:paraId="6807B35F" w14:textId="77777777">
      <w:pPr>
        <w:numPr>
          <w:ilvl w:val="0"/>
          <w:numId w:val="18"/>
        </w:numPr>
      </w:pPr>
      <w:r>
        <w:t xml:space="preserve">A damaged EPC may subsequently transition to destroyed via a Destruction Completion event (Section 4.3.2). </w:t>
      </w:r>
    </w:p>
    <w:p w:rsidRPr="00C34CA7" w:rsidR="00BE6FAB" w:rsidP="00BE6FAB" w:rsidRDefault="00BE6FAB" w14:paraId="0A793123" w14:textId="77777777">
      <w:pPr>
        <w:numPr>
          <w:ilvl w:val="0"/>
          <w:numId w:val="18"/>
        </w:numPr>
      </w:pPr>
      <w:r>
        <w:t>An SSCC reported as damaged implicitly affects all its child SGTINs. The platform must flag all children of a damaged SSCC as operationally quarantined. If individual SGTINs within an SSCC are damaged while others are not, the SSCC must first be unpacked (AggregationEvent DELETE), then individual SGTIN-level damage events must be submitted.</w:t>
      </w:r>
    </w:p>
    <w:p w:rsidRPr="006605FF" w:rsidR="00BE6FAB" w:rsidP="00BE6FAB" w:rsidRDefault="00BE6FAB" w14:paraId="665EB539" w14:textId="77777777">
      <w:pPr>
        <w:pStyle w:val="Heading4"/>
      </w:pPr>
      <w:r w:rsidRPr="006605FF">
        <w:t>EPCIS XML</w:t>
      </w:r>
    </w:p>
    <w:p w:rsidR="00BE6FAB" w:rsidP="00BE6FAB" w:rsidRDefault="00BE6FAB" w14:paraId="5A5B3DAC" w14:textId="77777777">
      <w:pPr>
        <w:pStyle w:val="Code0"/>
        <w:spacing w:before="0" w:after="0"/>
      </w:pPr>
    </w:p>
    <w:p w:rsidR="00BE6FAB" w:rsidP="00BE6FAB" w:rsidRDefault="00BE6FAB" w14:paraId="7959D3E3" w14:textId="77777777">
      <w:pPr>
        <w:pStyle w:val="Code0"/>
        <w:spacing w:after="0"/>
      </w:pPr>
      <w:r>
        <w:t>&lt;?xml version="1.0" encoding="UTF-8"?&gt;</w:t>
      </w:r>
    </w:p>
    <w:p w:rsidR="00BE6FAB" w:rsidP="00BE6FAB" w:rsidRDefault="00BE6FAB" w14:paraId="06229498" w14:textId="77777777">
      <w:pPr>
        <w:pStyle w:val="Code0"/>
        <w:spacing w:after="0"/>
      </w:pPr>
      <w:r>
        <w:t>&lt;epcis:EPCISDocument</w:t>
      </w:r>
    </w:p>
    <w:p w:rsidR="00BE6FAB" w:rsidP="00BE6FAB" w:rsidRDefault="00BE6FAB" w14:paraId="77AB38B2" w14:textId="77777777">
      <w:pPr>
        <w:pStyle w:val="Code0"/>
        <w:spacing w:after="0"/>
      </w:pPr>
      <w:r>
        <w:t xml:space="preserve">    xmlns:epcis="urn:epcglobal:epcis:xsd:1"</w:t>
      </w:r>
    </w:p>
    <w:p w:rsidR="00BE6FAB" w:rsidP="00BE6FAB" w:rsidRDefault="00BE6FAB" w14:paraId="7EAB0EAE" w14:textId="77777777">
      <w:pPr>
        <w:pStyle w:val="Code0"/>
        <w:spacing w:after="0"/>
      </w:pPr>
      <w:r>
        <w:t xml:space="preserve">    xmlns:cbvmda="urn:epcglobal:cbv:mda"</w:t>
      </w:r>
    </w:p>
    <w:p w:rsidR="00BE6FAB" w:rsidP="00BE6FAB" w:rsidRDefault="00BE6FAB" w14:paraId="035F1988" w14:textId="77777777">
      <w:pPr>
        <w:pStyle w:val="Code0"/>
        <w:spacing w:after="0"/>
      </w:pPr>
      <w:r>
        <w:t xml:space="preserve">    schemaVersion="1.2"</w:t>
      </w:r>
    </w:p>
    <w:p w:rsidR="00BE6FAB" w:rsidP="00BE6FAB" w:rsidRDefault="00BE6FAB" w14:paraId="726334AB" w14:textId="77777777">
      <w:pPr>
        <w:pStyle w:val="Code0"/>
        <w:spacing w:after="0"/>
      </w:pPr>
      <w:r>
        <w:t xml:space="preserve">    creationDate="2026-02-20T08:05:00.000Z"&gt;</w:t>
      </w:r>
    </w:p>
    <w:p w:rsidR="00BE6FAB" w:rsidP="00BE6FAB" w:rsidRDefault="00BE6FAB" w14:paraId="62E88226" w14:textId="77777777">
      <w:pPr>
        <w:pStyle w:val="Code0"/>
        <w:spacing w:after="0"/>
      </w:pPr>
      <w:r>
        <w:t xml:space="preserve">  &lt;EPCISBody&gt;</w:t>
      </w:r>
    </w:p>
    <w:p w:rsidR="00BE6FAB" w:rsidP="00BE6FAB" w:rsidRDefault="00BE6FAB" w14:paraId="0CD5D9BA" w14:textId="77777777">
      <w:pPr>
        <w:pStyle w:val="Code0"/>
        <w:spacing w:after="0"/>
      </w:pPr>
      <w:r>
        <w:t xml:space="preserve">    &lt;EventList&gt;</w:t>
      </w:r>
    </w:p>
    <w:p w:rsidR="00BE6FAB" w:rsidP="00BE6FAB" w:rsidRDefault="00BE6FAB" w14:paraId="030E79F5" w14:textId="77777777">
      <w:pPr>
        <w:pStyle w:val="Code0"/>
        <w:spacing w:after="0"/>
      </w:pPr>
    </w:p>
    <w:p w:rsidR="00BE6FAB" w:rsidP="00BE6FAB" w:rsidRDefault="00BE6FAB" w14:paraId="5D69671F" w14:textId="77777777">
      <w:pPr>
        <w:pStyle w:val="Code0"/>
        <w:spacing w:after="0"/>
      </w:pPr>
      <w:r>
        <w:t xml:space="preserve">      &lt;ObjectEvent&gt;</w:t>
      </w:r>
    </w:p>
    <w:p w:rsidR="00BE6FAB" w:rsidP="00BE6FAB" w:rsidRDefault="00BE6FAB" w14:paraId="2FA5F62B" w14:textId="77777777">
      <w:pPr>
        <w:pStyle w:val="Code0"/>
        <w:spacing w:after="0"/>
      </w:pPr>
      <w:r>
        <w:t xml:space="preserve">        &lt;eventID&gt;urn:uuid:9b2d6e5f-8e1f-4a36-9c6f-3f0d7c7b9c21&lt;/eventID&gt;</w:t>
      </w:r>
    </w:p>
    <w:p w:rsidR="00BE6FAB" w:rsidP="00BE6FAB" w:rsidRDefault="00BE6FAB" w14:paraId="0CE19B4D" w14:textId="77777777">
      <w:pPr>
        <w:pStyle w:val="Code0"/>
        <w:spacing w:after="0"/>
      </w:pPr>
      <w:r>
        <w:t xml:space="preserve">        &lt;eventTime&gt;2026-02-20T08:00:00.000Z&lt;/eventTime&gt;</w:t>
      </w:r>
    </w:p>
    <w:p w:rsidR="00BE6FAB" w:rsidP="00BE6FAB" w:rsidRDefault="00BE6FAB" w14:paraId="460F9DFB" w14:textId="77777777">
      <w:pPr>
        <w:pStyle w:val="Code0"/>
        <w:spacing w:after="0"/>
      </w:pPr>
      <w:r>
        <w:t xml:space="preserve">        &lt;eventTimeZoneOffset&gt;+03:00&lt;/eventTimeZoneOffset&gt;</w:t>
      </w:r>
    </w:p>
    <w:p w:rsidR="00BE6FAB" w:rsidP="00BE6FAB" w:rsidRDefault="00BE6FAB" w14:paraId="602C8B2F" w14:textId="77777777">
      <w:pPr>
        <w:pStyle w:val="Code0"/>
        <w:spacing w:after="0"/>
      </w:pPr>
    </w:p>
    <w:p w:rsidR="00BE6FAB" w:rsidP="00BE6FAB" w:rsidRDefault="00BE6FAB" w14:paraId="27E48495" w14:textId="77777777">
      <w:pPr>
        <w:pStyle w:val="Code0"/>
        <w:spacing w:after="0"/>
      </w:pPr>
      <w:r>
        <w:t xml:space="preserve">        &lt;epcList&gt;</w:t>
      </w:r>
    </w:p>
    <w:p w:rsidR="00BE6FAB" w:rsidP="00BE6FAB" w:rsidRDefault="00BE6FAB" w14:paraId="04BF214C" w14:textId="77777777">
      <w:pPr>
        <w:pStyle w:val="Code0"/>
        <w:spacing w:after="0"/>
      </w:pPr>
      <w:r>
        <w:t xml:space="preserve">          &lt;epc&gt;urn:epc:id:</w:t>
      </w:r>
      <w:r w:rsidRPr="0093110E">
        <w:t>sgtin:0123456.305512.000000099</w:t>
      </w:r>
      <w:r>
        <w:t>&lt;/epc&gt;</w:t>
      </w:r>
    </w:p>
    <w:p w:rsidR="00BE6FAB" w:rsidP="00BE6FAB" w:rsidRDefault="00BE6FAB" w14:paraId="336D19EE" w14:textId="77777777">
      <w:pPr>
        <w:pStyle w:val="Code0"/>
        <w:spacing w:after="0"/>
      </w:pPr>
      <w:r>
        <w:t xml:space="preserve">        &lt;/epcList&gt;</w:t>
      </w:r>
    </w:p>
    <w:p w:rsidR="00BE6FAB" w:rsidP="00BE6FAB" w:rsidRDefault="00BE6FAB" w14:paraId="7B889793" w14:textId="77777777">
      <w:pPr>
        <w:pStyle w:val="Code0"/>
        <w:spacing w:after="0"/>
      </w:pPr>
    </w:p>
    <w:p w:rsidR="00BE6FAB" w:rsidP="00BE6FAB" w:rsidRDefault="00BE6FAB" w14:paraId="422BD39F" w14:textId="77777777">
      <w:pPr>
        <w:pStyle w:val="Code0"/>
        <w:spacing w:after="0"/>
      </w:pPr>
      <w:r>
        <w:t xml:space="preserve">        &lt;action&gt;OBSERVE&lt;/action&gt;</w:t>
      </w:r>
    </w:p>
    <w:p w:rsidR="00BE6FAB" w:rsidP="00BE6FAB" w:rsidRDefault="00BE6FAB" w14:paraId="26623FEC" w14:textId="77777777">
      <w:pPr>
        <w:pStyle w:val="Code0"/>
        <w:spacing w:after="0"/>
      </w:pPr>
      <w:r>
        <w:t xml:space="preserve">        &lt;bizStep&gt;urn:epcglobal:cbv:bizstep:inspecting&lt;/bizStep&gt;</w:t>
      </w:r>
    </w:p>
    <w:p w:rsidR="00BE6FAB" w:rsidP="00BE6FAB" w:rsidRDefault="00BE6FAB" w14:paraId="223B0D50" w14:textId="77777777">
      <w:pPr>
        <w:pStyle w:val="Code0"/>
        <w:spacing w:after="0"/>
      </w:pPr>
      <w:r>
        <w:t xml:space="preserve">        &lt;disposition&gt;urn:epcglobal:cbv:disp:damaged&lt;/disposition&gt;</w:t>
      </w:r>
    </w:p>
    <w:p w:rsidR="00BE6FAB" w:rsidP="00BE6FAB" w:rsidRDefault="00BE6FAB" w14:paraId="4E7A81F7" w14:textId="77777777">
      <w:pPr>
        <w:pStyle w:val="Code0"/>
        <w:spacing w:after="0"/>
      </w:pPr>
      <w:r>
        <w:t xml:space="preserve">        &lt;readPoint&gt;</w:t>
      </w:r>
    </w:p>
    <w:p w:rsidR="00BE6FAB" w:rsidP="00BE6FAB" w:rsidRDefault="00BE6FAB" w14:paraId="4CD8BAA5" w14:textId="77777777">
      <w:pPr>
        <w:pStyle w:val="Code0"/>
        <w:spacing w:after="0"/>
      </w:pPr>
      <w:r>
        <w:t xml:space="preserve">          &lt;id&gt;urn:epc:id:sgln:0123456.22222.0&lt;/id&gt;</w:t>
      </w:r>
    </w:p>
    <w:p w:rsidR="00BE6FAB" w:rsidP="00BE6FAB" w:rsidRDefault="00BE6FAB" w14:paraId="317D2495" w14:textId="77777777">
      <w:pPr>
        <w:pStyle w:val="Code0"/>
        <w:spacing w:after="0"/>
      </w:pPr>
      <w:r>
        <w:t xml:space="preserve">        &lt;/readPoint&gt;</w:t>
      </w:r>
    </w:p>
    <w:p w:rsidR="00BE6FAB" w:rsidP="00BE6FAB" w:rsidRDefault="00BE6FAB" w14:paraId="28F13D66" w14:textId="77777777">
      <w:pPr>
        <w:pStyle w:val="Code0"/>
        <w:spacing w:after="0"/>
      </w:pPr>
      <w:r>
        <w:t xml:space="preserve">        &lt;bizLocation&gt;</w:t>
      </w:r>
    </w:p>
    <w:p w:rsidR="00BE6FAB" w:rsidP="00BE6FAB" w:rsidRDefault="00BE6FAB" w14:paraId="49CD40A7" w14:textId="77777777">
      <w:pPr>
        <w:pStyle w:val="Code0"/>
        <w:spacing w:after="0"/>
      </w:pPr>
      <w:r>
        <w:t xml:space="preserve">          &lt;id&gt;urn:epc:id:sgln:0123456.22222.0&lt;/id&gt;</w:t>
      </w:r>
    </w:p>
    <w:p w:rsidR="00BE6FAB" w:rsidP="00BE6FAB" w:rsidRDefault="00BE6FAB" w14:paraId="62363543" w14:textId="77777777">
      <w:pPr>
        <w:pStyle w:val="Code0"/>
        <w:spacing w:after="0"/>
      </w:pPr>
      <w:r>
        <w:t xml:space="preserve">        &lt;/bizLocation&gt;</w:t>
      </w:r>
    </w:p>
    <w:p w:rsidR="00BE6FAB" w:rsidP="00BE6FAB" w:rsidRDefault="00BE6FAB" w14:paraId="54A62913" w14:textId="77777777">
      <w:pPr>
        <w:pStyle w:val="Code0"/>
        <w:spacing w:after="0"/>
      </w:pPr>
      <w:r>
        <w:t xml:space="preserve">        &lt;bizTransactionList&gt;</w:t>
      </w:r>
    </w:p>
    <w:p w:rsidR="00BE6FAB" w:rsidP="00BE6FAB" w:rsidRDefault="00BE6FAB" w14:paraId="0582A0A9" w14:textId="77777777">
      <w:pPr>
        <w:pStyle w:val="Code0"/>
        <w:spacing w:after="0"/>
      </w:pPr>
      <w:r>
        <w:t xml:space="preserve">          &lt;bizTransaction type="urn:epcglobal:cbv:btt:cert"&gt;</w:t>
      </w:r>
    </w:p>
    <w:p w:rsidR="00BE6FAB" w:rsidP="00BE6FAB" w:rsidRDefault="00BE6FAB" w14:paraId="7F5A364D" w14:textId="77777777">
      <w:pPr>
        <w:pStyle w:val="Code0"/>
        <w:spacing w:after="0"/>
      </w:pPr>
      <w:r>
        <w:t xml:space="preserve">            urn:epcglobal:cbv:bt:0123456:QUALITY-REPORT-2026-0142</w:t>
      </w:r>
    </w:p>
    <w:p w:rsidR="00BE6FAB" w:rsidP="00BE6FAB" w:rsidRDefault="00BE6FAB" w14:paraId="42E2300B" w14:textId="77777777">
      <w:pPr>
        <w:pStyle w:val="Code0"/>
        <w:spacing w:after="0"/>
      </w:pPr>
      <w:r>
        <w:t xml:space="preserve">          &lt;/bizTransaction&gt;</w:t>
      </w:r>
    </w:p>
    <w:p w:rsidR="00BE6FAB" w:rsidP="00BE6FAB" w:rsidRDefault="00BE6FAB" w14:paraId="7A59EA70" w14:textId="77777777">
      <w:pPr>
        <w:pStyle w:val="Code0"/>
        <w:spacing w:after="0"/>
      </w:pPr>
      <w:r>
        <w:t xml:space="preserve">        &lt;/bizTransactionList&gt;</w:t>
      </w:r>
    </w:p>
    <w:p w:rsidR="00BE6FAB" w:rsidP="00BE6FAB" w:rsidRDefault="00BE6FAB" w14:paraId="6683BFB9" w14:textId="77777777">
      <w:pPr>
        <w:pStyle w:val="Code0"/>
        <w:spacing w:after="0"/>
      </w:pPr>
      <w:r>
        <w:t xml:space="preserve">      &lt;/ObjectEvent&gt;</w:t>
      </w:r>
    </w:p>
    <w:p w:rsidR="00BE6FAB" w:rsidP="00BE6FAB" w:rsidRDefault="00BE6FAB" w14:paraId="675F11EB" w14:textId="77777777">
      <w:pPr>
        <w:pStyle w:val="Code0"/>
        <w:spacing w:after="0"/>
      </w:pPr>
      <w:r>
        <w:t xml:space="preserve">    &lt;/EventList&gt;</w:t>
      </w:r>
    </w:p>
    <w:p w:rsidR="00BE6FAB" w:rsidP="00BE6FAB" w:rsidRDefault="00BE6FAB" w14:paraId="453F4BEC" w14:textId="77777777">
      <w:pPr>
        <w:pStyle w:val="Code0"/>
        <w:spacing w:after="0"/>
      </w:pPr>
      <w:r>
        <w:t xml:space="preserve">  &lt;/EPCISBody&gt;</w:t>
      </w:r>
    </w:p>
    <w:p w:rsidR="00BE6FAB" w:rsidP="00BE6FAB" w:rsidRDefault="00BE6FAB" w14:paraId="285077A0" w14:textId="77777777">
      <w:pPr>
        <w:pStyle w:val="Code0"/>
        <w:spacing w:before="0" w:after="0"/>
      </w:pPr>
      <w:r>
        <w:t>&lt;/epcis:EPCISDocument&gt;</w:t>
      </w:r>
    </w:p>
    <w:p w:rsidR="00BE6FAB" w:rsidP="00BE6FAB" w:rsidRDefault="00BE6FAB" w14:paraId="3209F544" w14:textId="77777777">
      <w:pPr>
        <w:pStyle w:val="Code0"/>
        <w:spacing w:before="0" w:after="0"/>
      </w:pPr>
    </w:p>
    <w:p w:rsidR="00BE6FAB" w:rsidP="00BE6FAB" w:rsidRDefault="00BE6FAB" w14:paraId="4312F7C3" w14:textId="77777777">
      <w:pPr>
        <w:pStyle w:val="Code0"/>
        <w:spacing w:before="0" w:after="0"/>
      </w:pPr>
    </w:p>
    <w:p w:rsidRPr="006605FF" w:rsidR="00BE6FAB" w:rsidP="00BE6FAB" w:rsidRDefault="00BE6FAB" w14:paraId="49B7C74F" w14:textId="77777777">
      <w:pPr>
        <w:pStyle w:val="Heading4"/>
      </w:pPr>
      <w:r>
        <w:t xml:space="preserve"> JSON-LD</w:t>
      </w:r>
    </w:p>
    <w:p w:rsidR="00BE6FAB" w:rsidP="00BE6FAB" w:rsidRDefault="00BE6FAB" w14:paraId="2A6608E1" w14:textId="77777777">
      <w:pPr>
        <w:pStyle w:val="Code0"/>
        <w:spacing w:before="0" w:after="0"/>
      </w:pPr>
      <w:r>
        <w:t>{</w:t>
      </w:r>
    </w:p>
    <w:p w:rsidR="00BE6FAB" w:rsidP="00BE6FAB" w:rsidRDefault="00BE6FAB" w14:paraId="276F57C9" w14:textId="77777777">
      <w:pPr>
        <w:pStyle w:val="Code0"/>
        <w:spacing w:before="0" w:after="0"/>
      </w:pPr>
      <w:r>
        <w:t xml:space="preserve">  "@context": [</w:t>
      </w:r>
    </w:p>
    <w:p w:rsidR="00BE6FAB" w:rsidP="00BE6FAB" w:rsidRDefault="00BE6FAB" w14:paraId="75878EC3" w14:textId="77777777">
      <w:pPr>
        <w:pStyle w:val="Code0"/>
        <w:spacing w:before="0" w:after="0"/>
      </w:pPr>
      <w:r>
        <w:t xml:space="preserve">    "https://ref.gs1.org/standards/epcis/epcis-context.jsonld"</w:t>
      </w:r>
    </w:p>
    <w:p w:rsidR="00BE6FAB" w:rsidP="00BE6FAB" w:rsidRDefault="00BE6FAB" w14:paraId="6C7CB963" w14:textId="77777777">
      <w:pPr>
        <w:pStyle w:val="Code0"/>
        <w:spacing w:before="0" w:after="0"/>
      </w:pPr>
      <w:r>
        <w:t xml:space="preserve">  ],</w:t>
      </w:r>
    </w:p>
    <w:p w:rsidR="00BE6FAB" w:rsidP="00BE6FAB" w:rsidRDefault="00BE6FAB" w14:paraId="07E0F032" w14:textId="77777777">
      <w:pPr>
        <w:pStyle w:val="Code0"/>
        <w:spacing w:before="0" w:after="0"/>
      </w:pPr>
      <w:r>
        <w:t xml:space="preserve">  "type": "EPCISDocument",</w:t>
      </w:r>
    </w:p>
    <w:p w:rsidR="00BE6FAB" w:rsidP="00BE6FAB" w:rsidRDefault="00BE6FAB" w14:paraId="5B6B70EC" w14:textId="77777777">
      <w:pPr>
        <w:pStyle w:val="Code0"/>
        <w:spacing w:before="0" w:after="0"/>
      </w:pPr>
      <w:r>
        <w:t xml:space="preserve">  "schemaVersion": "2.0",</w:t>
      </w:r>
    </w:p>
    <w:p w:rsidR="00BE6FAB" w:rsidP="00BE6FAB" w:rsidRDefault="00BE6FAB" w14:paraId="43D807DE" w14:textId="77777777">
      <w:pPr>
        <w:pStyle w:val="Code0"/>
        <w:spacing w:before="0" w:after="0"/>
      </w:pPr>
      <w:r>
        <w:t xml:space="preserve">  "creationDate": "2026-02-20T08:00:00.000Z",</w:t>
      </w:r>
    </w:p>
    <w:p w:rsidR="00BE6FAB" w:rsidP="00BE6FAB" w:rsidRDefault="00BE6FAB" w14:paraId="51B2AC55" w14:textId="77777777">
      <w:pPr>
        <w:pStyle w:val="Code0"/>
        <w:spacing w:before="0" w:after="0"/>
      </w:pPr>
      <w:r>
        <w:t xml:space="preserve">  "epcisBody": {</w:t>
      </w:r>
    </w:p>
    <w:p w:rsidR="00BE6FAB" w:rsidP="00BE6FAB" w:rsidRDefault="00BE6FAB" w14:paraId="4E8A2D2B" w14:textId="77777777">
      <w:pPr>
        <w:pStyle w:val="Code0"/>
        <w:spacing w:before="0" w:after="0"/>
      </w:pPr>
      <w:r>
        <w:t xml:space="preserve">    "eventList": [</w:t>
      </w:r>
    </w:p>
    <w:p w:rsidR="00BE6FAB" w:rsidP="00BE6FAB" w:rsidRDefault="00BE6FAB" w14:paraId="25F3A0DE" w14:textId="77777777">
      <w:pPr>
        <w:pStyle w:val="Code0"/>
        <w:spacing w:before="0" w:after="0"/>
      </w:pPr>
      <w:r>
        <w:t xml:space="preserve">      {</w:t>
      </w:r>
    </w:p>
    <w:p w:rsidR="00BE6FAB" w:rsidP="00BE6FAB" w:rsidRDefault="00BE6FAB" w14:paraId="0E6F1AC0" w14:textId="77777777">
      <w:pPr>
        <w:pStyle w:val="Code0"/>
        <w:spacing w:before="0" w:after="0"/>
      </w:pPr>
      <w:r>
        <w:t xml:space="preserve">        "type": "ObjectEvent",</w:t>
      </w:r>
    </w:p>
    <w:p w:rsidR="00BE6FAB" w:rsidP="00BE6FAB" w:rsidRDefault="00BE6FAB" w14:paraId="5761F0C5" w14:textId="77777777">
      <w:pPr>
        <w:pStyle w:val="Code0"/>
        <w:spacing w:before="0" w:after="0"/>
      </w:pPr>
      <w:r>
        <w:t xml:space="preserve">        "eventID": "urn:uuid:9b2d6e5f-8e1f-4a36-9c6f-3f0d7c7b9c21",</w:t>
      </w:r>
    </w:p>
    <w:p w:rsidR="00BE6FAB" w:rsidP="00BE6FAB" w:rsidRDefault="00BE6FAB" w14:paraId="635E982C" w14:textId="77777777">
      <w:pPr>
        <w:pStyle w:val="Code0"/>
        <w:spacing w:before="0" w:after="0"/>
      </w:pPr>
      <w:r>
        <w:t xml:space="preserve">        "eventTime": "2026-02-20T08:00:00.000Z",</w:t>
      </w:r>
    </w:p>
    <w:p w:rsidR="00BE6FAB" w:rsidP="00BE6FAB" w:rsidRDefault="00BE6FAB" w14:paraId="3F00AB53" w14:textId="77777777">
      <w:pPr>
        <w:pStyle w:val="Code0"/>
        <w:spacing w:before="0" w:after="0"/>
      </w:pPr>
      <w:r>
        <w:t xml:space="preserve">        "eventTimeZoneOffset": "+03:00",</w:t>
      </w:r>
    </w:p>
    <w:p w:rsidR="00BE6FAB" w:rsidP="00BE6FAB" w:rsidRDefault="00BE6FAB" w14:paraId="17B952BE" w14:textId="77777777">
      <w:pPr>
        <w:pStyle w:val="Code0"/>
        <w:spacing w:before="0" w:after="0"/>
      </w:pPr>
      <w:r>
        <w:t xml:space="preserve">        "epcList": [</w:t>
      </w:r>
    </w:p>
    <w:p w:rsidR="00BE6FAB" w:rsidP="00BE6FAB" w:rsidRDefault="00BE6FAB" w14:paraId="3BA7F05B" w14:textId="77777777">
      <w:pPr>
        <w:pStyle w:val="Code0"/>
        <w:spacing w:before="0" w:after="0"/>
      </w:pPr>
      <w:r>
        <w:t xml:space="preserve">          "urn:epc:id:sgtin:0123456.305512.000000099"</w:t>
      </w:r>
    </w:p>
    <w:p w:rsidR="00BE6FAB" w:rsidP="00BE6FAB" w:rsidRDefault="00BE6FAB" w14:paraId="34BCA8C7" w14:textId="77777777">
      <w:pPr>
        <w:pStyle w:val="Code0"/>
        <w:spacing w:before="0" w:after="0"/>
      </w:pPr>
      <w:r>
        <w:t xml:space="preserve">        ],</w:t>
      </w:r>
    </w:p>
    <w:p w:rsidR="00BE6FAB" w:rsidP="00BE6FAB" w:rsidRDefault="00BE6FAB" w14:paraId="44A3AC57" w14:textId="77777777">
      <w:pPr>
        <w:pStyle w:val="Code0"/>
        <w:spacing w:before="0" w:after="0"/>
      </w:pPr>
      <w:r>
        <w:t xml:space="preserve">        "action": "OBSERVE",</w:t>
      </w:r>
    </w:p>
    <w:p w:rsidR="00BE6FAB" w:rsidP="00BE6FAB" w:rsidRDefault="00BE6FAB" w14:paraId="56175B79" w14:textId="77777777">
      <w:pPr>
        <w:pStyle w:val="Code0"/>
        <w:spacing w:before="0" w:after="0"/>
      </w:pPr>
      <w:r>
        <w:t xml:space="preserve">        "bizStep": "inspecting",</w:t>
      </w:r>
    </w:p>
    <w:p w:rsidR="00BE6FAB" w:rsidP="00BE6FAB" w:rsidRDefault="00BE6FAB" w14:paraId="591D10F0" w14:textId="77777777">
      <w:pPr>
        <w:pStyle w:val="Code0"/>
        <w:spacing w:before="0" w:after="0"/>
      </w:pPr>
      <w:r>
        <w:t xml:space="preserve">        "disposition": "damaged",</w:t>
      </w:r>
    </w:p>
    <w:p w:rsidR="00BE6FAB" w:rsidP="00BE6FAB" w:rsidRDefault="00BE6FAB" w14:paraId="4B1FBB2D" w14:textId="77777777">
      <w:pPr>
        <w:pStyle w:val="Code0"/>
        <w:spacing w:before="0" w:after="0"/>
      </w:pPr>
      <w:r>
        <w:t xml:space="preserve">        "readPoint": {</w:t>
      </w:r>
    </w:p>
    <w:p w:rsidR="00BE6FAB" w:rsidP="00BE6FAB" w:rsidRDefault="00BE6FAB" w14:paraId="1B5C8E15" w14:textId="77777777">
      <w:pPr>
        <w:pStyle w:val="Code0"/>
        <w:spacing w:before="0" w:after="0"/>
      </w:pPr>
      <w:r>
        <w:t xml:space="preserve">          "id": "urn:epc:id:sgln:0123456.22222.0"</w:t>
      </w:r>
    </w:p>
    <w:p w:rsidR="00BE6FAB" w:rsidP="00BE6FAB" w:rsidRDefault="00BE6FAB" w14:paraId="48C38236" w14:textId="77777777">
      <w:pPr>
        <w:pStyle w:val="Code0"/>
        <w:spacing w:before="0" w:after="0"/>
      </w:pPr>
      <w:r>
        <w:t xml:space="preserve">        },</w:t>
      </w:r>
    </w:p>
    <w:p w:rsidR="00BE6FAB" w:rsidP="00BE6FAB" w:rsidRDefault="00BE6FAB" w14:paraId="0F672F81" w14:textId="77777777">
      <w:pPr>
        <w:pStyle w:val="Code0"/>
        <w:spacing w:before="0" w:after="0"/>
      </w:pPr>
      <w:r>
        <w:t xml:space="preserve">        "bizLocation": {</w:t>
      </w:r>
    </w:p>
    <w:p w:rsidR="00BE6FAB" w:rsidP="00BE6FAB" w:rsidRDefault="00BE6FAB" w14:paraId="04963232" w14:textId="77777777">
      <w:pPr>
        <w:pStyle w:val="Code0"/>
        <w:spacing w:before="0" w:after="0"/>
      </w:pPr>
      <w:r>
        <w:t xml:space="preserve">          "id": "urn:epc:id:sgln:0123456.22222.0"</w:t>
      </w:r>
    </w:p>
    <w:p w:rsidR="00BE6FAB" w:rsidP="00BE6FAB" w:rsidRDefault="00BE6FAB" w14:paraId="111062D6" w14:textId="77777777">
      <w:pPr>
        <w:pStyle w:val="Code0"/>
        <w:spacing w:before="0" w:after="0"/>
      </w:pPr>
      <w:r>
        <w:t xml:space="preserve">        },</w:t>
      </w:r>
    </w:p>
    <w:p w:rsidR="00BE6FAB" w:rsidP="00BE6FAB" w:rsidRDefault="00BE6FAB" w14:paraId="3CAC67D6" w14:textId="77777777">
      <w:pPr>
        <w:pStyle w:val="Code0"/>
        <w:spacing w:before="0" w:after="0"/>
      </w:pPr>
      <w:r>
        <w:t xml:space="preserve">        "bizTransactionList": [</w:t>
      </w:r>
    </w:p>
    <w:p w:rsidR="00BE6FAB" w:rsidP="00BE6FAB" w:rsidRDefault="00BE6FAB" w14:paraId="3D184A25" w14:textId="77777777">
      <w:pPr>
        <w:pStyle w:val="Code0"/>
        <w:spacing w:before="0" w:after="0"/>
      </w:pPr>
      <w:r>
        <w:t xml:space="preserve">          {</w:t>
      </w:r>
    </w:p>
    <w:p w:rsidR="00BE6FAB" w:rsidP="00BE6FAB" w:rsidRDefault="00BE6FAB" w14:paraId="67E13944" w14:textId="77777777">
      <w:pPr>
        <w:pStyle w:val="Code0"/>
        <w:spacing w:before="0" w:after="0"/>
      </w:pPr>
      <w:r>
        <w:t xml:space="preserve">            "type": "cert",</w:t>
      </w:r>
    </w:p>
    <w:p w:rsidR="00BE6FAB" w:rsidP="00BE6FAB" w:rsidRDefault="00BE6FAB" w14:paraId="465EDF03" w14:textId="77777777">
      <w:pPr>
        <w:pStyle w:val="Code0"/>
        <w:spacing w:before="0" w:after="0"/>
      </w:pPr>
      <w:r>
        <w:t xml:space="preserve">            "bizTransaction": "urn:epcglobal:cbv:bt:0123456:QUALITY-REPORT-2026-0142"</w:t>
      </w:r>
    </w:p>
    <w:p w:rsidR="00BE6FAB" w:rsidP="00BE6FAB" w:rsidRDefault="00BE6FAB" w14:paraId="409E52DA" w14:textId="77777777">
      <w:pPr>
        <w:pStyle w:val="Code0"/>
        <w:spacing w:before="0" w:after="0"/>
      </w:pPr>
      <w:r>
        <w:t xml:space="preserve">          }</w:t>
      </w:r>
    </w:p>
    <w:p w:rsidR="00BE6FAB" w:rsidP="00BE6FAB" w:rsidRDefault="00BE6FAB" w14:paraId="14DD4A18" w14:textId="77777777">
      <w:pPr>
        <w:pStyle w:val="Code0"/>
        <w:spacing w:before="0" w:after="0"/>
      </w:pPr>
      <w:r>
        <w:t xml:space="preserve">        ]</w:t>
      </w:r>
    </w:p>
    <w:p w:rsidR="00BE6FAB" w:rsidP="00BE6FAB" w:rsidRDefault="00BE6FAB" w14:paraId="0870267B" w14:textId="77777777">
      <w:pPr>
        <w:pStyle w:val="Code0"/>
        <w:spacing w:before="0" w:after="0"/>
      </w:pPr>
      <w:r>
        <w:t xml:space="preserve">      }</w:t>
      </w:r>
    </w:p>
    <w:p w:rsidR="00BE6FAB" w:rsidP="00BE6FAB" w:rsidRDefault="00BE6FAB" w14:paraId="5180F328" w14:textId="77777777">
      <w:pPr>
        <w:pStyle w:val="Code0"/>
        <w:spacing w:before="0" w:after="0"/>
      </w:pPr>
      <w:r>
        <w:t xml:space="preserve">    ]</w:t>
      </w:r>
    </w:p>
    <w:p w:rsidR="00BE6FAB" w:rsidP="00BE6FAB" w:rsidRDefault="00BE6FAB" w14:paraId="5AFD2164" w14:textId="77777777">
      <w:pPr>
        <w:pStyle w:val="Code0"/>
        <w:spacing w:before="0" w:after="0"/>
      </w:pPr>
      <w:r>
        <w:t xml:space="preserve">  }</w:t>
      </w:r>
    </w:p>
    <w:p w:rsidR="00BE6FAB" w:rsidP="00BE6FAB" w:rsidRDefault="00BE6FAB" w14:paraId="3BF6EDB1" w14:textId="77777777">
      <w:pPr>
        <w:pStyle w:val="Code0"/>
        <w:spacing w:before="0" w:after="0"/>
      </w:pPr>
      <w:r>
        <w:t>}</w:t>
      </w:r>
    </w:p>
    <w:p w:rsidR="00BE6FAB" w:rsidP="00BE6FAB" w:rsidRDefault="00BE6FAB" w14:paraId="0B097C84" w14:textId="77777777">
      <w:pPr>
        <w:pStyle w:val="Code0"/>
        <w:spacing w:before="0" w:after="0"/>
      </w:pPr>
    </w:p>
    <w:p w:rsidR="00BE6FAB" w:rsidP="00BE6FAB" w:rsidRDefault="00BE6FAB" w14:paraId="05FA85EF" w14:textId="77777777">
      <w:pPr>
        <w:pStyle w:val="Code0"/>
        <w:spacing w:before="0" w:after="0"/>
      </w:pPr>
    </w:p>
    <w:p w:rsidRPr="00F3367D" w:rsidR="00BE6FAB" w:rsidP="00BE6FAB" w:rsidRDefault="00BE6FAB" w14:paraId="76F0DB37" w14:textId="77777777">
      <w:pPr>
        <w:pStyle w:val="Heading3"/>
      </w:pPr>
      <w:bookmarkStart w:name="_Toc229417844" w:id="55"/>
      <w:r>
        <w:t>4.4.2 Stolen &amp; Lost Events</w:t>
      </w:r>
      <w:bookmarkEnd w:id="55"/>
      <w:r>
        <w:t xml:space="preserve"> </w:t>
      </w:r>
    </w:p>
    <w:p w:rsidR="00BE6FAB" w:rsidP="00BE6FAB" w:rsidRDefault="00BE6FAB" w14:paraId="1116D26E" w14:textId="77777777">
      <w:pPr>
        <w:rPr>
          <w:rFonts w:ascii="Aptos" w:hAnsi="Aptos" w:eastAsia="Aptos" w:cs="Aptos"/>
        </w:rPr>
      </w:pPr>
      <w:r w:rsidRPr="25073798">
        <w:rPr>
          <w:rFonts w:ascii="Aptos" w:hAnsi="Aptos" w:eastAsia="Aptos" w:cs="Aptos"/>
        </w:rPr>
        <w:t>These events are used to remove products from the active supply chain when they are no longer available due to criminal activity or unexplained disappearance. Modeling these after international standards (Tatmeen), both events utilize the decommissioning business step to signify the end of the product's life cycle in the traceable supply chain</w:t>
      </w:r>
      <w:r>
        <w:br/>
      </w:r>
      <w:r>
        <w:br/>
      </w:r>
      <w:r w:rsidRPr="06F8B5FC">
        <w:rPr>
          <w:rStyle w:val="Heading4Char"/>
        </w:rPr>
        <w:t>4.4.2.1 Stolen Goods</w:t>
      </w:r>
    </w:p>
    <w:p w:rsidR="00BE6FAB" w:rsidP="00BE6FAB" w:rsidRDefault="00BE6FAB" w14:paraId="33938CC5" w14:textId="77777777">
      <w:pPr>
        <w:rPr>
          <w:rFonts w:ascii="Aptos" w:hAnsi="Aptos" w:eastAsia="Aptos" w:cs="Aptos"/>
        </w:rPr>
      </w:pPr>
      <w:r w:rsidRPr="013A5418">
        <w:rPr>
          <w:rFonts w:ascii="Aptos Display" w:hAnsi="Aptos Display" w:eastAsia="Aptos Display" w:cs="Aptos Display"/>
          <w:b/>
          <w:bCs/>
          <w:sz w:val="24"/>
          <w:szCs w:val="24"/>
        </w:rPr>
        <w:t>Purpose:</w:t>
      </w:r>
      <w:r w:rsidRPr="013A5418">
        <w:rPr>
          <w:rFonts w:ascii="Aptos Display" w:hAnsi="Aptos Display" w:eastAsia="Aptos Display" w:cs="Aptos Display"/>
          <w:sz w:val="24"/>
          <w:szCs w:val="24"/>
        </w:rPr>
        <w:t xml:space="preserve"> Report that one or more serialized units have been confirmed as stolen. This is a terminal state; stolen products cannot be re-introduced into the system.</w:t>
      </w:r>
    </w:p>
    <w:p w:rsidR="00BE6FAB" w:rsidP="00BE6FAB" w:rsidRDefault="00BE6FAB" w14:paraId="3E8C2DFE" w14:textId="77777777">
      <w:r w:rsidRPr="53AB4357">
        <w:rPr>
          <w:rFonts w:ascii="Aptos Display" w:hAnsi="Aptos Display" w:eastAsia="Aptos Display" w:cs="Aptos Display"/>
          <w:b/>
          <w:bCs/>
          <w:sz w:val="24"/>
          <w:szCs w:val="24"/>
        </w:rPr>
        <w:t>Mandatory Fields:</w:t>
      </w:r>
      <w:r w:rsidRPr="53AB4357">
        <w:rPr>
          <w:rFonts w:ascii="Aptos Display" w:hAnsi="Aptos Display" w:eastAsia="Aptos Display" w:cs="Aptos Display"/>
          <w:sz w:val="24"/>
          <w:szCs w:val="24"/>
        </w:rPr>
        <w:t xml:space="preserve"> eventID, eventTime, eventTimeZoneOffset, epcList, action, bizStep, disposition, readPoint, bizLocation, bizTransactionList</w:t>
      </w:r>
    </w:p>
    <w:p w:rsidR="00BE6FAB" w:rsidP="00BE6FAB" w:rsidRDefault="00BE6FAB" w14:paraId="22CD4D9B" w14:textId="77777777">
      <w:pPr>
        <w:spacing w:before="240" w:after="240"/>
      </w:pPr>
      <w:r w:rsidRPr="013A5418">
        <w:rPr>
          <w:rFonts w:ascii="Aptos Display" w:hAnsi="Aptos Display" w:eastAsia="Aptos Display" w:cs="Aptos Display"/>
          <w:b/>
          <w:bCs/>
          <w:sz w:val="24"/>
          <w:szCs w:val="24"/>
        </w:rPr>
        <w:t>Rules for Stolen Events:</w:t>
      </w:r>
    </w:p>
    <w:p w:rsidR="00BE6FAB" w:rsidP="00BE6FAB" w:rsidRDefault="00BE6FAB" w14:paraId="3926EF1A" w14:textId="77777777">
      <w:pPr>
        <w:pStyle w:val="ListParagraph"/>
        <w:numPr>
          <w:ilvl w:val="0"/>
          <w:numId w:val="31"/>
        </w:numPr>
        <w:spacing w:before="240" w:after="240"/>
        <w:rPr>
          <w:rFonts w:ascii="Aptos Display" w:hAnsi="Aptos Display" w:eastAsia="Aptos Display" w:cs="Aptos Display"/>
          <w:sz w:val="24"/>
          <w:szCs w:val="24"/>
        </w:rPr>
      </w:pPr>
      <w:r w:rsidRPr="0E18D859">
        <w:rPr>
          <w:rFonts w:ascii="Aptos Display" w:hAnsi="Aptos Display" w:eastAsia="Aptos Display" w:cs="Aptos Display"/>
          <w:sz w:val="24"/>
          <w:szCs w:val="24"/>
        </w:rPr>
        <w:t>Action:</w:t>
      </w:r>
      <w:r w:rsidRPr="013A5418">
        <w:rPr>
          <w:rFonts w:ascii="Aptos Display" w:hAnsi="Aptos Display" w:eastAsia="Aptos Display" w:cs="Aptos Display"/>
          <w:sz w:val="24"/>
          <w:szCs w:val="24"/>
        </w:rPr>
        <w:t xml:space="preserve"> Must be OBSERVE.</w:t>
      </w:r>
    </w:p>
    <w:p w:rsidR="00BE6FAB" w:rsidP="00BE6FAB" w:rsidRDefault="00BE6FAB" w14:paraId="25AF9057" w14:textId="6B94111F">
      <w:pPr>
        <w:pStyle w:val="ListParagraph"/>
        <w:numPr>
          <w:ilvl w:val="0"/>
          <w:numId w:val="31"/>
        </w:numPr>
        <w:spacing w:before="240" w:after="240"/>
        <w:rPr>
          <w:rFonts w:ascii="Aptos Display" w:hAnsi="Aptos Display" w:eastAsia="Aptos Display" w:cs="Aptos Display"/>
          <w:sz w:val="24"/>
          <w:szCs w:val="24"/>
        </w:rPr>
      </w:pPr>
      <w:r w:rsidRPr="05C4E276">
        <w:rPr>
          <w:rFonts w:ascii="Aptos Display" w:hAnsi="Aptos Display" w:eastAsia="Aptos Display" w:cs="Aptos Display"/>
          <w:sz w:val="24"/>
          <w:szCs w:val="24"/>
        </w:rPr>
        <w:t>Business Step: Must be urn:epcglobal:cbv:bizstep:decommissioning</w:t>
      </w:r>
      <w:r w:rsidRPr="05C4E276" w:rsidR="008918A0">
        <w:rPr>
          <w:rFonts w:ascii="Aptos Display" w:hAnsi="Aptos Display" w:eastAsia="Aptos Display" w:cs="Aptos Display"/>
          <w:sz w:val="24"/>
          <w:szCs w:val="24"/>
        </w:rPr>
        <w:t xml:space="preserve"> </w:t>
      </w:r>
      <w:r w:rsidRPr="05C4E276" w:rsidR="79168C7E">
        <w:rPr>
          <w:rFonts w:ascii="Aptos Display" w:hAnsi="Aptos Display" w:eastAsia="Aptos Display" w:cs="Aptos Display"/>
          <w:sz w:val="24"/>
          <w:szCs w:val="24"/>
        </w:rPr>
        <w:t>(for XML 1.2)</w:t>
      </w:r>
      <w:r w:rsidRPr="05C4E276" w:rsidR="008918A0">
        <w:rPr>
          <w:rFonts w:ascii="Aptos Display" w:hAnsi="Aptos Display" w:eastAsia="Aptos Display" w:cs="Aptos Display"/>
          <w:sz w:val="24"/>
          <w:szCs w:val="24"/>
        </w:rPr>
        <w:t xml:space="preserve"> or decommissioning</w:t>
      </w:r>
      <w:r w:rsidRPr="05C4E276" w:rsidR="3F96CF1A">
        <w:rPr>
          <w:rFonts w:ascii="Aptos Display" w:hAnsi="Aptos Display" w:eastAsia="Aptos Display" w:cs="Aptos Display"/>
          <w:sz w:val="24"/>
          <w:szCs w:val="24"/>
        </w:rPr>
        <w:t>(for JSON -LD 2.0)</w:t>
      </w:r>
      <w:r w:rsidRPr="05C4E276">
        <w:rPr>
          <w:rFonts w:ascii="Aptos Display" w:hAnsi="Aptos Display" w:eastAsia="Aptos Display" w:cs="Aptos Display"/>
          <w:sz w:val="24"/>
          <w:szCs w:val="24"/>
        </w:rPr>
        <w:t>.</w:t>
      </w:r>
    </w:p>
    <w:p w:rsidR="008918A0" w:rsidP="008918A0" w:rsidRDefault="00BE6FAB" w14:paraId="031F8CCB" w14:textId="5D7E97DB">
      <w:pPr>
        <w:pStyle w:val="ListParagraph"/>
        <w:numPr>
          <w:ilvl w:val="0"/>
          <w:numId w:val="31"/>
        </w:numPr>
        <w:spacing w:before="240" w:after="240"/>
        <w:rPr>
          <w:rFonts w:ascii="Aptos Display" w:hAnsi="Aptos Display" w:eastAsia="Aptos Display" w:cs="Aptos Display"/>
          <w:sz w:val="24"/>
          <w:szCs w:val="24"/>
        </w:rPr>
      </w:pPr>
      <w:r w:rsidRPr="05C4E276">
        <w:rPr>
          <w:rFonts w:ascii="Aptos Display" w:hAnsi="Aptos Display" w:eastAsia="Aptos Display" w:cs="Aptos Display"/>
          <w:sz w:val="24"/>
          <w:szCs w:val="24"/>
        </w:rPr>
        <w:t>Disposition: Must be the standard CBV term urn:epcglobal:cbv:disp:stolen</w:t>
      </w:r>
      <w:r w:rsidRPr="05C4E276" w:rsidR="008918A0">
        <w:rPr>
          <w:rFonts w:ascii="Aptos Display" w:hAnsi="Aptos Display" w:eastAsia="Aptos Display" w:cs="Aptos Display"/>
          <w:sz w:val="24"/>
          <w:szCs w:val="24"/>
        </w:rPr>
        <w:t xml:space="preserve"> or </w:t>
      </w:r>
      <w:r w:rsidRPr="05C4E276" w:rsidR="79168C7E">
        <w:rPr>
          <w:rFonts w:ascii="Aptos Display" w:hAnsi="Aptos Display" w:eastAsia="Aptos Display" w:cs="Aptos Display"/>
          <w:sz w:val="24"/>
          <w:szCs w:val="24"/>
        </w:rPr>
        <w:t>(for XML 1.2)</w:t>
      </w:r>
      <w:r w:rsidRPr="05C4E276" w:rsidR="008918A0">
        <w:rPr>
          <w:rFonts w:ascii="Aptos Display" w:hAnsi="Aptos Display" w:eastAsia="Aptos Display" w:cs="Aptos Display"/>
          <w:sz w:val="24"/>
          <w:szCs w:val="24"/>
        </w:rPr>
        <w:t xml:space="preserve"> or stolen </w:t>
      </w:r>
      <w:r w:rsidRPr="05C4E276" w:rsidR="3F96CF1A">
        <w:rPr>
          <w:rFonts w:ascii="Aptos Display" w:hAnsi="Aptos Display" w:eastAsia="Aptos Display" w:cs="Aptos Display"/>
          <w:sz w:val="24"/>
          <w:szCs w:val="24"/>
        </w:rPr>
        <w:t>(for JSON -LD 2.0)</w:t>
      </w:r>
      <w:r w:rsidRPr="05C4E276" w:rsidR="008918A0">
        <w:rPr>
          <w:rFonts w:ascii="Aptos Display" w:hAnsi="Aptos Display" w:eastAsia="Aptos Display" w:cs="Aptos Display"/>
          <w:sz w:val="24"/>
          <w:szCs w:val="24"/>
        </w:rPr>
        <w:t>.</w:t>
      </w:r>
    </w:p>
    <w:p w:rsidRPr="00B70FE2" w:rsidR="00BE6FAB" w:rsidP="00BE6FAB" w:rsidRDefault="00BE6FAB" w14:paraId="69FE8C08" w14:textId="77777777">
      <w:pPr>
        <w:pStyle w:val="ListParagraph"/>
        <w:numPr>
          <w:ilvl w:val="0"/>
          <w:numId w:val="31"/>
        </w:numPr>
        <w:spacing w:before="240" w:after="240"/>
        <w:rPr>
          <w:rFonts w:ascii="Aptos Display" w:hAnsi="Aptos Display" w:eastAsia="Aptos Display" w:cs="Aptos Display"/>
          <w:sz w:val="24"/>
          <w:szCs w:val="24"/>
        </w:rPr>
      </w:pPr>
      <w:r w:rsidRPr="0E18D859">
        <w:rPr>
          <w:rFonts w:ascii="Aptos Display" w:hAnsi="Aptos Display" w:eastAsia="Aptos Display" w:cs="Aptos Display"/>
          <w:sz w:val="24"/>
          <w:szCs w:val="24"/>
        </w:rPr>
        <w:t>Event Level:</w:t>
      </w:r>
      <w:r w:rsidRPr="013A5418">
        <w:rPr>
          <w:rFonts w:ascii="Aptos Display" w:hAnsi="Aptos Display" w:eastAsia="Aptos Display" w:cs="Aptos Display"/>
          <w:sz w:val="24"/>
          <w:szCs w:val="24"/>
        </w:rPr>
        <w:t xml:space="preserve"> Can be reported at the SGTIN (unit) or SSCC (aggregated) level</w:t>
      </w:r>
      <w:r w:rsidRPr="7D0A9E14">
        <w:rPr>
          <w:rFonts w:ascii="Aptos Display" w:hAnsi="Aptos Display" w:eastAsia="Aptos Display" w:cs="Aptos Display"/>
          <w:sz w:val="24"/>
          <w:szCs w:val="24"/>
        </w:rPr>
        <w:t>.</w:t>
      </w:r>
    </w:p>
    <w:p w:rsidRPr="00CE6BD9" w:rsidR="00BE6FAB" w:rsidP="00BE6FAB" w:rsidRDefault="00BE6FAB" w14:paraId="654EF9C1" w14:textId="77777777">
      <w:pPr>
        <w:pStyle w:val="Heading4"/>
      </w:pPr>
      <w:r w:rsidRPr="00CE6BD9">
        <w:t xml:space="preserve">EPCIS 1.2 XML </w:t>
      </w:r>
      <w:r>
        <w:t xml:space="preserve">– Stolen </w:t>
      </w:r>
    </w:p>
    <w:p w:rsidR="00BE6FAB" w:rsidP="00BE6FAB" w:rsidRDefault="00BE6FAB" w14:paraId="21D03BB4" w14:textId="77777777">
      <w:pPr>
        <w:pStyle w:val="Code0"/>
        <w:spacing w:before="0" w:after="0"/>
      </w:pPr>
      <w:r>
        <w:t>&lt;?xml version="1.0" encoding="UTF-8"?&gt;</w:t>
      </w:r>
    </w:p>
    <w:p w:rsidR="00BE6FAB" w:rsidP="00BE6FAB" w:rsidRDefault="00BE6FAB" w14:paraId="4C8F3305" w14:textId="77777777">
      <w:pPr>
        <w:pStyle w:val="Code0"/>
        <w:spacing w:before="0" w:after="0"/>
      </w:pPr>
      <w:r>
        <w:t xml:space="preserve">&lt;epcis:EPCISDocument </w:t>
      </w:r>
    </w:p>
    <w:p w:rsidR="00BE6FAB" w:rsidP="00BE6FAB" w:rsidRDefault="00BE6FAB" w14:paraId="2CA51D5C" w14:textId="77777777">
      <w:pPr>
        <w:pStyle w:val="Code0"/>
        <w:spacing w:before="0" w:after="0"/>
      </w:pPr>
      <w:r>
        <w:t xml:space="preserve">    xmlns:epcis="urn:epcglobal:epcis:xsd:1"  </w:t>
      </w:r>
    </w:p>
    <w:p w:rsidR="00BE6FAB" w:rsidP="00BE6FAB" w:rsidRDefault="00BE6FAB" w14:paraId="55642464" w14:textId="77777777">
      <w:pPr>
        <w:pStyle w:val="Code0"/>
        <w:spacing w:before="0" w:after="0"/>
      </w:pPr>
      <w:r>
        <w:t xml:space="preserve">    schemaVersion="1.2" </w:t>
      </w:r>
    </w:p>
    <w:p w:rsidR="00BE6FAB" w:rsidP="00BE6FAB" w:rsidRDefault="00BE6FAB" w14:paraId="7DD50596" w14:textId="77777777">
      <w:pPr>
        <w:pStyle w:val="Code0"/>
        <w:spacing w:before="0" w:after="0"/>
      </w:pPr>
      <w:r>
        <w:t xml:space="preserve">    creationDate="2026-02-24T08:01:30.000Z"&gt;</w:t>
      </w:r>
    </w:p>
    <w:p w:rsidR="00BE6FAB" w:rsidP="00BE6FAB" w:rsidRDefault="00BE6FAB" w14:paraId="704455F5" w14:textId="77777777">
      <w:pPr>
        <w:pStyle w:val="Code0"/>
        <w:spacing w:before="0" w:after="0"/>
      </w:pPr>
      <w:r>
        <w:t xml:space="preserve">  &lt;EPCISBody&gt;</w:t>
      </w:r>
    </w:p>
    <w:p w:rsidR="00BE6FAB" w:rsidP="00BE6FAB" w:rsidRDefault="00BE6FAB" w14:paraId="08A28B9F" w14:textId="77777777">
      <w:pPr>
        <w:pStyle w:val="Code0"/>
        <w:spacing w:before="0" w:after="0"/>
      </w:pPr>
      <w:r>
        <w:t xml:space="preserve">    &lt;EventList&gt;</w:t>
      </w:r>
    </w:p>
    <w:p w:rsidR="00BE6FAB" w:rsidP="00BE6FAB" w:rsidRDefault="00BE6FAB" w14:paraId="5ED310BA" w14:textId="77777777">
      <w:pPr>
        <w:pStyle w:val="Code0"/>
        <w:spacing w:before="0" w:after="0"/>
      </w:pPr>
      <w:r>
        <w:t xml:space="preserve">      &lt;ObjectEvent&gt;</w:t>
      </w:r>
    </w:p>
    <w:p w:rsidR="00BE6FAB" w:rsidP="00BE6FAB" w:rsidRDefault="00BE6FAB" w14:paraId="623591BA" w14:textId="77777777">
      <w:pPr>
        <w:pStyle w:val="Code0"/>
        <w:spacing w:before="0" w:after="0"/>
      </w:pPr>
      <w:r>
        <w:t xml:space="preserve">        &lt;eventID&gt;urn:uuid:b123cdb2-0a6a-4400-9389-8a71dae6626e&lt;/eventID&gt;</w:t>
      </w:r>
    </w:p>
    <w:p w:rsidR="00BE6FAB" w:rsidP="00BE6FAB" w:rsidRDefault="00BE6FAB" w14:paraId="3C246476" w14:textId="77777777">
      <w:pPr>
        <w:pStyle w:val="Code0"/>
        <w:spacing w:before="0" w:after="0"/>
      </w:pPr>
      <w:r>
        <w:t xml:space="preserve">        &lt;eventTime&gt;2026-02-24T08:01:30.000Z&lt;/eventTime&gt;</w:t>
      </w:r>
    </w:p>
    <w:p w:rsidR="00BE6FAB" w:rsidP="00BE6FAB" w:rsidRDefault="00BE6FAB" w14:paraId="5B2EDF2D" w14:textId="77777777">
      <w:pPr>
        <w:pStyle w:val="Code0"/>
        <w:spacing w:before="0" w:after="0"/>
      </w:pPr>
      <w:r>
        <w:t xml:space="preserve">        &lt;eventTimeZoneOffset&gt;+03:00&lt;/eventTimeZoneOffset&gt;</w:t>
      </w:r>
    </w:p>
    <w:p w:rsidR="00BE6FAB" w:rsidP="00BE6FAB" w:rsidRDefault="00BE6FAB" w14:paraId="3034B929" w14:textId="77777777">
      <w:pPr>
        <w:pStyle w:val="Code0"/>
        <w:spacing w:before="0" w:after="0"/>
      </w:pPr>
      <w:r>
        <w:t xml:space="preserve">        &lt;epcList&gt;</w:t>
      </w:r>
    </w:p>
    <w:p w:rsidR="00BE6FAB" w:rsidP="00BE6FAB" w:rsidRDefault="00BE6FAB" w14:paraId="71B01E60" w14:textId="77777777">
      <w:pPr>
        <w:pStyle w:val="Code0"/>
        <w:spacing w:before="0" w:after="0"/>
      </w:pPr>
      <w:r>
        <w:t xml:space="preserve">          &lt;epc&gt;urn:epc:id:sgtin:0123456.305512.000000001&lt;/epc&gt;</w:t>
      </w:r>
    </w:p>
    <w:p w:rsidR="00BE6FAB" w:rsidP="00BE6FAB" w:rsidRDefault="00BE6FAB" w14:paraId="0C8A49D4" w14:textId="77777777">
      <w:pPr>
        <w:pStyle w:val="Code0"/>
        <w:spacing w:before="0" w:after="0"/>
      </w:pPr>
      <w:r>
        <w:t xml:space="preserve">        &lt;/epcList&gt;</w:t>
      </w:r>
    </w:p>
    <w:p w:rsidR="00BE6FAB" w:rsidP="00BE6FAB" w:rsidRDefault="00BE6FAB" w14:paraId="303F14B8" w14:textId="77777777">
      <w:pPr>
        <w:pStyle w:val="Code0"/>
        <w:spacing w:before="0" w:after="0"/>
      </w:pPr>
      <w:r>
        <w:t xml:space="preserve">        &lt;action&gt;OBSERVE&lt;/action&gt;</w:t>
      </w:r>
    </w:p>
    <w:p w:rsidR="00BE6FAB" w:rsidP="00BE6FAB" w:rsidRDefault="00BE6FAB" w14:paraId="7F0AB45A" w14:textId="77777777">
      <w:pPr>
        <w:pStyle w:val="Code0"/>
        <w:spacing w:before="0" w:after="0"/>
      </w:pPr>
      <w:r>
        <w:t xml:space="preserve">        &lt;bizStep&gt;urn:epcglobal:cbv:bizstep:decommissioning&lt;/bizStep&gt;</w:t>
      </w:r>
    </w:p>
    <w:p w:rsidR="00BE6FAB" w:rsidP="00BE6FAB" w:rsidRDefault="00BE6FAB" w14:paraId="58B5D4E8" w14:textId="77777777">
      <w:pPr>
        <w:pStyle w:val="Code0"/>
        <w:spacing w:before="0" w:after="0"/>
      </w:pPr>
      <w:r>
        <w:t xml:space="preserve">        &lt;disposition&gt;urn:epcglobal:cbv:disp:stolen&lt;/disposition&gt;</w:t>
      </w:r>
    </w:p>
    <w:p w:rsidR="00BE6FAB" w:rsidP="00BE6FAB" w:rsidRDefault="00BE6FAB" w14:paraId="52B5BDFE" w14:textId="77777777">
      <w:pPr>
        <w:pStyle w:val="Code0"/>
        <w:spacing w:before="0" w:after="0"/>
      </w:pPr>
      <w:r>
        <w:t xml:space="preserve">        &lt;readPoint&gt;&lt;id&gt;urn:epc:id:sgln:0123456.22222.0&lt;/id&gt;&lt;/readPoint&gt;</w:t>
      </w:r>
    </w:p>
    <w:p w:rsidR="00BE6FAB" w:rsidP="00BE6FAB" w:rsidRDefault="00BE6FAB" w14:paraId="2146A0D4" w14:textId="77777777">
      <w:pPr>
        <w:pStyle w:val="Code0"/>
        <w:spacing w:before="0" w:after="0"/>
      </w:pPr>
      <w:r>
        <w:t xml:space="preserve">        &lt;bizLocation&gt;&lt;id&gt;urn:epc:id:sgln:0123456.22222.0&lt;/id&gt;&lt;/bizLocation&gt;</w:t>
      </w:r>
    </w:p>
    <w:p w:rsidR="00BE6FAB" w:rsidP="00BE6FAB" w:rsidRDefault="00BE6FAB" w14:paraId="2D94998B" w14:textId="77777777">
      <w:pPr>
        <w:pStyle w:val="Code0"/>
        <w:spacing w:before="0" w:after="0"/>
      </w:pPr>
      <w:r>
        <w:t xml:space="preserve">        &lt;bizTransactionList&gt;   </w:t>
      </w:r>
    </w:p>
    <w:p w:rsidR="00BE6FAB" w:rsidP="00BE6FAB" w:rsidRDefault="00BE6FAB" w14:paraId="38D329A3" w14:textId="77777777">
      <w:pPr>
        <w:pStyle w:val="Code0"/>
        <w:spacing w:before="0" w:after="0"/>
      </w:pPr>
      <w:r>
        <w:t>&lt;bizTransaction type="urn:epcglobal:cbv:btt:cert"&gt;</w:t>
      </w:r>
      <w:r w:rsidRPr="74B80B11">
        <w:t>urn:epc:id:gdti:4012345.99999.RN-2026-0007</w:t>
      </w:r>
      <w:r>
        <w:br/>
      </w:r>
      <w:r>
        <w:tab/>
      </w:r>
      <w:r>
        <w:t xml:space="preserve">   &lt;/bizTransaction&gt;</w:t>
      </w:r>
    </w:p>
    <w:p w:rsidR="00BE6FAB" w:rsidP="00BE6FAB" w:rsidRDefault="00BE6FAB" w14:paraId="17F11847" w14:textId="77777777">
      <w:pPr>
        <w:pStyle w:val="Code0"/>
        <w:spacing w:before="0" w:after="0"/>
      </w:pPr>
      <w:r>
        <w:t xml:space="preserve">        &lt;/bizTransactionList&gt;</w:t>
      </w:r>
    </w:p>
    <w:p w:rsidR="00BE6FAB" w:rsidP="00BE6FAB" w:rsidRDefault="00BE6FAB" w14:paraId="173D08E7" w14:textId="77777777">
      <w:pPr>
        <w:pStyle w:val="Code0"/>
        <w:spacing w:before="0" w:after="0"/>
      </w:pPr>
      <w:r>
        <w:t xml:space="preserve">      &lt;/ObjectEvent&gt;</w:t>
      </w:r>
    </w:p>
    <w:p w:rsidR="00BE6FAB" w:rsidP="00BE6FAB" w:rsidRDefault="00BE6FAB" w14:paraId="1B8B46BC" w14:textId="77777777">
      <w:pPr>
        <w:pStyle w:val="Code0"/>
        <w:spacing w:before="0" w:after="0"/>
      </w:pPr>
      <w:r>
        <w:t xml:space="preserve">    &lt;/EventList&gt;</w:t>
      </w:r>
    </w:p>
    <w:p w:rsidR="00BE6FAB" w:rsidP="00BE6FAB" w:rsidRDefault="00BE6FAB" w14:paraId="49255258" w14:textId="77777777">
      <w:pPr>
        <w:pStyle w:val="Code0"/>
        <w:spacing w:before="0" w:after="0"/>
      </w:pPr>
      <w:r>
        <w:t xml:space="preserve">  &lt;/EPCISBody&gt;</w:t>
      </w:r>
    </w:p>
    <w:p w:rsidR="00BE6FAB" w:rsidP="00BE6FAB" w:rsidRDefault="00BE6FAB" w14:paraId="37D4CEB7" w14:textId="77777777">
      <w:pPr>
        <w:pStyle w:val="Code0"/>
        <w:spacing w:before="0" w:after="0"/>
      </w:pPr>
      <w:r>
        <w:t>&lt;/epcis:EPCISDocument&gt;</w:t>
      </w:r>
    </w:p>
    <w:p w:rsidR="00BE6FAB" w:rsidP="00BE6FAB" w:rsidRDefault="00BE6FAB" w14:paraId="7A0B06A9" w14:textId="77777777">
      <w:pPr>
        <w:pStyle w:val="Code0"/>
        <w:spacing w:before="0" w:after="0"/>
      </w:pPr>
    </w:p>
    <w:p w:rsidRPr="00CE6BD9" w:rsidR="00BE6FAB" w:rsidP="00BE6FAB" w:rsidRDefault="00BE6FAB" w14:paraId="140B8CD7" w14:textId="77777777">
      <w:pPr>
        <w:pStyle w:val="Heading4"/>
      </w:pPr>
      <w:r>
        <w:t>EPCIS 2.0 JSON-LD – Stolen</w:t>
      </w:r>
    </w:p>
    <w:p w:rsidR="00BE6FAB" w:rsidP="00BE6FAB" w:rsidRDefault="00BE6FAB" w14:paraId="1A26C8EF" w14:textId="77777777">
      <w:pPr>
        <w:pStyle w:val="Code0"/>
        <w:spacing w:before="0" w:after="0"/>
      </w:pPr>
      <w:r>
        <w:t>{</w:t>
      </w:r>
    </w:p>
    <w:p w:rsidR="00BE6FAB" w:rsidP="00BE6FAB" w:rsidRDefault="00BE6FAB" w14:paraId="5CF72E79" w14:textId="77777777">
      <w:pPr>
        <w:pStyle w:val="Code0"/>
        <w:spacing w:before="0" w:after="0"/>
      </w:pPr>
      <w:r>
        <w:t xml:space="preserve">  "@context": [</w:t>
      </w:r>
    </w:p>
    <w:p w:rsidR="00BE6FAB" w:rsidP="00BE6FAB" w:rsidRDefault="00BE6FAB" w14:paraId="11BEB3E6" w14:textId="77777777">
      <w:pPr>
        <w:pStyle w:val="Code0"/>
        <w:spacing w:before="0" w:after="0"/>
      </w:pPr>
      <w:r>
        <w:t xml:space="preserve">    "https://ref.gs1.org/standards/epcis/epcis-context.jsonld"</w:t>
      </w:r>
    </w:p>
    <w:p w:rsidR="00BE6FAB" w:rsidP="00BE6FAB" w:rsidRDefault="00BE6FAB" w14:paraId="5C082D29" w14:textId="77777777">
      <w:pPr>
        <w:pStyle w:val="Code0"/>
        <w:spacing w:before="0" w:after="0"/>
      </w:pPr>
      <w:r>
        <w:t xml:space="preserve">  ],</w:t>
      </w:r>
    </w:p>
    <w:p w:rsidR="00BE6FAB" w:rsidP="00BE6FAB" w:rsidRDefault="00BE6FAB" w14:paraId="40B956FC" w14:textId="77777777">
      <w:pPr>
        <w:pStyle w:val="Code0"/>
        <w:spacing w:before="0" w:after="0"/>
      </w:pPr>
      <w:r>
        <w:t xml:space="preserve">  "type": "EPCISDocument",</w:t>
      </w:r>
    </w:p>
    <w:p w:rsidR="00BE6FAB" w:rsidP="00BE6FAB" w:rsidRDefault="00BE6FAB" w14:paraId="214ADA44" w14:textId="77777777">
      <w:pPr>
        <w:pStyle w:val="Code0"/>
        <w:spacing w:before="0" w:after="0"/>
      </w:pPr>
      <w:r>
        <w:t xml:space="preserve">  "schemaVersion": "2.0",</w:t>
      </w:r>
    </w:p>
    <w:p w:rsidR="00BE6FAB" w:rsidP="00BE6FAB" w:rsidRDefault="00BE6FAB" w14:paraId="4FA41893" w14:textId="77777777">
      <w:pPr>
        <w:pStyle w:val="Code0"/>
        <w:spacing w:before="0" w:after="0"/>
      </w:pPr>
      <w:r>
        <w:t xml:space="preserve">  "creationDate": "2026-02-24T08:01:30.000Z",</w:t>
      </w:r>
    </w:p>
    <w:p w:rsidR="00BE6FAB" w:rsidP="00BE6FAB" w:rsidRDefault="00BE6FAB" w14:paraId="654FB03E" w14:textId="77777777">
      <w:pPr>
        <w:pStyle w:val="Code0"/>
        <w:spacing w:before="0" w:after="0"/>
      </w:pPr>
      <w:r>
        <w:t xml:space="preserve">  "epcisBody": {</w:t>
      </w:r>
    </w:p>
    <w:p w:rsidR="00BE6FAB" w:rsidP="00BE6FAB" w:rsidRDefault="00BE6FAB" w14:paraId="3D29297E" w14:textId="77777777">
      <w:pPr>
        <w:pStyle w:val="Code0"/>
        <w:spacing w:before="0" w:after="0"/>
      </w:pPr>
      <w:r>
        <w:t xml:space="preserve">    "eventList": [</w:t>
      </w:r>
    </w:p>
    <w:p w:rsidR="00BE6FAB" w:rsidP="00BE6FAB" w:rsidRDefault="00BE6FAB" w14:paraId="6F29A0FC" w14:textId="77777777">
      <w:pPr>
        <w:pStyle w:val="Code0"/>
        <w:spacing w:before="0" w:after="0"/>
      </w:pPr>
      <w:r>
        <w:t xml:space="preserve">      {</w:t>
      </w:r>
    </w:p>
    <w:p w:rsidR="00BE6FAB" w:rsidP="00BE6FAB" w:rsidRDefault="00BE6FAB" w14:paraId="2B11D810" w14:textId="77777777">
      <w:pPr>
        <w:pStyle w:val="Code0"/>
        <w:spacing w:before="0" w:after="0"/>
      </w:pPr>
      <w:r>
        <w:t xml:space="preserve">        "type": "ObjectEvent",</w:t>
      </w:r>
    </w:p>
    <w:p w:rsidRPr="00FE44ED" w:rsidR="00BE6FAB" w:rsidP="00BE6FAB" w:rsidRDefault="00BE6FAB" w14:paraId="669AA2AB" w14:textId="77777777">
      <w:pPr>
        <w:pStyle w:val="Code0"/>
        <w:spacing w:before="0" w:after="0"/>
      </w:pPr>
      <w:r>
        <w:t xml:space="preserve">        "eventID": "urn:uuid:6789fe20-66ac-489c-b65e-9afbbdf23db6",</w:t>
      </w:r>
    </w:p>
    <w:p w:rsidR="00BE6FAB" w:rsidP="00BE6FAB" w:rsidRDefault="00BE6FAB" w14:paraId="555F778D" w14:textId="77777777">
      <w:pPr>
        <w:pStyle w:val="Code0"/>
        <w:spacing w:before="0" w:after="0"/>
      </w:pPr>
      <w:r>
        <w:t xml:space="preserve">        "eventTime": "2026-02-24T08:01:30.000Z",</w:t>
      </w:r>
    </w:p>
    <w:p w:rsidR="00BE6FAB" w:rsidP="00BE6FAB" w:rsidRDefault="00BE6FAB" w14:paraId="4A7A389C" w14:textId="77777777">
      <w:pPr>
        <w:pStyle w:val="Code0"/>
        <w:spacing w:before="0" w:after="0"/>
      </w:pPr>
      <w:r>
        <w:t xml:space="preserve">        "eventTimeZoneOffset": "+03:00",</w:t>
      </w:r>
    </w:p>
    <w:p w:rsidR="00BE6FAB" w:rsidP="00BE6FAB" w:rsidRDefault="00BE6FAB" w14:paraId="4DDA9116" w14:textId="77777777">
      <w:pPr>
        <w:pStyle w:val="Code0"/>
        <w:spacing w:before="0" w:after="0"/>
      </w:pPr>
      <w:r>
        <w:t xml:space="preserve">        "epcList": [</w:t>
      </w:r>
    </w:p>
    <w:p w:rsidR="00BE6FAB" w:rsidP="00BE6FAB" w:rsidRDefault="00BE6FAB" w14:paraId="54FCDFB8" w14:textId="77777777">
      <w:pPr>
        <w:pStyle w:val="Code0"/>
        <w:spacing w:before="0" w:after="0"/>
      </w:pPr>
      <w:r>
        <w:t xml:space="preserve">          "urn:epc:id:sgtin:0123456.305512.000000001"</w:t>
      </w:r>
    </w:p>
    <w:p w:rsidR="00BE6FAB" w:rsidP="00BE6FAB" w:rsidRDefault="00BE6FAB" w14:paraId="041F70D0" w14:textId="77777777">
      <w:pPr>
        <w:pStyle w:val="Code0"/>
        <w:spacing w:before="0" w:after="0"/>
      </w:pPr>
      <w:r>
        <w:t xml:space="preserve">        ],</w:t>
      </w:r>
    </w:p>
    <w:p w:rsidR="00BE6FAB" w:rsidP="00BE6FAB" w:rsidRDefault="00BE6FAB" w14:paraId="45377C4E" w14:textId="77777777">
      <w:pPr>
        <w:pStyle w:val="Code0"/>
        <w:spacing w:before="0" w:after="0"/>
      </w:pPr>
      <w:r>
        <w:t xml:space="preserve">        "action": "OBSERVE",</w:t>
      </w:r>
    </w:p>
    <w:p w:rsidR="00BE6FAB" w:rsidP="00BE6FAB" w:rsidRDefault="00BE6FAB" w14:paraId="7CA8A4A2" w14:textId="77777777">
      <w:pPr>
        <w:pStyle w:val="Code0"/>
        <w:spacing w:before="0" w:after="0"/>
      </w:pPr>
      <w:r>
        <w:t xml:space="preserve">        "bizStep": "decommissioning",</w:t>
      </w:r>
    </w:p>
    <w:p w:rsidR="00BE6FAB" w:rsidP="00BE6FAB" w:rsidRDefault="00BE6FAB" w14:paraId="6CC0D50F" w14:textId="562B5353">
      <w:pPr>
        <w:pStyle w:val="Code0"/>
        <w:spacing w:before="0" w:after="0"/>
      </w:pPr>
      <w:r w:rsidR="00BE6FAB">
        <w:rPr/>
        <w:t xml:space="preserve">        "disposition": "stolen",</w:t>
      </w:r>
      <w:r w:rsidR="0799560B">
        <w:rPr/>
        <w:t xml:space="preserve"> </w:t>
      </w:r>
    </w:p>
    <w:p w:rsidR="00BE6FAB" w:rsidP="00BE6FAB" w:rsidRDefault="00BE6FAB" w14:paraId="3CBA842E" w14:textId="77777777">
      <w:pPr>
        <w:pStyle w:val="Code0"/>
        <w:spacing w:before="0" w:after="0"/>
      </w:pPr>
      <w:r>
        <w:t xml:space="preserve">        "readPoint": {</w:t>
      </w:r>
    </w:p>
    <w:p w:rsidR="00BE6FAB" w:rsidP="00BE6FAB" w:rsidRDefault="00BE6FAB" w14:paraId="5A6DA98F" w14:textId="77777777">
      <w:pPr>
        <w:pStyle w:val="Code0"/>
        <w:spacing w:before="0" w:after="0"/>
      </w:pPr>
      <w:r>
        <w:t xml:space="preserve">          "id": "urn:epc:id:sgln:0123456.22222.0"</w:t>
      </w:r>
    </w:p>
    <w:p w:rsidRPr="00FE44ED" w:rsidR="00BE6FAB" w:rsidP="00BE6FAB" w:rsidRDefault="00BE6FAB" w14:paraId="3C0EAC6A" w14:textId="77777777">
      <w:pPr>
        <w:pStyle w:val="Code0"/>
        <w:spacing w:before="0" w:after="0"/>
      </w:pPr>
      <w:r>
        <w:t xml:space="preserve">        },</w:t>
      </w:r>
    </w:p>
    <w:p w:rsidR="00BE6FAB" w:rsidP="00BE6FAB" w:rsidRDefault="00BE6FAB" w14:paraId="19F933B4" w14:textId="77777777">
      <w:pPr>
        <w:pStyle w:val="Code0"/>
        <w:spacing w:before="0" w:after="0"/>
      </w:pPr>
      <w:r>
        <w:t xml:space="preserve">        "bizLocation": {</w:t>
      </w:r>
    </w:p>
    <w:p w:rsidR="00BE6FAB" w:rsidP="00BE6FAB" w:rsidRDefault="00BE6FAB" w14:paraId="08414807" w14:textId="77777777">
      <w:pPr>
        <w:pStyle w:val="Code0"/>
        <w:spacing w:before="0" w:after="0"/>
      </w:pPr>
      <w:r>
        <w:t xml:space="preserve">          "id": "urn:epc:id:sgln:0123456.22222.0"</w:t>
      </w:r>
    </w:p>
    <w:p w:rsidRPr="00FE44ED" w:rsidR="00BE6FAB" w:rsidP="00BE6FAB" w:rsidRDefault="00BE6FAB" w14:paraId="4B74DA88" w14:textId="77777777">
      <w:pPr>
        <w:pStyle w:val="Code0"/>
        <w:spacing w:before="0" w:after="0"/>
      </w:pPr>
      <w:r>
        <w:t xml:space="preserve">        },</w:t>
      </w:r>
    </w:p>
    <w:p w:rsidR="00BE6FAB" w:rsidP="00BE6FAB" w:rsidRDefault="00BE6FAB" w14:paraId="5CF070C4" w14:textId="77777777">
      <w:pPr>
        <w:pStyle w:val="Code0"/>
        <w:spacing w:before="0" w:after="0"/>
      </w:pPr>
      <w:r>
        <w:t xml:space="preserve">        "bizTransactionList": [</w:t>
      </w:r>
    </w:p>
    <w:p w:rsidR="00BE6FAB" w:rsidP="00BE6FAB" w:rsidRDefault="00BE6FAB" w14:paraId="0F22F57C" w14:textId="77777777">
      <w:pPr>
        <w:pStyle w:val="Code0"/>
        <w:spacing w:before="0" w:after="0"/>
      </w:pPr>
      <w:r>
        <w:t xml:space="preserve">          {</w:t>
      </w:r>
    </w:p>
    <w:p w:rsidR="00BE6FAB" w:rsidP="00BE6FAB" w:rsidRDefault="00BE6FAB" w14:paraId="4B304733" w14:textId="77777777">
      <w:pPr>
        <w:pStyle w:val="Code0"/>
        <w:spacing w:before="0" w:after="0"/>
      </w:pPr>
      <w:r>
        <w:t xml:space="preserve">            "type": "cert",</w:t>
      </w:r>
    </w:p>
    <w:p w:rsidR="00BE6FAB" w:rsidP="00BE6FAB" w:rsidRDefault="00BE6FAB" w14:paraId="16284F5D" w14:textId="77777777">
      <w:pPr>
        <w:pStyle w:val="Code0"/>
        <w:spacing w:before="0" w:after="0"/>
      </w:pPr>
      <w:r>
        <w:t xml:space="preserve">            "bizTransaction": "KE-2026-STOLEN-00844"</w:t>
      </w:r>
    </w:p>
    <w:p w:rsidR="00BE6FAB" w:rsidP="00BE6FAB" w:rsidRDefault="00BE6FAB" w14:paraId="2379627A" w14:textId="77777777">
      <w:pPr>
        <w:pStyle w:val="Code0"/>
        <w:spacing w:before="0" w:after="0"/>
      </w:pPr>
      <w:r>
        <w:t xml:space="preserve">          }</w:t>
      </w:r>
    </w:p>
    <w:p w:rsidR="00BE6FAB" w:rsidP="00BE6FAB" w:rsidRDefault="00BE6FAB" w14:paraId="02C3A4F0" w14:textId="77777777">
      <w:pPr>
        <w:pStyle w:val="Code0"/>
        <w:spacing w:before="0" w:after="0"/>
      </w:pPr>
      <w:r>
        <w:t xml:space="preserve">        ]</w:t>
      </w:r>
    </w:p>
    <w:p w:rsidR="00BE6FAB" w:rsidP="00BE6FAB" w:rsidRDefault="00BE6FAB" w14:paraId="269B2AA9" w14:textId="77777777">
      <w:pPr>
        <w:pStyle w:val="Code0"/>
        <w:spacing w:before="0" w:after="0"/>
      </w:pPr>
      <w:r>
        <w:t xml:space="preserve">      }</w:t>
      </w:r>
    </w:p>
    <w:p w:rsidR="00BE6FAB" w:rsidP="00BE6FAB" w:rsidRDefault="00BE6FAB" w14:paraId="29C053F7" w14:textId="77777777">
      <w:pPr>
        <w:pStyle w:val="Code0"/>
        <w:spacing w:before="0" w:after="0"/>
      </w:pPr>
      <w:r>
        <w:t xml:space="preserve">    ]</w:t>
      </w:r>
    </w:p>
    <w:p w:rsidR="00BE6FAB" w:rsidP="00BE6FAB" w:rsidRDefault="00BE6FAB" w14:paraId="5261E88C" w14:textId="77777777">
      <w:pPr>
        <w:pStyle w:val="Code0"/>
        <w:spacing w:before="0" w:after="0"/>
      </w:pPr>
      <w:r>
        <w:t xml:space="preserve">  }</w:t>
      </w:r>
    </w:p>
    <w:p w:rsidR="00BE6FAB" w:rsidP="00BE6FAB" w:rsidRDefault="00BE6FAB" w14:paraId="11231715" w14:textId="77777777">
      <w:pPr>
        <w:pStyle w:val="Code0"/>
        <w:spacing w:before="0" w:after="0"/>
      </w:pPr>
      <w:r>
        <w:t>}</w:t>
      </w:r>
    </w:p>
    <w:p w:rsidRPr="00FE44ED" w:rsidR="00BE6FAB" w:rsidP="00BE6FAB" w:rsidRDefault="00BE6FAB" w14:paraId="0A393A67" w14:textId="77777777">
      <w:pPr>
        <w:rPr>
          <w:rFonts w:ascii="Aptos" w:hAnsi="Aptos" w:eastAsia="Aptos" w:cs="Aptos"/>
          <w:b/>
          <w:bCs/>
          <w:sz w:val="24"/>
          <w:szCs w:val="24"/>
        </w:rPr>
      </w:pPr>
    </w:p>
    <w:p w:rsidR="00BE6FAB" w:rsidP="00BE6FAB" w:rsidRDefault="00BE6FAB" w14:paraId="5082369E" w14:textId="77777777">
      <w:pPr>
        <w:pStyle w:val="Heading4"/>
      </w:pPr>
      <w:r w:rsidRPr="40A5218C">
        <w:t>4.4.2.2 Lost Goods</w:t>
      </w:r>
    </w:p>
    <w:p w:rsidR="00BE6FAB" w:rsidP="00BE6FAB" w:rsidRDefault="00BE6FAB" w14:paraId="2E7623E4" w14:textId="77777777">
      <w:pPr>
        <w:spacing w:before="240" w:after="240"/>
        <w:rPr>
          <w:rFonts w:ascii="Aptos" w:hAnsi="Aptos" w:eastAsia="Aptos" w:cs="Aptos"/>
        </w:rPr>
      </w:pPr>
      <w:r w:rsidRPr="2099F7E0">
        <w:rPr>
          <w:rFonts w:ascii="Aptos" w:hAnsi="Aptos" w:eastAsia="Aptos" w:cs="Aptos"/>
          <w:b/>
          <w:bCs/>
        </w:rPr>
        <w:t>Purpose:</w:t>
      </w:r>
      <w:r w:rsidRPr="2099F7E0">
        <w:rPr>
          <w:rFonts w:ascii="Aptos" w:hAnsi="Aptos" w:eastAsia="Aptos" w:cs="Aptos"/>
        </w:rPr>
        <w:t xml:space="preserve"> Report that serialized units are unaccounted for and cannot be physically located (e.g., inventory shrinkage), where theft has not been confirmed.</w:t>
      </w:r>
    </w:p>
    <w:p w:rsidR="00BE6FAB" w:rsidP="00BE6FAB" w:rsidRDefault="00BE6FAB" w14:paraId="054BA92A" w14:textId="77777777">
      <w:pPr>
        <w:spacing w:before="240" w:after="240"/>
      </w:pPr>
      <w:r w:rsidRPr="438D2EB5">
        <w:rPr>
          <w:rFonts w:ascii="Aptos" w:hAnsi="Aptos" w:eastAsia="Aptos" w:cs="Aptos"/>
          <w:b/>
          <w:bCs/>
        </w:rPr>
        <w:t>Mandatory Fields:</w:t>
      </w:r>
      <w:r w:rsidRPr="438D2EB5">
        <w:rPr>
          <w:rFonts w:ascii="Aptos" w:hAnsi="Aptos" w:eastAsia="Aptos" w:cs="Aptos"/>
        </w:rPr>
        <w:t xml:space="preserve"> eventID, eventTime, eventTimeZoneOffset, epcList, action, bizStep, disposition, readPoint, bizLocation</w:t>
      </w:r>
    </w:p>
    <w:p w:rsidR="00BE6FAB" w:rsidP="00BE6FAB" w:rsidRDefault="00BE6FAB" w14:paraId="42A560BD" w14:textId="77777777">
      <w:pPr>
        <w:spacing w:before="240" w:after="240"/>
        <w:rPr>
          <w:rFonts w:ascii="Aptos" w:hAnsi="Aptos" w:eastAsia="Aptos" w:cs="Aptos"/>
          <w:b/>
          <w:bCs/>
        </w:rPr>
      </w:pPr>
      <w:r w:rsidRPr="2099F7E0">
        <w:rPr>
          <w:rFonts w:ascii="Aptos" w:hAnsi="Aptos" w:eastAsia="Aptos" w:cs="Aptos"/>
          <w:b/>
          <w:bCs/>
        </w:rPr>
        <w:t>Rules for Lost Events:</w:t>
      </w:r>
    </w:p>
    <w:p w:rsidR="00BE6FAB" w:rsidP="00BE6FAB" w:rsidRDefault="00BE6FAB" w14:paraId="5D7CFA24" w14:textId="77777777">
      <w:pPr>
        <w:pStyle w:val="ListParagraph"/>
        <w:numPr>
          <w:ilvl w:val="0"/>
          <w:numId w:val="19"/>
        </w:numPr>
        <w:spacing w:before="240" w:after="240"/>
        <w:rPr>
          <w:rFonts w:ascii="Aptos" w:hAnsi="Aptos" w:eastAsia="Aptos" w:cs="Aptos"/>
        </w:rPr>
      </w:pPr>
      <w:r w:rsidRPr="4A6E6328">
        <w:rPr>
          <w:rFonts w:ascii="Aptos" w:hAnsi="Aptos" w:eastAsia="Aptos" w:cs="Aptos"/>
        </w:rPr>
        <w:t>Action:</w:t>
      </w:r>
      <w:r w:rsidRPr="2099F7E0">
        <w:rPr>
          <w:rFonts w:ascii="Aptos" w:hAnsi="Aptos" w:eastAsia="Aptos" w:cs="Aptos"/>
        </w:rPr>
        <w:t xml:space="preserve"> Must be OBSERVE.</w:t>
      </w:r>
    </w:p>
    <w:p w:rsidR="00BE6FAB" w:rsidP="00BE6FAB" w:rsidRDefault="00BE6FAB" w14:paraId="1E951BDC" w14:textId="7E5BC665">
      <w:pPr>
        <w:pStyle w:val="ListParagraph"/>
        <w:numPr>
          <w:ilvl w:val="0"/>
          <w:numId w:val="19"/>
        </w:numPr>
        <w:spacing w:before="240" w:after="240"/>
        <w:rPr>
          <w:rFonts w:ascii="Aptos" w:hAnsi="Aptos" w:eastAsia="Aptos" w:cs="Aptos"/>
        </w:rPr>
      </w:pPr>
      <w:r w:rsidRPr="05C4E276">
        <w:rPr>
          <w:rFonts w:ascii="Aptos" w:hAnsi="Aptos" w:eastAsia="Aptos" w:cs="Aptos"/>
        </w:rPr>
        <w:t>Business Step: Must be urn:epcglobal:cbv:bizstep:decommissioning</w:t>
      </w:r>
      <w:r w:rsidRPr="05C4E276" w:rsidR="79168C7E">
        <w:rPr>
          <w:rFonts w:ascii="Aptos" w:hAnsi="Aptos" w:eastAsia="Aptos" w:cs="Aptos"/>
        </w:rPr>
        <w:t>(for XML 1.2)</w:t>
      </w:r>
      <w:r w:rsidRPr="05C4E276" w:rsidR="00567136">
        <w:rPr>
          <w:rFonts w:ascii="Aptos" w:hAnsi="Aptos" w:eastAsia="Aptos" w:cs="Aptos"/>
        </w:rPr>
        <w:t xml:space="preserve"> or decommissioning </w:t>
      </w:r>
      <w:r w:rsidRPr="05C4E276" w:rsidR="3F96CF1A">
        <w:rPr>
          <w:rFonts w:ascii="Aptos" w:hAnsi="Aptos" w:eastAsia="Aptos" w:cs="Aptos"/>
        </w:rPr>
        <w:t>(for JSON -LD 2.0)</w:t>
      </w:r>
      <w:r w:rsidRPr="05C4E276">
        <w:rPr>
          <w:rFonts w:ascii="Aptos" w:hAnsi="Aptos" w:eastAsia="Aptos" w:cs="Aptos"/>
        </w:rPr>
        <w:t>.</w:t>
      </w:r>
    </w:p>
    <w:p w:rsidR="00BE6FAB" w:rsidP="00BE6FAB" w:rsidRDefault="00BE6FAB" w14:paraId="595A8629" w14:textId="77777777">
      <w:pPr>
        <w:pStyle w:val="ListParagraph"/>
        <w:numPr>
          <w:ilvl w:val="0"/>
          <w:numId w:val="19"/>
        </w:numPr>
        <w:spacing w:before="240" w:after="240"/>
        <w:rPr>
          <w:rFonts w:ascii="Aptos" w:hAnsi="Aptos" w:eastAsia="Aptos" w:cs="Aptos"/>
        </w:rPr>
      </w:pPr>
      <w:r w:rsidRPr="62191400">
        <w:rPr>
          <w:rFonts w:ascii="Aptos" w:hAnsi="Aptos" w:eastAsia="Aptos" w:cs="Aptos"/>
        </w:rPr>
        <w:t xml:space="preserve">Disposition: Must use inactive </w:t>
      </w:r>
    </w:p>
    <w:p w:rsidRPr="00FE44ED" w:rsidR="00BE6FAB" w:rsidP="00BE6FAB" w:rsidRDefault="00BE6FAB" w14:paraId="00D9B86D" w14:textId="77777777">
      <w:pPr>
        <w:pStyle w:val="ListParagraph"/>
        <w:numPr>
          <w:ilvl w:val="0"/>
          <w:numId w:val="19"/>
        </w:numPr>
        <w:spacing w:before="240" w:after="240"/>
        <w:rPr>
          <w:rFonts w:ascii="Aptos" w:hAnsi="Aptos" w:eastAsia="Aptos" w:cs="Aptos"/>
        </w:rPr>
      </w:pPr>
      <w:r w:rsidRPr="4A6E6328">
        <w:rPr>
          <w:rFonts w:ascii="Aptos" w:hAnsi="Aptos" w:eastAsia="Aptos" w:cs="Aptos"/>
        </w:rPr>
        <w:t>Read Point:</w:t>
      </w:r>
      <w:r w:rsidRPr="2099F7E0">
        <w:rPr>
          <w:rFonts w:ascii="Aptos" w:hAnsi="Aptos" w:eastAsia="Aptos" w:cs="Aptos"/>
        </w:rPr>
        <w:t xml:space="preserve"> Should be the last known location where the items were expected to be found</w:t>
      </w:r>
    </w:p>
    <w:p w:rsidR="00BE6FAB" w:rsidP="00BE6FAB" w:rsidRDefault="00BE6FAB" w14:paraId="3B84E5CB" w14:textId="77777777">
      <w:pPr>
        <w:pStyle w:val="Heading4"/>
      </w:pPr>
      <w:r>
        <w:t>EPCIS 1.2 XML -Lost</w:t>
      </w:r>
    </w:p>
    <w:p w:rsidR="00BE6FAB" w:rsidP="00BE6FAB" w:rsidRDefault="00BE6FAB" w14:paraId="74707F6D" w14:textId="77777777">
      <w:pPr>
        <w:pStyle w:val="Code0"/>
        <w:spacing w:before="0" w:after="0"/>
      </w:pPr>
      <w:r>
        <w:t>&lt;?xml version="1.0" encoding="UTF-8"?&gt;</w:t>
      </w:r>
    </w:p>
    <w:p w:rsidR="00BE6FAB" w:rsidP="00BE6FAB" w:rsidRDefault="00BE6FAB" w14:paraId="1AD5665F" w14:textId="77777777">
      <w:pPr>
        <w:pStyle w:val="Code0"/>
        <w:spacing w:before="0" w:after="0"/>
      </w:pPr>
      <w:r>
        <w:t xml:space="preserve">&lt;epcis:EPCISDocument </w:t>
      </w:r>
    </w:p>
    <w:p w:rsidR="00BE6FAB" w:rsidP="00BE6FAB" w:rsidRDefault="00BE6FAB" w14:paraId="07C5020A" w14:textId="77777777">
      <w:pPr>
        <w:pStyle w:val="Code0"/>
        <w:spacing w:before="0" w:after="0"/>
      </w:pPr>
      <w:r>
        <w:t xml:space="preserve">    xmlns:epcis="urn:epcglobal:epcis:xsd:1" </w:t>
      </w:r>
    </w:p>
    <w:p w:rsidR="00BE6FAB" w:rsidP="00BE6FAB" w:rsidRDefault="00BE6FAB" w14:paraId="2BEBDD9A" w14:textId="77777777">
      <w:pPr>
        <w:pStyle w:val="Code0"/>
        <w:spacing w:before="0" w:after="0"/>
      </w:pPr>
      <w:r>
        <w:t xml:space="preserve">    schemaVersion="1.2" </w:t>
      </w:r>
    </w:p>
    <w:p w:rsidR="00BE6FAB" w:rsidP="00BE6FAB" w:rsidRDefault="00BE6FAB" w14:paraId="12A1179E" w14:textId="77777777">
      <w:pPr>
        <w:pStyle w:val="Code0"/>
        <w:spacing w:before="0" w:after="0"/>
      </w:pPr>
      <w:r>
        <w:t xml:space="preserve">    creationDate="2026-02-24T10:15:00.000Z"&gt;</w:t>
      </w:r>
    </w:p>
    <w:p w:rsidR="00BE6FAB" w:rsidP="00BE6FAB" w:rsidRDefault="00BE6FAB" w14:paraId="4913C47E" w14:textId="77777777">
      <w:pPr>
        <w:pStyle w:val="Code0"/>
        <w:spacing w:before="0" w:after="0"/>
      </w:pPr>
      <w:r>
        <w:t xml:space="preserve">  &lt;EPCISBody&gt;</w:t>
      </w:r>
    </w:p>
    <w:p w:rsidR="00BE6FAB" w:rsidP="00BE6FAB" w:rsidRDefault="00BE6FAB" w14:paraId="1665E32D" w14:textId="77777777">
      <w:pPr>
        <w:pStyle w:val="Code0"/>
        <w:spacing w:before="0" w:after="0"/>
      </w:pPr>
      <w:r>
        <w:t xml:space="preserve">    &lt;EventList&gt;</w:t>
      </w:r>
    </w:p>
    <w:p w:rsidR="00BE6FAB" w:rsidP="00BE6FAB" w:rsidRDefault="00BE6FAB" w14:paraId="5DC9012C" w14:textId="77777777">
      <w:pPr>
        <w:pStyle w:val="Code0"/>
        <w:spacing w:before="0" w:after="0"/>
      </w:pPr>
      <w:r>
        <w:t xml:space="preserve">      &lt;ObjectEvent&gt;</w:t>
      </w:r>
    </w:p>
    <w:p w:rsidR="00BE6FAB" w:rsidP="00BE6FAB" w:rsidRDefault="00BE6FAB" w14:paraId="033EEE4C" w14:textId="77777777">
      <w:pPr>
        <w:pStyle w:val="Code0"/>
        <w:spacing w:before="0" w:after="0"/>
      </w:pPr>
      <w:r>
        <w:t xml:space="preserve">        &lt;eventID&gt;urn:uuid:f47ac10b-58cc-4372-a567-0e02b2c3d479&lt;/eventID&gt;</w:t>
      </w:r>
    </w:p>
    <w:p w:rsidR="00BE6FAB" w:rsidP="00BE6FAB" w:rsidRDefault="00BE6FAB" w14:paraId="20489002" w14:textId="77777777">
      <w:pPr>
        <w:pStyle w:val="Code0"/>
        <w:spacing w:before="0" w:after="0"/>
      </w:pPr>
      <w:r>
        <w:t xml:space="preserve">        &lt;eventTime&gt;2026-02-24T10:15:00.000Z&lt;/eventTime&gt;</w:t>
      </w:r>
    </w:p>
    <w:p w:rsidR="00BE6FAB" w:rsidP="00BE6FAB" w:rsidRDefault="00BE6FAB" w14:paraId="1AC971A0" w14:textId="77777777">
      <w:pPr>
        <w:pStyle w:val="Code0"/>
        <w:spacing w:before="0" w:after="0"/>
      </w:pPr>
      <w:r>
        <w:t xml:space="preserve">        &lt;eventTimeZoneOffset&gt;+03:00&lt;/eventTimeZoneOffset&gt;</w:t>
      </w:r>
    </w:p>
    <w:p w:rsidR="00BE6FAB" w:rsidP="00BE6FAB" w:rsidRDefault="00BE6FAB" w14:paraId="3D18C9E3" w14:textId="77777777">
      <w:pPr>
        <w:pStyle w:val="Code0"/>
        <w:spacing w:before="0" w:after="0"/>
      </w:pPr>
      <w:r>
        <w:t xml:space="preserve">        &lt;epcList&gt;</w:t>
      </w:r>
    </w:p>
    <w:p w:rsidR="00BE6FAB" w:rsidP="00BE6FAB" w:rsidRDefault="00BE6FAB" w14:paraId="7B05DD3B" w14:textId="77777777">
      <w:pPr>
        <w:pStyle w:val="Code0"/>
        <w:spacing w:before="0" w:after="0"/>
      </w:pPr>
      <w:r>
        <w:t xml:space="preserve">          &lt;epc&gt;urn:epc:id:sgtin:0123456.305512.000000005&lt;/epc&gt;</w:t>
      </w:r>
    </w:p>
    <w:p w:rsidR="00BE6FAB" w:rsidP="00BE6FAB" w:rsidRDefault="00BE6FAB" w14:paraId="2B05237C" w14:textId="77777777">
      <w:pPr>
        <w:pStyle w:val="Code0"/>
        <w:spacing w:before="0" w:after="0"/>
      </w:pPr>
      <w:r>
        <w:t xml:space="preserve">        &lt;/epcList&gt;</w:t>
      </w:r>
    </w:p>
    <w:p w:rsidR="00BE6FAB" w:rsidP="00BE6FAB" w:rsidRDefault="00BE6FAB" w14:paraId="7F2F1A0B" w14:textId="77777777">
      <w:pPr>
        <w:pStyle w:val="Code0"/>
        <w:spacing w:before="0" w:after="0"/>
      </w:pPr>
      <w:r>
        <w:t xml:space="preserve">        &lt;action&gt;OBSERVE&lt;/action&gt;</w:t>
      </w:r>
    </w:p>
    <w:p w:rsidR="00BE6FAB" w:rsidP="00BE6FAB" w:rsidRDefault="00BE6FAB" w14:paraId="4D071B92" w14:textId="77777777">
      <w:pPr>
        <w:pStyle w:val="Code0"/>
        <w:spacing w:before="0" w:after="0"/>
      </w:pPr>
      <w:r>
        <w:t xml:space="preserve">        &lt;bizStep&gt;urn:epcglobal:cbv:bizstep:decommissioning&lt;/bizStep&gt;</w:t>
      </w:r>
    </w:p>
    <w:p w:rsidR="00BE6FAB" w:rsidP="00BE6FAB" w:rsidRDefault="00BE6FAB" w14:paraId="24B98862" w14:textId="77777777">
      <w:pPr>
        <w:pStyle w:val="Code0"/>
        <w:spacing w:before="0" w:after="0"/>
      </w:pPr>
      <w:r>
        <w:t xml:space="preserve">        &lt;disposition&gt;urn:epcglobal:cbv:disp:inactive&lt;/disposition&gt;</w:t>
      </w:r>
    </w:p>
    <w:p w:rsidR="00BE6FAB" w:rsidP="00BE6FAB" w:rsidRDefault="00BE6FAB" w14:paraId="7CB1D0FE" w14:textId="77777777">
      <w:pPr>
        <w:pStyle w:val="Code0"/>
        <w:spacing w:before="0" w:after="0"/>
      </w:pPr>
      <w:r>
        <w:t xml:space="preserve">        &lt;readPoint&gt;&lt;id&gt;urn:epc:id:sgln:0123456.22222.0&lt;/id&gt;&lt;/readPoint&gt;</w:t>
      </w:r>
    </w:p>
    <w:p w:rsidR="00BE6FAB" w:rsidP="00BE6FAB" w:rsidRDefault="00BE6FAB" w14:paraId="4CABA5B8" w14:textId="77777777">
      <w:pPr>
        <w:pStyle w:val="Code0"/>
        <w:spacing w:before="0" w:after="0"/>
      </w:pPr>
      <w:r>
        <w:t xml:space="preserve">        &lt;bizLocation&gt;&lt;id&gt;urn:epc:id:sgln:0123456.22222.0&lt;/id&gt;&lt;/bizLocation&gt;</w:t>
      </w:r>
    </w:p>
    <w:p w:rsidR="00BE6FAB" w:rsidP="00BE6FAB" w:rsidRDefault="00BE6FAB" w14:paraId="70017103" w14:textId="77777777">
      <w:pPr>
        <w:pStyle w:val="Code0"/>
        <w:spacing w:before="0" w:after="0"/>
      </w:pPr>
      <w:r>
        <w:t xml:space="preserve">      &lt;/ObjectEvent&gt;</w:t>
      </w:r>
    </w:p>
    <w:p w:rsidR="00BE6FAB" w:rsidP="00BE6FAB" w:rsidRDefault="00BE6FAB" w14:paraId="025972E2" w14:textId="77777777">
      <w:pPr>
        <w:pStyle w:val="Code0"/>
        <w:spacing w:before="0" w:after="0"/>
      </w:pPr>
      <w:r>
        <w:t xml:space="preserve">    &lt;/EventList&gt;</w:t>
      </w:r>
    </w:p>
    <w:p w:rsidR="00BE6FAB" w:rsidP="00BE6FAB" w:rsidRDefault="00BE6FAB" w14:paraId="3C990611" w14:textId="77777777">
      <w:pPr>
        <w:pStyle w:val="Code0"/>
        <w:spacing w:before="0" w:after="0"/>
      </w:pPr>
      <w:r>
        <w:t xml:space="preserve">  &lt;/EPCISBody&gt;</w:t>
      </w:r>
    </w:p>
    <w:p w:rsidR="00BE6FAB" w:rsidP="00BE6FAB" w:rsidRDefault="00BE6FAB" w14:paraId="558A9C55" w14:textId="77777777">
      <w:pPr>
        <w:pStyle w:val="Code0"/>
        <w:spacing w:before="0" w:after="0"/>
      </w:pPr>
      <w:r>
        <w:t>&lt;/epcis:EPCISDocument&gt;</w:t>
      </w:r>
    </w:p>
    <w:p w:rsidR="00BE6FAB" w:rsidP="00BE6FAB" w:rsidRDefault="00BE6FAB" w14:paraId="419C57C6" w14:textId="77777777">
      <w:pPr>
        <w:pStyle w:val="Heading4"/>
      </w:pPr>
      <w:r>
        <w:t>EPCIS 2.0 JSON-LD -Lost</w:t>
      </w:r>
    </w:p>
    <w:p w:rsidR="00BE6FAB" w:rsidP="00BE6FAB" w:rsidRDefault="00BE6FAB" w14:paraId="25E01A2D" w14:textId="77777777">
      <w:pPr>
        <w:pStyle w:val="Code0"/>
        <w:spacing w:before="0" w:after="0"/>
      </w:pPr>
      <w:r>
        <w:t>{</w:t>
      </w:r>
    </w:p>
    <w:p w:rsidR="00BE6FAB" w:rsidP="00BE6FAB" w:rsidRDefault="00BE6FAB" w14:paraId="2159029F" w14:textId="77777777">
      <w:pPr>
        <w:pStyle w:val="Code0"/>
        <w:spacing w:before="0" w:after="0"/>
      </w:pPr>
      <w:r>
        <w:t xml:space="preserve">  "@context": [</w:t>
      </w:r>
    </w:p>
    <w:p w:rsidR="00BE6FAB" w:rsidP="00BE6FAB" w:rsidRDefault="00BE6FAB" w14:paraId="6EC6522B" w14:textId="77777777">
      <w:pPr>
        <w:pStyle w:val="Code0"/>
        <w:spacing w:before="0" w:after="0"/>
      </w:pPr>
      <w:r>
        <w:t xml:space="preserve">    "https://ref.gs1.org/standards/epcis/epcis-context.jsonld"</w:t>
      </w:r>
    </w:p>
    <w:p w:rsidR="00BE6FAB" w:rsidP="00BE6FAB" w:rsidRDefault="00BE6FAB" w14:paraId="494B359B" w14:textId="77777777">
      <w:pPr>
        <w:pStyle w:val="Code0"/>
        <w:spacing w:before="0" w:after="0"/>
      </w:pPr>
      <w:r>
        <w:t xml:space="preserve">  ],</w:t>
      </w:r>
    </w:p>
    <w:p w:rsidR="00BE6FAB" w:rsidP="00BE6FAB" w:rsidRDefault="00BE6FAB" w14:paraId="65544A0E" w14:textId="77777777">
      <w:pPr>
        <w:pStyle w:val="Code0"/>
        <w:spacing w:before="0" w:after="0"/>
      </w:pPr>
      <w:r>
        <w:t xml:space="preserve">  "type": "EPCISDocument",</w:t>
      </w:r>
    </w:p>
    <w:p w:rsidR="00BE6FAB" w:rsidP="00BE6FAB" w:rsidRDefault="00BE6FAB" w14:paraId="6DA9F79D" w14:textId="77777777">
      <w:pPr>
        <w:pStyle w:val="Code0"/>
        <w:spacing w:before="0" w:after="0"/>
      </w:pPr>
      <w:r>
        <w:t xml:space="preserve">  "schemaVersion": "2.0",</w:t>
      </w:r>
    </w:p>
    <w:p w:rsidR="00BE6FAB" w:rsidP="00BE6FAB" w:rsidRDefault="00BE6FAB" w14:paraId="2C8D3DE5" w14:textId="77777777">
      <w:pPr>
        <w:pStyle w:val="Code0"/>
        <w:spacing w:before="0" w:after="0"/>
      </w:pPr>
      <w:r>
        <w:t xml:space="preserve">  "creationDate": "2026-02-24T10:15:00.000Z",</w:t>
      </w:r>
    </w:p>
    <w:p w:rsidR="00BE6FAB" w:rsidP="00BE6FAB" w:rsidRDefault="00BE6FAB" w14:paraId="418C3768" w14:textId="77777777">
      <w:pPr>
        <w:pStyle w:val="Code0"/>
        <w:spacing w:before="0" w:after="0"/>
      </w:pPr>
      <w:r>
        <w:t xml:space="preserve">  "epcisBody": {</w:t>
      </w:r>
    </w:p>
    <w:p w:rsidR="00BE6FAB" w:rsidP="00BE6FAB" w:rsidRDefault="00BE6FAB" w14:paraId="3B3679FB" w14:textId="77777777">
      <w:pPr>
        <w:pStyle w:val="Code0"/>
        <w:spacing w:before="0" w:after="0"/>
      </w:pPr>
      <w:r>
        <w:t xml:space="preserve">    "eventList": [</w:t>
      </w:r>
    </w:p>
    <w:p w:rsidR="00BE6FAB" w:rsidP="00BE6FAB" w:rsidRDefault="00BE6FAB" w14:paraId="33F26CEC" w14:textId="77777777">
      <w:pPr>
        <w:pStyle w:val="Code0"/>
        <w:spacing w:before="0" w:after="0"/>
      </w:pPr>
      <w:r>
        <w:t xml:space="preserve">      {</w:t>
      </w:r>
    </w:p>
    <w:p w:rsidR="00BE6FAB" w:rsidP="00BE6FAB" w:rsidRDefault="00BE6FAB" w14:paraId="7649724C" w14:textId="77777777">
      <w:pPr>
        <w:pStyle w:val="Code0"/>
        <w:spacing w:before="0" w:after="0"/>
      </w:pPr>
      <w:r>
        <w:t xml:space="preserve">        "type": "ObjectEvent",</w:t>
      </w:r>
    </w:p>
    <w:p w:rsidR="00BE6FAB" w:rsidP="00BE6FAB" w:rsidRDefault="00BE6FAB" w14:paraId="7AB2C245" w14:textId="77777777">
      <w:pPr>
        <w:pStyle w:val="Code0"/>
        <w:spacing w:before="0" w:after="0"/>
      </w:pPr>
      <w:r>
        <w:t xml:space="preserve">        "eventID": "urn:uuid:a888fe20-77ac-559c-c76e-8afccdf34eb7",</w:t>
      </w:r>
    </w:p>
    <w:p w:rsidR="00BE6FAB" w:rsidP="00BE6FAB" w:rsidRDefault="00BE6FAB" w14:paraId="36D3CA3A" w14:textId="77777777">
      <w:pPr>
        <w:pStyle w:val="Code0"/>
        <w:spacing w:before="0" w:after="0"/>
      </w:pPr>
      <w:r>
        <w:t xml:space="preserve">        "eventTime": "2026-02-24T10:15:00.000Z",</w:t>
      </w:r>
    </w:p>
    <w:p w:rsidR="00BE6FAB" w:rsidP="00BE6FAB" w:rsidRDefault="00BE6FAB" w14:paraId="7601E1F8" w14:textId="77777777">
      <w:pPr>
        <w:pStyle w:val="Code0"/>
        <w:spacing w:before="0" w:after="0"/>
      </w:pPr>
      <w:r>
        <w:t xml:space="preserve">        "eventTimeZoneOffset": "+03:00",</w:t>
      </w:r>
    </w:p>
    <w:p w:rsidR="00BE6FAB" w:rsidP="00BE6FAB" w:rsidRDefault="00BE6FAB" w14:paraId="4146CB33" w14:textId="77777777">
      <w:pPr>
        <w:pStyle w:val="Code0"/>
        <w:spacing w:before="0" w:after="0"/>
      </w:pPr>
      <w:r>
        <w:t xml:space="preserve">        "epcList": [</w:t>
      </w:r>
    </w:p>
    <w:p w:rsidR="00BE6FAB" w:rsidP="00BE6FAB" w:rsidRDefault="00BE6FAB" w14:paraId="53EE30C7" w14:textId="77777777">
      <w:pPr>
        <w:pStyle w:val="Code0"/>
        <w:spacing w:before="0" w:after="0"/>
      </w:pPr>
      <w:r>
        <w:t xml:space="preserve">          "urn:epc:id:sgtin:0123456.305512.000000005"</w:t>
      </w:r>
    </w:p>
    <w:p w:rsidR="00BE6FAB" w:rsidP="00BE6FAB" w:rsidRDefault="00BE6FAB" w14:paraId="73D2268B" w14:textId="77777777">
      <w:pPr>
        <w:pStyle w:val="Code0"/>
        <w:spacing w:before="0" w:after="0"/>
      </w:pPr>
      <w:r>
        <w:t xml:space="preserve">        ],</w:t>
      </w:r>
    </w:p>
    <w:p w:rsidR="00BE6FAB" w:rsidP="00BE6FAB" w:rsidRDefault="00BE6FAB" w14:paraId="601DA40C" w14:textId="77777777">
      <w:pPr>
        <w:pStyle w:val="Code0"/>
        <w:spacing w:before="0" w:after="0"/>
      </w:pPr>
      <w:r>
        <w:t xml:space="preserve">        "action": "OBSERVE",</w:t>
      </w:r>
    </w:p>
    <w:p w:rsidR="00BE6FAB" w:rsidP="00BE6FAB" w:rsidRDefault="00BE6FAB" w14:paraId="6C2B3C72" w14:textId="77777777">
      <w:pPr>
        <w:pStyle w:val="Code0"/>
        <w:spacing w:before="0" w:after="0"/>
      </w:pPr>
      <w:r>
        <w:t xml:space="preserve">        "bizStep": "decommissioning",</w:t>
      </w:r>
    </w:p>
    <w:p w:rsidR="00BE6FAB" w:rsidP="00BE6FAB" w:rsidRDefault="00BE6FAB" w14:paraId="51BAC452" w14:textId="77777777">
      <w:pPr>
        <w:pStyle w:val="Code0"/>
        <w:spacing w:before="0" w:after="0"/>
      </w:pPr>
      <w:r>
        <w:t xml:space="preserve">        "disposition": "inactive",</w:t>
      </w:r>
    </w:p>
    <w:p w:rsidR="00BE6FAB" w:rsidP="00BE6FAB" w:rsidRDefault="00BE6FAB" w14:paraId="050A4EA4" w14:textId="77777777">
      <w:pPr>
        <w:pStyle w:val="Code0"/>
        <w:spacing w:before="0" w:after="0"/>
      </w:pPr>
      <w:r>
        <w:t xml:space="preserve">        "readPoint": {</w:t>
      </w:r>
    </w:p>
    <w:p w:rsidR="00BE6FAB" w:rsidP="00BE6FAB" w:rsidRDefault="00BE6FAB" w14:paraId="77779CAD" w14:textId="77777777">
      <w:pPr>
        <w:pStyle w:val="Code0"/>
        <w:spacing w:before="0" w:after="0"/>
      </w:pPr>
      <w:r>
        <w:t xml:space="preserve">          "id": "urn:epc:id:sgln:0123456.22222.0"</w:t>
      </w:r>
    </w:p>
    <w:p w:rsidR="00BE6FAB" w:rsidP="00BE6FAB" w:rsidRDefault="00BE6FAB" w14:paraId="42C29468" w14:textId="77777777">
      <w:pPr>
        <w:pStyle w:val="Code0"/>
        <w:spacing w:before="0" w:after="0"/>
      </w:pPr>
      <w:r>
        <w:t xml:space="preserve">        },</w:t>
      </w:r>
    </w:p>
    <w:p w:rsidR="00BE6FAB" w:rsidP="00BE6FAB" w:rsidRDefault="00BE6FAB" w14:paraId="3DC4217D" w14:textId="77777777">
      <w:pPr>
        <w:pStyle w:val="Code0"/>
        <w:spacing w:before="0" w:after="0"/>
      </w:pPr>
      <w:r>
        <w:t xml:space="preserve">        "bizLocation": {</w:t>
      </w:r>
    </w:p>
    <w:p w:rsidR="00BE6FAB" w:rsidP="00BE6FAB" w:rsidRDefault="00BE6FAB" w14:paraId="28458BBB" w14:textId="77777777">
      <w:pPr>
        <w:pStyle w:val="Code0"/>
        <w:spacing w:before="0" w:after="0"/>
      </w:pPr>
      <w:r>
        <w:t xml:space="preserve">          "id": "urn:epc:id:sgln:0123456.22222.0"</w:t>
      </w:r>
    </w:p>
    <w:p w:rsidR="00BE6FAB" w:rsidP="00BE6FAB" w:rsidRDefault="00BE6FAB" w14:paraId="0F0E5E2D" w14:textId="77777777">
      <w:pPr>
        <w:pStyle w:val="Code0"/>
        <w:spacing w:before="0" w:after="0"/>
      </w:pPr>
      <w:r>
        <w:t xml:space="preserve">        }</w:t>
      </w:r>
    </w:p>
    <w:p w:rsidR="00BE6FAB" w:rsidP="00BE6FAB" w:rsidRDefault="00BE6FAB" w14:paraId="353FA4A3" w14:textId="77777777">
      <w:pPr>
        <w:pStyle w:val="Code0"/>
        <w:spacing w:before="0" w:after="0"/>
      </w:pPr>
      <w:r>
        <w:t xml:space="preserve">      }</w:t>
      </w:r>
    </w:p>
    <w:p w:rsidR="00BE6FAB" w:rsidP="00BE6FAB" w:rsidRDefault="00BE6FAB" w14:paraId="659BD535" w14:textId="77777777">
      <w:pPr>
        <w:pStyle w:val="Code0"/>
        <w:spacing w:before="0" w:after="0"/>
      </w:pPr>
      <w:r>
        <w:t xml:space="preserve">    ]</w:t>
      </w:r>
    </w:p>
    <w:p w:rsidR="00BE6FAB" w:rsidP="00BE6FAB" w:rsidRDefault="00BE6FAB" w14:paraId="264F43D9" w14:textId="77777777">
      <w:pPr>
        <w:pStyle w:val="Code0"/>
        <w:spacing w:before="0" w:after="0"/>
      </w:pPr>
      <w:r>
        <w:t xml:space="preserve">  }</w:t>
      </w:r>
    </w:p>
    <w:p w:rsidRPr="009376C9" w:rsidR="00BE6FAB" w:rsidP="00BE6FAB" w:rsidRDefault="00BE6FAB" w14:paraId="49EA9D65" w14:textId="77777777">
      <w:pPr>
        <w:pStyle w:val="Code0"/>
        <w:spacing w:before="0" w:after="0"/>
      </w:pPr>
      <w:r>
        <w:t>}</w:t>
      </w:r>
    </w:p>
    <w:p w:rsidRPr="009376C9" w:rsidR="00BE6FAB" w:rsidP="00BE6FAB" w:rsidRDefault="00BE6FAB" w14:paraId="48A5030F" w14:textId="77777777"/>
    <w:p w:rsidRPr="009376C9" w:rsidR="00BE6FAB" w:rsidP="00BE6FAB" w:rsidRDefault="00BE6FAB" w14:paraId="7D732858" w14:textId="77777777">
      <w:pPr>
        <w:pStyle w:val="Heading3"/>
      </w:pPr>
      <w:bookmarkStart w:name="_Toc229417845" w:id="56"/>
      <w:bookmarkStart w:name="OLE_LINK3" w:id="57"/>
      <w:r>
        <w:t>4.4.3 Expired</w:t>
      </w:r>
      <w:bookmarkEnd w:id="56"/>
      <w:r>
        <w:t xml:space="preserve"> </w:t>
      </w:r>
    </w:p>
    <w:p w:rsidRPr="009376C9" w:rsidR="00BE6FAB" w:rsidP="00BE6FAB" w:rsidRDefault="00BE6FAB" w14:paraId="45DFA643" w14:textId="596F1F20">
      <w:pPr>
        <w:spacing w:before="210" w:after="210" w:line="300" w:lineRule="auto"/>
        <w:rPr>
          <w:rFonts w:ascii="Segoe UI" w:hAnsi="Segoe UI" w:eastAsia="Segoe UI" w:cs="Segoe UI"/>
          <w:color w:val="464FEB"/>
          <w:sz w:val="21"/>
          <w:szCs w:val="21"/>
        </w:rPr>
      </w:pPr>
      <w:r w:rsidRPr="554A648D">
        <w:rPr>
          <w:rFonts w:ascii="Segoe UI" w:hAnsi="Segoe UI" w:eastAsia="Segoe UI" w:cs="Segoe UI"/>
          <w:b/>
          <w:bCs/>
          <w:sz w:val="21"/>
          <w:szCs w:val="21"/>
        </w:rPr>
        <w:t>Purpose:</w:t>
      </w:r>
      <w:r w:rsidRPr="554A648D">
        <w:rPr>
          <w:rFonts w:ascii="Segoe UI" w:hAnsi="Segoe UI" w:eastAsia="Segoe UI" w:cs="Segoe UI"/>
          <w:sz w:val="21"/>
          <w:szCs w:val="21"/>
        </w:rPr>
        <w:t xml:space="preserve"> </w:t>
      </w:r>
      <w:r w:rsidRPr="00E450C4">
        <w:rPr>
          <w:rFonts w:eastAsia="Segoe UI" w:cs="Segoe UI"/>
        </w:rPr>
        <w:t>Declare that serialized units are past shelf</w:t>
      </w:r>
      <w:r w:rsidRPr="00E450C4">
        <w:rPr>
          <w:rFonts w:ascii="Segoe UI" w:hAnsi="Segoe UI" w:eastAsia="Segoe UI" w:cs="Segoe UI"/>
          <w:sz w:val="21"/>
          <w:szCs w:val="21"/>
        </w:rPr>
        <w:t>‑</w:t>
      </w:r>
      <w:r w:rsidRPr="00E450C4">
        <w:rPr>
          <w:rFonts w:eastAsia="Segoe UI" w:cs="Segoe UI"/>
        </w:rPr>
        <w:t>life and must not be distributed or dispensed. (Non</w:t>
      </w:r>
      <w:r w:rsidRPr="00E450C4">
        <w:rPr>
          <w:rFonts w:ascii="Segoe UI" w:hAnsi="Segoe UI" w:eastAsia="Segoe UI" w:cs="Segoe UI"/>
          <w:sz w:val="21"/>
          <w:szCs w:val="21"/>
        </w:rPr>
        <w:t>‑</w:t>
      </w:r>
      <w:r w:rsidRPr="00E450C4">
        <w:rPr>
          <w:rFonts w:eastAsia="Segoe UI" w:cs="Segoe UI"/>
        </w:rPr>
        <w:t>saleable branch</w:t>
      </w:r>
      <w:r w:rsidR="00C4105B">
        <w:rPr>
          <w:rFonts w:eastAsia="Segoe UI" w:cs="Segoe UI"/>
        </w:rPr>
        <w:t>)</w:t>
      </w:r>
    </w:p>
    <w:p w:rsidRPr="009376C9" w:rsidR="00BE6FAB" w:rsidP="00BE6FAB" w:rsidRDefault="00BE6FAB" w14:paraId="2FFA4091" w14:textId="77777777">
      <w:pPr>
        <w:spacing w:before="210" w:after="210" w:line="300" w:lineRule="auto"/>
        <w:rPr>
          <w:rFonts w:ascii="Segoe UI" w:hAnsi="Segoe UI" w:eastAsia="Segoe UI" w:cs="Segoe UI"/>
          <w:color w:val="464FEB"/>
          <w:sz w:val="21"/>
          <w:szCs w:val="21"/>
        </w:rPr>
      </w:pPr>
      <w:r w:rsidRPr="554A648D">
        <w:rPr>
          <w:rFonts w:ascii="Segoe UI" w:hAnsi="Segoe UI" w:eastAsia="Segoe UI" w:cs="Segoe UI"/>
          <w:b/>
          <w:bCs/>
          <w:sz w:val="21"/>
          <w:szCs w:val="21"/>
        </w:rPr>
        <w:t>Processing Mode:</w:t>
      </w:r>
      <w:r w:rsidRPr="554A648D">
        <w:rPr>
          <w:rFonts w:ascii="Segoe UI" w:hAnsi="Segoe UI" w:eastAsia="Segoe UI" w:cs="Segoe UI"/>
          <w:sz w:val="21"/>
          <w:szCs w:val="21"/>
        </w:rPr>
        <w:t xml:space="preserve"> </w:t>
      </w:r>
      <w:r w:rsidRPr="00E450C4">
        <w:rPr>
          <w:rFonts w:eastAsia="Segoe UI" w:cs="Segoe UI" w:asciiTheme="majorHAnsi" w:hAnsiTheme="majorHAnsi"/>
        </w:rPr>
        <w:t>Asynchronous (batched allowed).</w:t>
      </w:r>
    </w:p>
    <w:p w:rsidRPr="009376C9" w:rsidR="00BE6FAB" w:rsidP="00BE6FAB" w:rsidRDefault="00BE6FAB" w14:paraId="2E8BC78E" w14:textId="77777777">
      <w:pPr>
        <w:spacing w:before="210" w:after="210" w:line="300" w:lineRule="auto"/>
        <w:rPr>
          <w:rFonts w:ascii="Segoe UI" w:hAnsi="Segoe UI" w:eastAsia="Segoe UI" w:cs="Segoe UI"/>
          <w:color w:val="464FEB"/>
          <w:sz w:val="21"/>
          <w:szCs w:val="21"/>
        </w:rPr>
      </w:pPr>
      <w:r w:rsidRPr="554A648D">
        <w:rPr>
          <w:rFonts w:ascii="Segoe UI" w:hAnsi="Segoe UI" w:eastAsia="Segoe UI" w:cs="Segoe UI"/>
          <w:b/>
          <w:bCs/>
          <w:sz w:val="21"/>
          <w:szCs w:val="21"/>
        </w:rPr>
        <w:t>Mandatory Fields:</w:t>
      </w:r>
      <w:r w:rsidRPr="554A648D">
        <w:rPr>
          <w:rFonts w:ascii="Segoe UI" w:hAnsi="Segoe UI" w:eastAsia="Segoe UI" w:cs="Segoe UI"/>
          <w:sz w:val="21"/>
          <w:szCs w:val="21"/>
        </w:rPr>
        <w:t xml:space="preserve"> </w:t>
      </w:r>
      <w:r w:rsidRPr="00E450C4">
        <w:rPr>
          <w:rFonts w:eastAsia="Segoe UI" w:cs="Segoe UI"/>
        </w:rPr>
        <w:t>eventID, eventTime, eventTimeZoneOffset, action, epcList, bizStep, disposition, bizLocation (match the pattern used in Damaged for consistency).</w:t>
      </w:r>
      <w:r w:rsidRPr="00E450C4">
        <w:rPr>
          <w:rFonts w:ascii="Segoe UI" w:hAnsi="Segoe UI" w:eastAsia="Segoe UI" w:cs="Segoe UI"/>
        </w:rPr>
        <w:t xml:space="preserve"> </w:t>
      </w:r>
    </w:p>
    <w:p w:rsidRPr="009376C9" w:rsidR="00BE6FAB" w:rsidP="00BE6FAB" w:rsidRDefault="00BE6FAB" w14:paraId="43735400" w14:textId="77777777">
      <w:pPr>
        <w:spacing w:before="210" w:after="210" w:line="300" w:lineRule="auto"/>
      </w:pPr>
      <w:r w:rsidRPr="554A648D">
        <w:rPr>
          <w:rFonts w:ascii="Segoe UI" w:hAnsi="Segoe UI" w:eastAsia="Segoe UI" w:cs="Segoe UI"/>
          <w:b/>
          <w:bCs/>
          <w:sz w:val="21"/>
          <w:szCs w:val="21"/>
        </w:rPr>
        <w:t>Rules:</w:t>
      </w:r>
    </w:p>
    <w:p w:rsidRPr="00B5408C" w:rsidR="00BE6FAB" w:rsidP="00BE6FAB" w:rsidRDefault="00BE6FAB" w14:paraId="3A6A4D6E" w14:textId="77777777">
      <w:pPr>
        <w:pStyle w:val="ListParagraph"/>
        <w:numPr>
          <w:ilvl w:val="0"/>
          <w:numId w:val="26"/>
        </w:numPr>
        <w:spacing w:before="240" w:after="0" w:line="300" w:lineRule="auto"/>
        <w:rPr>
          <w:rFonts w:ascii="Segoe UI" w:hAnsi="Segoe UI" w:eastAsia="Segoe UI" w:cs="Segoe UI"/>
          <w:sz w:val="21"/>
          <w:szCs w:val="21"/>
        </w:rPr>
      </w:pPr>
      <w:r w:rsidRPr="74B80B11">
        <w:rPr>
          <w:rFonts w:ascii="Segoe UI" w:hAnsi="Segoe UI" w:eastAsia="Segoe UI" w:cs="Segoe UI"/>
          <w:sz w:val="21"/>
          <w:szCs w:val="21"/>
        </w:rPr>
        <w:t xml:space="preserve">action must be OBSERVE. (Status update; not object creation/deletion.) </w:t>
      </w:r>
    </w:p>
    <w:p w:rsidRPr="00B5408C" w:rsidR="00BE6FAB" w:rsidP="00BE6FAB" w:rsidRDefault="00BE6FAB" w14:paraId="1B294F1A" w14:textId="784C9D4F">
      <w:pPr>
        <w:pStyle w:val="ListParagraph"/>
        <w:numPr>
          <w:ilvl w:val="0"/>
          <w:numId w:val="26"/>
        </w:numPr>
        <w:spacing w:before="240" w:after="0" w:line="300" w:lineRule="auto"/>
        <w:rPr>
          <w:rFonts w:ascii="Segoe UI" w:hAnsi="Segoe UI" w:eastAsia="Segoe UI" w:cs="Segoe UI"/>
          <w:sz w:val="21"/>
          <w:szCs w:val="21"/>
        </w:rPr>
      </w:pPr>
      <w:r w:rsidRPr="05C4E276">
        <w:rPr>
          <w:rFonts w:ascii="Segoe UI" w:hAnsi="Segoe UI" w:eastAsia="Segoe UI" w:cs="Segoe UI"/>
          <w:sz w:val="21"/>
          <w:szCs w:val="21"/>
        </w:rPr>
        <w:t xml:space="preserve">bizStep must be urn:epcglobal:cbv:bizstep:inspecting </w:t>
      </w:r>
      <w:r w:rsidRPr="05C4E276" w:rsidR="79168C7E">
        <w:rPr>
          <w:rFonts w:ascii="Segoe UI" w:hAnsi="Segoe UI" w:eastAsia="Segoe UI" w:cs="Segoe UI"/>
          <w:sz w:val="21"/>
          <w:szCs w:val="21"/>
        </w:rPr>
        <w:t>(for XML 1.2)</w:t>
      </w:r>
      <w:r w:rsidRPr="05C4E276" w:rsidR="000976A4">
        <w:rPr>
          <w:rFonts w:ascii="Segoe UI" w:hAnsi="Segoe UI" w:eastAsia="Segoe UI" w:cs="Segoe UI"/>
          <w:sz w:val="21"/>
          <w:szCs w:val="21"/>
        </w:rPr>
        <w:t xml:space="preserve"> or inspecting</w:t>
      </w:r>
      <w:r w:rsidRPr="05C4E276" w:rsidR="3F96CF1A">
        <w:rPr>
          <w:rFonts w:ascii="Segoe UI" w:hAnsi="Segoe UI" w:eastAsia="Segoe UI" w:cs="Segoe UI"/>
          <w:sz w:val="21"/>
          <w:szCs w:val="21"/>
        </w:rPr>
        <w:t>(for JSON -LD 2.0)</w:t>
      </w:r>
      <w:r w:rsidRPr="05C4E276" w:rsidR="000976A4">
        <w:rPr>
          <w:rFonts w:ascii="Segoe UI" w:hAnsi="Segoe UI" w:eastAsia="Segoe UI" w:cs="Segoe UI"/>
          <w:sz w:val="21"/>
          <w:szCs w:val="21"/>
        </w:rPr>
        <w:t xml:space="preserve"> </w:t>
      </w:r>
      <w:r w:rsidRPr="05C4E276">
        <w:rPr>
          <w:rFonts w:ascii="Segoe UI" w:hAnsi="Segoe UI" w:eastAsia="Segoe UI" w:cs="Segoe UI"/>
          <w:sz w:val="21"/>
          <w:szCs w:val="21"/>
        </w:rPr>
        <w:t>(status determination is made after inspection/validation).</w:t>
      </w:r>
    </w:p>
    <w:p w:rsidRPr="00B5408C" w:rsidR="00BE6FAB" w:rsidP="00BE6FAB" w:rsidRDefault="00BE6FAB" w14:paraId="1ACC5FA1" w14:textId="69EF5A20">
      <w:pPr>
        <w:pStyle w:val="ListParagraph"/>
        <w:numPr>
          <w:ilvl w:val="0"/>
          <w:numId w:val="26"/>
        </w:numPr>
        <w:spacing w:before="240" w:after="0" w:line="300" w:lineRule="auto"/>
        <w:rPr>
          <w:rFonts w:ascii="Segoe UI" w:hAnsi="Segoe UI" w:eastAsia="Segoe UI" w:cs="Segoe UI"/>
          <w:sz w:val="21"/>
          <w:szCs w:val="21"/>
        </w:rPr>
      </w:pPr>
      <w:r w:rsidRPr="05C4E276">
        <w:rPr>
          <w:rFonts w:ascii="Segoe UI" w:hAnsi="Segoe UI" w:eastAsia="Segoe UI" w:cs="Segoe UI"/>
          <w:sz w:val="21"/>
          <w:szCs w:val="21"/>
        </w:rPr>
        <w:t>disposition must be urn:epcglobal:cbv:disp:expired</w:t>
      </w:r>
      <w:r w:rsidRPr="05C4E276" w:rsidR="000976A4">
        <w:rPr>
          <w:rFonts w:ascii="Segoe UI" w:hAnsi="Segoe UI" w:eastAsia="Segoe UI" w:cs="Segoe UI"/>
          <w:sz w:val="21"/>
          <w:szCs w:val="21"/>
        </w:rPr>
        <w:t xml:space="preserve"> </w:t>
      </w:r>
      <w:r w:rsidRPr="05C4E276" w:rsidR="79168C7E">
        <w:rPr>
          <w:rFonts w:ascii="Segoe UI" w:hAnsi="Segoe UI" w:eastAsia="Segoe UI" w:cs="Segoe UI"/>
          <w:sz w:val="21"/>
          <w:szCs w:val="21"/>
        </w:rPr>
        <w:t>(for XML 1.2)</w:t>
      </w:r>
      <w:r w:rsidRPr="05C4E276" w:rsidR="000976A4">
        <w:rPr>
          <w:rFonts w:ascii="Segoe UI" w:hAnsi="Segoe UI" w:eastAsia="Segoe UI" w:cs="Segoe UI"/>
          <w:sz w:val="21"/>
          <w:szCs w:val="21"/>
        </w:rPr>
        <w:t xml:space="preserve"> or expired </w:t>
      </w:r>
      <w:r w:rsidRPr="05C4E276" w:rsidR="3F96CF1A">
        <w:rPr>
          <w:rFonts w:ascii="Segoe UI" w:hAnsi="Segoe UI" w:eastAsia="Segoe UI" w:cs="Segoe UI"/>
          <w:sz w:val="21"/>
          <w:szCs w:val="21"/>
        </w:rPr>
        <w:t>(for JSON -LD 2.0)</w:t>
      </w:r>
      <w:r w:rsidRPr="05C4E276">
        <w:rPr>
          <w:rFonts w:ascii="Segoe UI" w:hAnsi="Segoe UI" w:eastAsia="Segoe UI" w:cs="Segoe UI"/>
          <w:sz w:val="21"/>
          <w:szCs w:val="21"/>
        </w:rPr>
        <w:t xml:space="preserve">. (Matrix already recognizes </w:t>
      </w:r>
      <w:r w:rsidRPr="05C4E276">
        <w:rPr>
          <w:rFonts w:ascii="Segoe UI" w:hAnsi="Segoe UI" w:eastAsia="Segoe UI" w:cs="Segoe UI"/>
          <w:i/>
          <w:iCs/>
          <w:sz w:val="21"/>
          <w:szCs w:val="21"/>
        </w:rPr>
        <w:t>expired</w:t>
      </w:r>
      <w:r w:rsidRPr="05C4E276">
        <w:rPr>
          <w:rFonts w:ascii="Segoe UI" w:hAnsi="Segoe UI" w:eastAsia="Segoe UI" w:cs="Segoe UI"/>
          <w:sz w:val="21"/>
          <w:szCs w:val="21"/>
        </w:rPr>
        <w:t xml:space="preserve">; this event sets that state.) </w:t>
      </w:r>
    </w:p>
    <w:p w:rsidRPr="00B5408C" w:rsidR="00BE6FAB" w:rsidP="00BE6FAB" w:rsidRDefault="00BE6FAB" w14:paraId="2D7D6C65" w14:textId="77777777">
      <w:pPr>
        <w:pStyle w:val="ListParagraph"/>
        <w:numPr>
          <w:ilvl w:val="0"/>
          <w:numId w:val="26"/>
        </w:numPr>
        <w:spacing w:before="240" w:after="0" w:line="300" w:lineRule="auto"/>
        <w:rPr>
          <w:rFonts w:ascii="Segoe UI" w:hAnsi="Segoe UI" w:eastAsia="Segoe UI" w:cs="Segoe UI"/>
          <w:sz w:val="21"/>
          <w:szCs w:val="21"/>
        </w:rPr>
      </w:pPr>
      <w:r w:rsidRPr="74B80B11">
        <w:rPr>
          <w:rFonts w:ascii="Segoe UI" w:hAnsi="Segoe UI" w:eastAsia="Segoe UI" w:cs="Segoe UI"/>
          <w:sz w:val="21"/>
          <w:szCs w:val="21"/>
        </w:rPr>
        <w:t xml:space="preserve">State constraint: Prior disposition should be active or in_transit. Attempts from terminal states (dispensed, destroyed, inactive, stolen) are accepted with warnings per existing rules. (Reuse your generic rule &amp; codes such as INVALID_TERMINAL_STATE and INVALID_DISPOSITION.) </w:t>
      </w:r>
    </w:p>
    <w:p w:rsidRPr="00B5408C" w:rsidR="00BE6FAB" w:rsidP="00BE6FAB" w:rsidRDefault="00BE6FAB" w14:paraId="3FB42E6A" w14:textId="77777777">
      <w:pPr>
        <w:pStyle w:val="ListParagraph"/>
        <w:numPr>
          <w:ilvl w:val="0"/>
          <w:numId w:val="26"/>
        </w:numPr>
        <w:spacing w:before="240" w:after="0" w:line="300" w:lineRule="auto"/>
        <w:rPr>
          <w:rFonts w:ascii="Segoe UI" w:hAnsi="Segoe UI" w:eastAsia="Segoe UI" w:cs="Segoe UI"/>
          <w:sz w:val="21"/>
          <w:szCs w:val="21"/>
        </w:rPr>
      </w:pPr>
      <w:r w:rsidRPr="74B80B11">
        <w:rPr>
          <w:rFonts w:ascii="Segoe UI" w:hAnsi="Segoe UI" w:eastAsia="Segoe UI" w:cs="Segoe UI"/>
          <w:sz w:val="21"/>
          <w:szCs w:val="21"/>
        </w:rPr>
        <w:t>Follow‑on</w:t>
      </w:r>
      <w:r w:rsidRPr="74B80B11">
        <w:rPr>
          <w:rFonts w:ascii="Aptos" w:hAnsi="Aptos" w:eastAsia="Aptos" w:cs="Aptos"/>
        </w:rPr>
        <w:t xml:space="preserve"> path: Expired items typically proceed to Destruction Completion  (Matrix already lists </w:t>
      </w:r>
      <w:r w:rsidRPr="74B80B11">
        <w:rPr>
          <w:rFonts w:ascii="Segoe UI" w:hAnsi="Segoe UI" w:eastAsia="Segoe UI" w:cs="Segoe UI"/>
          <w:i/>
          <w:sz w:val="21"/>
          <w:szCs w:val="21"/>
        </w:rPr>
        <w:t>expired → destroyed</w:t>
      </w:r>
      <w:r w:rsidRPr="74B80B11">
        <w:rPr>
          <w:rFonts w:ascii="Segoe UI" w:hAnsi="Segoe UI" w:eastAsia="Segoe UI" w:cs="Segoe UI"/>
          <w:sz w:val="21"/>
          <w:szCs w:val="21"/>
        </w:rPr>
        <w:t xml:space="preserve">.) </w:t>
      </w:r>
    </w:p>
    <w:p w:rsidRPr="00B5408C" w:rsidR="00BE6FAB" w:rsidP="00BE6FAB" w:rsidRDefault="00BE6FAB" w14:paraId="7E657C89" w14:textId="77777777">
      <w:pPr>
        <w:pStyle w:val="ListParagraph"/>
        <w:numPr>
          <w:ilvl w:val="0"/>
          <w:numId w:val="26"/>
        </w:numPr>
        <w:spacing w:before="240" w:after="0" w:line="300" w:lineRule="auto"/>
        <w:rPr>
          <w:rFonts w:ascii="Segoe UI" w:hAnsi="Segoe UI" w:eastAsia="Segoe UI" w:cs="Segoe UI"/>
          <w:sz w:val="21"/>
          <w:szCs w:val="21"/>
        </w:rPr>
      </w:pPr>
      <w:r w:rsidRPr="74B80B11">
        <w:rPr>
          <w:rFonts w:ascii="Segoe UI" w:hAnsi="Segoe UI" w:eastAsia="Segoe UI" w:cs="Segoe UI"/>
          <w:sz w:val="21"/>
          <w:szCs w:val="21"/>
        </w:rPr>
        <w:t>When to s</w:t>
      </w:r>
      <w:r w:rsidRPr="74B80B11">
        <w:rPr>
          <w:rFonts w:ascii="Aptos" w:hAnsi="Aptos" w:eastAsia="Aptos" w:cs="Aptos"/>
        </w:rPr>
        <w:t>ubmit: Partners must submit the Expired event at or immediately after the moment stock becomes non</w:t>
      </w:r>
      <w:r w:rsidRPr="00E450C4">
        <w:rPr>
          <w:rFonts w:ascii="Segoe UI" w:hAnsi="Segoe UI" w:eastAsia="Segoe UI" w:cs="Segoe UI"/>
          <w:sz w:val="21"/>
          <w:szCs w:val="21"/>
        </w:rPr>
        <w:t>‑</w:t>
      </w:r>
      <w:r w:rsidRPr="74B80B11">
        <w:rPr>
          <w:rFonts w:ascii="Segoe UI" w:hAnsi="Segoe UI" w:eastAsia="Segoe UI" w:cs="Segoe UI"/>
          <w:sz w:val="21"/>
          <w:szCs w:val="21"/>
        </w:rPr>
        <w:t xml:space="preserve">saleable per product master data (expiry date). Partners may batch multiple SGTINs into one event for the same bizLocation and calendar day. The system will accept these asynchronously (HTTP 202) and will reflect </w:t>
      </w:r>
      <w:r w:rsidRPr="74B80B11">
        <w:rPr>
          <w:rFonts w:ascii="Segoe UI" w:hAnsi="Segoe UI" w:eastAsia="Segoe UI" w:cs="Segoe UI"/>
          <w:i/>
          <w:sz w:val="21"/>
          <w:szCs w:val="21"/>
        </w:rPr>
        <w:t>expired</w:t>
      </w:r>
      <w:r w:rsidRPr="74B80B11">
        <w:rPr>
          <w:rFonts w:ascii="Segoe UI" w:hAnsi="Segoe UI" w:eastAsia="Segoe UI" w:cs="Segoe UI"/>
          <w:sz w:val="21"/>
          <w:szCs w:val="21"/>
        </w:rPr>
        <w:t xml:space="preserve"> in the lifecycle state used by downstream validations (e.g., dispensing checks using EXPIRED_PRODUCT)</w:t>
      </w:r>
    </w:p>
    <w:p w:rsidR="00BE6FAB" w:rsidP="00BE6FAB" w:rsidRDefault="00BE6FAB" w14:paraId="1667806B" w14:textId="77777777">
      <w:pPr>
        <w:pStyle w:val="ListParagraph"/>
        <w:spacing w:after="0" w:line="300" w:lineRule="auto"/>
        <w:rPr>
          <w:rFonts w:ascii="Segoe UI" w:hAnsi="Segoe UI" w:eastAsia="Segoe UI" w:cs="Segoe UI"/>
          <w:sz w:val="21"/>
          <w:szCs w:val="21"/>
        </w:rPr>
      </w:pPr>
    </w:p>
    <w:p w:rsidR="00BE6FAB" w:rsidP="00BE6FAB" w:rsidRDefault="00BE6FAB" w14:paraId="1BB64B09" w14:textId="77777777">
      <w:pPr>
        <w:spacing w:after="0" w:line="300" w:lineRule="auto"/>
        <w:rPr>
          <w:rFonts w:ascii="Segoe UI" w:hAnsi="Segoe UI" w:eastAsia="Segoe UI" w:cs="Segoe UI"/>
          <w:sz w:val="21"/>
          <w:szCs w:val="21"/>
        </w:rPr>
      </w:pPr>
    </w:p>
    <w:p w:rsidR="00BE6FAB" w:rsidP="00BE6FAB" w:rsidRDefault="00BE6FAB" w14:paraId="3B695AA8" w14:textId="77777777">
      <w:pPr>
        <w:pStyle w:val="Heading4"/>
        <w:rPr>
          <w:rFonts w:ascii="Segoe UI" w:hAnsi="Segoe UI" w:eastAsia="Segoe UI" w:cs="Segoe UI"/>
          <w:b w:val="0"/>
          <w:bCs w:val="0"/>
          <w:i w:val="0"/>
          <w:iCs w:val="0"/>
          <w:color w:val="auto"/>
          <w:sz w:val="21"/>
          <w:szCs w:val="21"/>
        </w:rPr>
      </w:pPr>
      <w:r w:rsidRPr="0886C70B">
        <w:t>EPCIS 1.2 XML</w:t>
      </w:r>
    </w:p>
    <w:p w:rsidR="00BE6FAB" w:rsidP="00BE6FAB" w:rsidRDefault="00BE6FAB" w14:paraId="53C7B652" w14:textId="77777777">
      <w:pPr>
        <w:pStyle w:val="Code0"/>
        <w:spacing w:before="0" w:after="0"/>
      </w:pPr>
      <w:r>
        <w:t>&lt;?xml version="1.0" encoding="UTF-8"?&gt;</w:t>
      </w:r>
    </w:p>
    <w:p w:rsidR="00BE6FAB" w:rsidP="00BE6FAB" w:rsidRDefault="00BE6FAB" w14:paraId="2FAA5915" w14:textId="77777777">
      <w:pPr>
        <w:pStyle w:val="Code0"/>
        <w:spacing w:before="0" w:after="0"/>
      </w:pPr>
      <w:r>
        <w:t>&lt;epcis:EPCISDocument xmlns:epcis="urn:epcglobal:epcis:xsd:1"</w:t>
      </w:r>
    </w:p>
    <w:p w:rsidR="00BE6FAB" w:rsidP="00BE6FAB" w:rsidRDefault="00BE6FAB" w14:paraId="352846AF" w14:textId="77777777">
      <w:pPr>
        <w:pStyle w:val="Code0"/>
        <w:spacing w:before="0" w:after="0"/>
      </w:pPr>
      <w:r>
        <w:t xml:space="preserve">  schemaVersion="1.2" creationDate="2026-03-01T06:00:00.000Z"&gt;</w:t>
      </w:r>
    </w:p>
    <w:p w:rsidR="00BE6FAB" w:rsidP="00BE6FAB" w:rsidRDefault="00BE6FAB" w14:paraId="652C690F" w14:textId="77777777">
      <w:pPr>
        <w:pStyle w:val="Code0"/>
        <w:spacing w:before="0" w:after="0"/>
      </w:pPr>
      <w:r>
        <w:t xml:space="preserve">  &lt;EPCISBody&gt;</w:t>
      </w:r>
    </w:p>
    <w:p w:rsidR="00BE6FAB" w:rsidP="00BE6FAB" w:rsidRDefault="00BE6FAB" w14:paraId="73C75B35" w14:textId="77777777">
      <w:pPr>
        <w:pStyle w:val="Code0"/>
        <w:spacing w:before="0" w:after="0"/>
      </w:pPr>
      <w:r>
        <w:t xml:space="preserve">    &lt;EventList&gt;</w:t>
      </w:r>
    </w:p>
    <w:p w:rsidR="00BE6FAB" w:rsidP="00BE6FAB" w:rsidRDefault="00BE6FAB" w14:paraId="4202FCA3" w14:textId="77777777">
      <w:pPr>
        <w:pStyle w:val="Code0"/>
        <w:spacing w:before="0" w:after="0"/>
      </w:pPr>
      <w:r>
        <w:t xml:space="preserve">      &lt;ObjectEvent&gt;</w:t>
      </w:r>
    </w:p>
    <w:p w:rsidR="00BE6FAB" w:rsidP="00BE6FAB" w:rsidRDefault="00BE6FAB" w14:paraId="07A2C0C6" w14:textId="77777777">
      <w:pPr>
        <w:pStyle w:val="Code0"/>
        <w:spacing w:before="0" w:after="0"/>
      </w:pPr>
      <w:r>
        <w:t xml:space="preserve">        &lt;eventID&gt;urn:uuid:6e6f18a0-2e8d-4d10-9c90-1a2b3c4d5e6f&lt;/eventID&gt;</w:t>
      </w:r>
    </w:p>
    <w:p w:rsidR="00BE6FAB" w:rsidP="00BE6FAB" w:rsidRDefault="00BE6FAB" w14:paraId="09CA3151" w14:textId="77777777">
      <w:pPr>
        <w:pStyle w:val="Code0"/>
        <w:spacing w:before="0" w:after="0"/>
      </w:pPr>
      <w:r>
        <w:t xml:space="preserve">        &lt;eventTime&gt;2026-03-01T06:00:00.000Z&lt;/eventTime&gt;</w:t>
      </w:r>
    </w:p>
    <w:p w:rsidR="00BE6FAB" w:rsidP="00BE6FAB" w:rsidRDefault="00BE6FAB" w14:paraId="2CD2AB8C" w14:textId="77777777">
      <w:pPr>
        <w:pStyle w:val="Code0"/>
        <w:spacing w:before="0" w:after="0"/>
      </w:pPr>
      <w:r>
        <w:t xml:space="preserve">        &lt;eventTimeZoneOffset&gt;+03:00&lt;/eventTimeZoneOffset&gt;</w:t>
      </w:r>
    </w:p>
    <w:p w:rsidR="00BE6FAB" w:rsidP="00BE6FAB" w:rsidRDefault="00BE6FAB" w14:paraId="290BD966" w14:textId="77777777">
      <w:pPr>
        <w:pStyle w:val="Code0"/>
        <w:spacing w:before="0" w:after="0"/>
      </w:pPr>
      <w:r>
        <w:t xml:space="preserve">        &lt;epcList&gt;</w:t>
      </w:r>
    </w:p>
    <w:p w:rsidR="00BE6FAB" w:rsidP="00BE6FAB" w:rsidRDefault="00BE6FAB" w14:paraId="469FF918" w14:textId="77777777">
      <w:pPr>
        <w:pStyle w:val="Code0"/>
        <w:spacing w:before="0" w:after="0"/>
      </w:pPr>
      <w:r>
        <w:t xml:space="preserve">          &lt;epc&gt;urn:epc:id:sgtin:0123456.305512.000000321&lt;/epc&gt;</w:t>
      </w:r>
    </w:p>
    <w:p w:rsidR="00BE6FAB" w:rsidP="00BE6FAB" w:rsidRDefault="00BE6FAB" w14:paraId="0223DBCC" w14:textId="77777777">
      <w:pPr>
        <w:pStyle w:val="Code0"/>
        <w:spacing w:before="0" w:after="0"/>
      </w:pPr>
      <w:r>
        <w:t xml:space="preserve">          &lt;epc&gt;urn:epc:id:sgtin:0123456.305512.000000322&lt;/epc&gt;</w:t>
      </w:r>
    </w:p>
    <w:p w:rsidR="00BE6FAB" w:rsidP="00BE6FAB" w:rsidRDefault="00BE6FAB" w14:paraId="34B3DEED" w14:textId="77777777">
      <w:pPr>
        <w:pStyle w:val="Code0"/>
        <w:spacing w:before="0" w:after="0"/>
      </w:pPr>
      <w:r>
        <w:t xml:space="preserve">        &lt;/epcList&gt;</w:t>
      </w:r>
    </w:p>
    <w:p w:rsidR="00BE6FAB" w:rsidP="00BE6FAB" w:rsidRDefault="00BE6FAB" w14:paraId="737BFE51" w14:textId="77777777">
      <w:pPr>
        <w:pStyle w:val="Code0"/>
        <w:spacing w:before="0" w:after="0"/>
      </w:pPr>
      <w:r>
        <w:t xml:space="preserve">        &lt;action&gt;OBSERVE&lt;/action&gt;</w:t>
      </w:r>
    </w:p>
    <w:p w:rsidR="00BE6FAB" w:rsidP="00BE6FAB" w:rsidRDefault="00BE6FAB" w14:paraId="76D8608F" w14:textId="77777777">
      <w:pPr>
        <w:pStyle w:val="Code0"/>
        <w:spacing w:before="0" w:after="0"/>
      </w:pPr>
      <w:r>
        <w:t xml:space="preserve">        &lt;bizStep&gt;urn:epcglobal:cbv:bizstep:inspecting&lt;/bizStep&gt;</w:t>
      </w:r>
    </w:p>
    <w:p w:rsidR="00BE6FAB" w:rsidP="00BE6FAB" w:rsidRDefault="00BE6FAB" w14:paraId="65FD46F5" w14:textId="77777777">
      <w:pPr>
        <w:pStyle w:val="Code0"/>
        <w:spacing w:before="0" w:after="0"/>
      </w:pPr>
      <w:r>
        <w:t xml:space="preserve">        &lt;disposition&gt;urn:epcglobal:cbv:disp:expired&lt;/disposition&gt;</w:t>
      </w:r>
    </w:p>
    <w:p w:rsidR="00BE6FAB" w:rsidP="00BE6FAB" w:rsidRDefault="00BE6FAB" w14:paraId="40980C55" w14:textId="77777777">
      <w:pPr>
        <w:pStyle w:val="Code0"/>
        <w:spacing w:before="0" w:after="0"/>
      </w:pPr>
      <w:r>
        <w:t xml:space="preserve">        &lt;readPoint&gt;</w:t>
      </w:r>
    </w:p>
    <w:p w:rsidR="00BE6FAB" w:rsidP="00BE6FAB" w:rsidRDefault="00BE6FAB" w14:paraId="241DDEDD" w14:textId="77777777">
      <w:pPr>
        <w:pStyle w:val="Code0"/>
        <w:spacing w:before="0" w:after="0"/>
      </w:pPr>
      <w:r>
        <w:t xml:space="preserve">          &lt;id&gt;urn:epc:id:sgln:0123456.22222.0&lt;/id&gt;</w:t>
      </w:r>
    </w:p>
    <w:p w:rsidR="00BE6FAB" w:rsidP="00BE6FAB" w:rsidRDefault="00BE6FAB" w14:paraId="28FB90CA" w14:textId="77777777">
      <w:pPr>
        <w:pStyle w:val="Code0"/>
        <w:spacing w:before="0" w:after="0"/>
      </w:pPr>
      <w:r>
        <w:t xml:space="preserve">        &lt;/readPoint&gt;</w:t>
      </w:r>
    </w:p>
    <w:p w:rsidR="00BE6FAB" w:rsidP="00BE6FAB" w:rsidRDefault="00BE6FAB" w14:paraId="55EE5A51" w14:textId="77777777">
      <w:pPr>
        <w:pStyle w:val="Code0"/>
        <w:spacing w:before="0" w:after="0"/>
      </w:pPr>
      <w:r>
        <w:t xml:space="preserve">        &lt;bizLocation&gt;</w:t>
      </w:r>
    </w:p>
    <w:p w:rsidR="00BE6FAB" w:rsidP="00BE6FAB" w:rsidRDefault="00BE6FAB" w14:paraId="340BB376" w14:textId="77777777">
      <w:pPr>
        <w:pStyle w:val="Code0"/>
        <w:spacing w:before="0" w:after="0"/>
      </w:pPr>
      <w:r>
        <w:t xml:space="preserve">          &lt;id&gt;urn:epc:id:sgln:0123456.22222.0&lt;/id&gt;</w:t>
      </w:r>
    </w:p>
    <w:p w:rsidR="00BE6FAB" w:rsidP="00BE6FAB" w:rsidRDefault="00BE6FAB" w14:paraId="3FF08E22" w14:textId="77777777">
      <w:pPr>
        <w:pStyle w:val="Code0"/>
        <w:spacing w:before="0" w:after="0"/>
      </w:pPr>
      <w:r>
        <w:t xml:space="preserve">        &lt;/bizLocation&gt;</w:t>
      </w:r>
    </w:p>
    <w:p w:rsidR="00BE6FAB" w:rsidP="00BE6FAB" w:rsidRDefault="00BE6FAB" w14:paraId="0A898725" w14:textId="77777777">
      <w:pPr>
        <w:pStyle w:val="Code0"/>
        <w:spacing w:before="0" w:after="0"/>
      </w:pPr>
      <w:r>
        <w:t xml:space="preserve">        &lt;bizTransactionList&gt;</w:t>
      </w:r>
    </w:p>
    <w:p w:rsidR="00BE6FAB" w:rsidP="00BE6FAB" w:rsidRDefault="00BE6FAB" w14:paraId="59125348" w14:textId="77777777">
      <w:pPr>
        <w:pStyle w:val="Code0"/>
        <w:spacing w:before="0" w:after="0"/>
      </w:pPr>
      <w:r>
        <w:t xml:space="preserve">          &lt;bizTransaction type="urn:epcglobal:cbv:btt:cert"&gt;</w:t>
      </w:r>
    </w:p>
    <w:p w:rsidR="00BE6FAB" w:rsidP="00BE6FAB" w:rsidRDefault="00BE6FAB" w14:paraId="2F11DDE1" w14:textId="77777777">
      <w:pPr>
        <w:pStyle w:val="Code0"/>
        <w:spacing w:before="0" w:after="0"/>
      </w:pPr>
      <w:r>
        <w:t xml:space="preserve">            urn:epc:id:gdti:4012345.99999.RN-2026-0007</w:t>
      </w:r>
    </w:p>
    <w:p w:rsidR="00BE6FAB" w:rsidP="00BE6FAB" w:rsidRDefault="00BE6FAB" w14:paraId="5B79C9B8" w14:textId="77777777">
      <w:pPr>
        <w:pStyle w:val="Code0"/>
        <w:spacing w:before="0" w:after="0"/>
      </w:pPr>
      <w:r>
        <w:t xml:space="preserve">          &lt;/bizTransaction&gt;</w:t>
      </w:r>
    </w:p>
    <w:p w:rsidR="00BE6FAB" w:rsidP="00BE6FAB" w:rsidRDefault="00BE6FAB" w14:paraId="6A3C6E89" w14:textId="77777777">
      <w:pPr>
        <w:pStyle w:val="Code0"/>
        <w:spacing w:before="0" w:after="0"/>
      </w:pPr>
      <w:r>
        <w:t xml:space="preserve">        &lt;/bizTransactionList&gt;</w:t>
      </w:r>
    </w:p>
    <w:p w:rsidR="00BE6FAB" w:rsidP="00BE6FAB" w:rsidRDefault="00BE6FAB" w14:paraId="2B695DAE" w14:textId="77777777">
      <w:pPr>
        <w:pStyle w:val="Code0"/>
        <w:spacing w:before="0" w:after="0"/>
      </w:pPr>
      <w:r>
        <w:t xml:space="preserve">      &lt;/ObjectEvent&gt;</w:t>
      </w:r>
    </w:p>
    <w:p w:rsidR="00BE6FAB" w:rsidP="00BE6FAB" w:rsidRDefault="00BE6FAB" w14:paraId="043BA2DF" w14:textId="77777777">
      <w:pPr>
        <w:pStyle w:val="Code0"/>
        <w:spacing w:before="0" w:after="0"/>
      </w:pPr>
      <w:r>
        <w:t xml:space="preserve">    &lt;/EventList&gt;</w:t>
      </w:r>
    </w:p>
    <w:p w:rsidR="00BE6FAB" w:rsidP="00BE6FAB" w:rsidRDefault="00BE6FAB" w14:paraId="7EE40380" w14:textId="77777777">
      <w:pPr>
        <w:pStyle w:val="Code0"/>
        <w:spacing w:before="0" w:after="0"/>
      </w:pPr>
      <w:r>
        <w:t xml:space="preserve">  &lt;/EPCISBody&gt;</w:t>
      </w:r>
    </w:p>
    <w:p w:rsidR="00BE6FAB" w:rsidP="00BE6FAB" w:rsidRDefault="00BE6FAB" w14:paraId="0C673213" w14:textId="77777777">
      <w:pPr>
        <w:pStyle w:val="Code0"/>
        <w:spacing w:before="0" w:after="0"/>
      </w:pPr>
      <w:r>
        <w:t>&lt;/epcis:EPCISDocument&gt;</w:t>
      </w:r>
    </w:p>
    <w:p w:rsidRPr="009376C9" w:rsidR="00BE6FAB" w:rsidP="00BE6FAB" w:rsidRDefault="00BE6FAB" w14:paraId="6DF8BE05" w14:textId="77777777"/>
    <w:p w:rsidRPr="009376C9" w:rsidR="00BE6FAB" w:rsidP="00BE6FAB" w:rsidRDefault="00BE6FAB" w14:paraId="7A9EABB7" w14:textId="77777777">
      <w:pPr>
        <w:pStyle w:val="Heading4"/>
      </w:pPr>
      <w:r>
        <w:t>EPCIS 2.0 JSON-LD</w:t>
      </w:r>
    </w:p>
    <w:p w:rsidRPr="009376C9" w:rsidR="00BE6FAB" w:rsidP="00BE6FAB" w:rsidRDefault="00BE6FAB" w14:paraId="342E8CE2" w14:textId="77777777">
      <w:pPr>
        <w:pStyle w:val="Code0"/>
        <w:spacing w:before="0" w:after="0"/>
      </w:pPr>
      <w:r>
        <w:t>{</w:t>
      </w:r>
    </w:p>
    <w:p w:rsidRPr="009376C9" w:rsidR="00BE6FAB" w:rsidP="00BE6FAB" w:rsidRDefault="00BE6FAB" w14:paraId="78DF8840" w14:textId="77777777">
      <w:pPr>
        <w:pStyle w:val="Code0"/>
        <w:spacing w:before="0" w:after="0"/>
      </w:pPr>
      <w:r>
        <w:t xml:space="preserve">  "@context": [</w:t>
      </w:r>
    </w:p>
    <w:p w:rsidRPr="009376C9" w:rsidR="00BE6FAB" w:rsidP="00BE6FAB" w:rsidRDefault="00BE6FAB" w14:paraId="327AEA66" w14:textId="77777777">
      <w:pPr>
        <w:pStyle w:val="Code0"/>
        <w:spacing w:before="0" w:after="0"/>
      </w:pPr>
      <w:r>
        <w:t xml:space="preserve">    "https://ref.gs1.org/standards/epcis/epcis-context.jsonld"</w:t>
      </w:r>
    </w:p>
    <w:p w:rsidRPr="009376C9" w:rsidR="00BE6FAB" w:rsidP="00BE6FAB" w:rsidRDefault="00BE6FAB" w14:paraId="307F1B4E" w14:textId="77777777">
      <w:pPr>
        <w:pStyle w:val="Code0"/>
        <w:spacing w:before="0" w:after="0"/>
      </w:pPr>
      <w:r>
        <w:t xml:space="preserve">  ],</w:t>
      </w:r>
    </w:p>
    <w:p w:rsidRPr="009376C9" w:rsidR="00BE6FAB" w:rsidP="00BE6FAB" w:rsidRDefault="00BE6FAB" w14:paraId="1747476B" w14:textId="77777777">
      <w:pPr>
        <w:pStyle w:val="Code0"/>
        <w:spacing w:before="0" w:after="0"/>
      </w:pPr>
      <w:r>
        <w:t xml:space="preserve">  "type": "EPCISDocument",</w:t>
      </w:r>
    </w:p>
    <w:p w:rsidRPr="009376C9" w:rsidR="00BE6FAB" w:rsidP="00BE6FAB" w:rsidRDefault="00BE6FAB" w14:paraId="248BA3AC" w14:textId="77777777">
      <w:pPr>
        <w:pStyle w:val="Code0"/>
        <w:spacing w:before="0" w:after="0"/>
      </w:pPr>
      <w:r>
        <w:t xml:space="preserve">  "schemaVersion": "2.0",</w:t>
      </w:r>
    </w:p>
    <w:p w:rsidRPr="009376C9" w:rsidR="00BE6FAB" w:rsidP="00BE6FAB" w:rsidRDefault="00BE6FAB" w14:paraId="1C12C21F" w14:textId="77777777">
      <w:pPr>
        <w:pStyle w:val="Code0"/>
        <w:spacing w:before="0" w:after="0"/>
      </w:pPr>
      <w:r>
        <w:t xml:space="preserve">  "creationDate": "2026-03-01T06:00:00.000Z",</w:t>
      </w:r>
    </w:p>
    <w:p w:rsidRPr="009376C9" w:rsidR="00BE6FAB" w:rsidP="00BE6FAB" w:rsidRDefault="00BE6FAB" w14:paraId="16ADE16D" w14:textId="77777777">
      <w:pPr>
        <w:pStyle w:val="Code0"/>
        <w:spacing w:before="0" w:after="0"/>
      </w:pPr>
      <w:r>
        <w:t xml:space="preserve">  "epcisBody": {</w:t>
      </w:r>
    </w:p>
    <w:p w:rsidRPr="009376C9" w:rsidR="00BE6FAB" w:rsidP="00BE6FAB" w:rsidRDefault="00BE6FAB" w14:paraId="27ADD4FC" w14:textId="77777777">
      <w:pPr>
        <w:pStyle w:val="Code0"/>
        <w:spacing w:before="0" w:after="0"/>
      </w:pPr>
      <w:r>
        <w:t xml:space="preserve">    "eventList": [</w:t>
      </w:r>
    </w:p>
    <w:p w:rsidRPr="009376C9" w:rsidR="00BE6FAB" w:rsidP="00BE6FAB" w:rsidRDefault="00BE6FAB" w14:paraId="52D09ED6" w14:textId="77777777">
      <w:pPr>
        <w:pStyle w:val="Code0"/>
        <w:spacing w:before="0" w:after="0"/>
      </w:pPr>
      <w:r>
        <w:t xml:space="preserve">      {</w:t>
      </w:r>
    </w:p>
    <w:p w:rsidRPr="009376C9" w:rsidR="00BE6FAB" w:rsidP="00BE6FAB" w:rsidRDefault="00BE6FAB" w14:paraId="286A6909" w14:textId="77777777">
      <w:pPr>
        <w:pStyle w:val="Code0"/>
        <w:spacing w:before="0" w:after="0"/>
      </w:pPr>
      <w:r>
        <w:t xml:space="preserve">        "type": "ObjectEvent",</w:t>
      </w:r>
    </w:p>
    <w:p w:rsidRPr="009376C9" w:rsidR="00BE6FAB" w:rsidP="00BE6FAB" w:rsidRDefault="00BE6FAB" w14:paraId="154C4A53" w14:textId="77777777">
      <w:pPr>
        <w:pStyle w:val="Code0"/>
        <w:spacing w:before="0" w:after="0"/>
      </w:pPr>
      <w:r>
        <w:t xml:space="preserve">        "eventID": "urn:uuid:6e6f18a0-2e8d-4d10-9c90-1a2b3c4d5e6f",</w:t>
      </w:r>
    </w:p>
    <w:p w:rsidRPr="009376C9" w:rsidR="00BE6FAB" w:rsidP="00BE6FAB" w:rsidRDefault="00BE6FAB" w14:paraId="2ACC13A4" w14:textId="77777777">
      <w:pPr>
        <w:pStyle w:val="Code0"/>
        <w:spacing w:before="0" w:after="0"/>
      </w:pPr>
      <w:r>
        <w:t xml:space="preserve">        "eventTime": "2026-03-01T06:00:00.000Z",</w:t>
      </w:r>
    </w:p>
    <w:p w:rsidRPr="009376C9" w:rsidR="00BE6FAB" w:rsidP="00BE6FAB" w:rsidRDefault="00BE6FAB" w14:paraId="721A4AF9" w14:textId="77777777">
      <w:pPr>
        <w:pStyle w:val="Code0"/>
        <w:spacing w:before="0" w:after="0"/>
      </w:pPr>
      <w:r>
        <w:t xml:space="preserve">        "eventTimeZoneOffset": "+03:00",</w:t>
      </w:r>
    </w:p>
    <w:p w:rsidRPr="009376C9" w:rsidR="00BE6FAB" w:rsidP="00BE6FAB" w:rsidRDefault="00BE6FAB" w14:paraId="75BB2ED6" w14:textId="77777777">
      <w:pPr>
        <w:pStyle w:val="Code0"/>
        <w:spacing w:before="0" w:after="0"/>
      </w:pPr>
      <w:r>
        <w:t xml:space="preserve">        "epcList": [</w:t>
      </w:r>
    </w:p>
    <w:p w:rsidRPr="009376C9" w:rsidR="00BE6FAB" w:rsidP="00BE6FAB" w:rsidRDefault="00BE6FAB" w14:paraId="2900B5AA" w14:textId="77777777">
      <w:pPr>
        <w:pStyle w:val="Code0"/>
        <w:spacing w:before="0" w:after="0"/>
      </w:pPr>
      <w:r>
        <w:t xml:space="preserve">          "urn:epc:id:sgtin:0123456.305512.000000321",</w:t>
      </w:r>
    </w:p>
    <w:p w:rsidRPr="009376C9" w:rsidR="00BE6FAB" w:rsidP="00BE6FAB" w:rsidRDefault="00BE6FAB" w14:paraId="1B460038" w14:textId="77777777">
      <w:pPr>
        <w:pStyle w:val="Code0"/>
        <w:spacing w:before="0" w:after="0"/>
      </w:pPr>
      <w:r>
        <w:t xml:space="preserve">          "urn:epc:id:sgtin:0123456.305512.000000322"</w:t>
      </w:r>
    </w:p>
    <w:p w:rsidRPr="009376C9" w:rsidR="00BE6FAB" w:rsidP="00BE6FAB" w:rsidRDefault="00BE6FAB" w14:paraId="6783266E" w14:textId="77777777">
      <w:pPr>
        <w:pStyle w:val="Code0"/>
        <w:spacing w:before="0" w:after="0"/>
      </w:pPr>
      <w:r>
        <w:t xml:space="preserve">        ],</w:t>
      </w:r>
    </w:p>
    <w:p w:rsidRPr="009376C9" w:rsidR="00BE6FAB" w:rsidP="00BE6FAB" w:rsidRDefault="00BE6FAB" w14:paraId="2D662BBE" w14:textId="77777777">
      <w:pPr>
        <w:pStyle w:val="Code0"/>
        <w:spacing w:before="0" w:after="0"/>
      </w:pPr>
      <w:r>
        <w:t xml:space="preserve">        "action": "OBSERVE",</w:t>
      </w:r>
    </w:p>
    <w:p w:rsidRPr="009376C9" w:rsidR="00BE6FAB" w:rsidP="00BE6FAB" w:rsidRDefault="00BE6FAB" w14:paraId="43A8F370" w14:textId="77777777">
      <w:pPr>
        <w:pStyle w:val="Code0"/>
        <w:spacing w:before="0" w:after="0"/>
      </w:pPr>
      <w:r>
        <w:t xml:space="preserve">        "bizStep": "inspecting",</w:t>
      </w:r>
    </w:p>
    <w:p w:rsidRPr="009376C9" w:rsidR="00BE6FAB" w:rsidP="00BE6FAB" w:rsidRDefault="00BE6FAB" w14:paraId="438FDA3E" w14:textId="77777777">
      <w:pPr>
        <w:pStyle w:val="Code0"/>
        <w:spacing w:before="0" w:after="0"/>
      </w:pPr>
      <w:r>
        <w:t xml:space="preserve">        "disposition": "expired",</w:t>
      </w:r>
    </w:p>
    <w:p w:rsidRPr="009376C9" w:rsidR="00BE6FAB" w:rsidP="00BE6FAB" w:rsidRDefault="00BE6FAB" w14:paraId="00B44C1A" w14:textId="77777777">
      <w:pPr>
        <w:pStyle w:val="Code0"/>
        <w:spacing w:before="0" w:after="0"/>
      </w:pPr>
      <w:r>
        <w:t xml:space="preserve">        "readPoint": {</w:t>
      </w:r>
    </w:p>
    <w:p w:rsidRPr="009376C9" w:rsidR="00BE6FAB" w:rsidP="00BE6FAB" w:rsidRDefault="00BE6FAB" w14:paraId="1FD8312D" w14:textId="77777777">
      <w:pPr>
        <w:pStyle w:val="Code0"/>
        <w:spacing w:before="0" w:after="0"/>
      </w:pPr>
      <w:r>
        <w:t xml:space="preserve">          "id": "urn:epc:id:sgln:0123456.22222.0"</w:t>
      </w:r>
    </w:p>
    <w:p w:rsidRPr="009376C9" w:rsidR="00BE6FAB" w:rsidP="00BE6FAB" w:rsidRDefault="00BE6FAB" w14:paraId="43E359E0" w14:textId="77777777">
      <w:pPr>
        <w:pStyle w:val="Code0"/>
        <w:spacing w:before="0" w:after="0"/>
      </w:pPr>
      <w:r>
        <w:t xml:space="preserve">        },</w:t>
      </w:r>
    </w:p>
    <w:p w:rsidRPr="009376C9" w:rsidR="00BE6FAB" w:rsidP="00BE6FAB" w:rsidRDefault="00BE6FAB" w14:paraId="03FBB325" w14:textId="77777777">
      <w:pPr>
        <w:pStyle w:val="Code0"/>
        <w:spacing w:before="0" w:after="0"/>
      </w:pPr>
      <w:r>
        <w:t xml:space="preserve">        "bizLocation": {</w:t>
      </w:r>
    </w:p>
    <w:p w:rsidRPr="009376C9" w:rsidR="00BE6FAB" w:rsidP="00BE6FAB" w:rsidRDefault="00BE6FAB" w14:paraId="6A143641" w14:textId="77777777">
      <w:pPr>
        <w:pStyle w:val="Code0"/>
        <w:spacing w:before="0" w:after="0"/>
      </w:pPr>
      <w:r>
        <w:t xml:space="preserve">          "id": "urn:epc:id:sgln:0123456.22222.0"</w:t>
      </w:r>
    </w:p>
    <w:p w:rsidRPr="009376C9" w:rsidR="00BE6FAB" w:rsidP="00BE6FAB" w:rsidRDefault="00BE6FAB" w14:paraId="24725513" w14:textId="77777777">
      <w:pPr>
        <w:pStyle w:val="Code0"/>
        <w:spacing w:before="0" w:after="0"/>
      </w:pPr>
      <w:r>
        <w:t xml:space="preserve">        },</w:t>
      </w:r>
    </w:p>
    <w:p w:rsidRPr="009376C9" w:rsidR="00BE6FAB" w:rsidP="00BE6FAB" w:rsidRDefault="00BE6FAB" w14:paraId="51367E3C" w14:textId="77777777">
      <w:pPr>
        <w:pStyle w:val="Code0"/>
        <w:spacing w:before="0" w:after="0"/>
      </w:pPr>
      <w:r>
        <w:t xml:space="preserve">        "bizTransactionList": [</w:t>
      </w:r>
    </w:p>
    <w:p w:rsidRPr="009376C9" w:rsidR="00BE6FAB" w:rsidP="00BE6FAB" w:rsidRDefault="00BE6FAB" w14:paraId="3295B6D0" w14:textId="77777777">
      <w:pPr>
        <w:pStyle w:val="Code0"/>
        <w:spacing w:before="0" w:after="0"/>
      </w:pPr>
      <w:r>
        <w:t xml:space="preserve">          {</w:t>
      </w:r>
    </w:p>
    <w:p w:rsidRPr="009376C9" w:rsidR="00BE6FAB" w:rsidP="00BE6FAB" w:rsidRDefault="00BE6FAB" w14:paraId="34931C6F" w14:textId="77777777">
      <w:pPr>
        <w:pStyle w:val="Code0"/>
        <w:spacing w:before="0" w:after="0"/>
      </w:pPr>
      <w:r>
        <w:t xml:space="preserve">            "type": "cert",</w:t>
      </w:r>
    </w:p>
    <w:p w:rsidR="00BE6FAB" w:rsidP="00BE6FAB" w:rsidRDefault="00BE6FAB" w14:paraId="0AB6A41F" w14:textId="77777777">
      <w:pPr>
        <w:pStyle w:val="Code0"/>
        <w:spacing w:before="0" w:after="0"/>
      </w:pPr>
      <w:r>
        <w:t xml:space="preserve">            "bizTransaction": "EXPIRY-REPORT-2026-0031"</w:t>
      </w:r>
    </w:p>
    <w:p w:rsidRPr="009376C9" w:rsidR="00BE6FAB" w:rsidP="00BE6FAB" w:rsidRDefault="00BE6FAB" w14:paraId="1BC2EBEA" w14:textId="77777777">
      <w:pPr>
        <w:pStyle w:val="Code0"/>
        <w:spacing w:before="0" w:after="0"/>
      </w:pPr>
      <w:r>
        <w:t xml:space="preserve">          }</w:t>
      </w:r>
    </w:p>
    <w:p w:rsidRPr="009376C9" w:rsidR="00BE6FAB" w:rsidP="00BE6FAB" w:rsidRDefault="00BE6FAB" w14:paraId="1FE141C2" w14:textId="77777777">
      <w:pPr>
        <w:pStyle w:val="Code0"/>
        <w:spacing w:before="0" w:after="0"/>
      </w:pPr>
      <w:r>
        <w:t xml:space="preserve">        ]</w:t>
      </w:r>
    </w:p>
    <w:p w:rsidRPr="009376C9" w:rsidR="00BE6FAB" w:rsidP="00BE6FAB" w:rsidRDefault="00BE6FAB" w14:paraId="1FA46979" w14:textId="77777777">
      <w:pPr>
        <w:pStyle w:val="Code0"/>
        <w:spacing w:before="0" w:after="0"/>
      </w:pPr>
      <w:r>
        <w:t xml:space="preserve">      }</w:t>
      </w:r>
    </w:p>
    <w:p w:rsidRPr="009376C9" w:rsidR="00BE6FAB" w:rsidP="00BE6FAB" w:rsidRDefault="00BE6FAB" w14:paraId="016F1111" w14:textId="77777777">
      <w:pPr>
        <w:pStyle w:val="Code0"/>
        <w:spacing w:before="0" w:after="0"/>
      </w:pPr>
      <w:r>
        <w:t xml:space="preserve">    ]</w:t>
      </w:r>
    </w:p>
    <w:p w:rsidRPr="009376C9" w:rsidR="00BE6FAB" w:rsidP="00BE6FAB" w:rsidRDefault="00BE6FAB" w14:paraId="1CEE5EF1" w14:textId="77777777">
      <w:pPr>
        <w:pStyle w:val="Code0"/>
        <w:spacing w:before="0" w:after="0"/>
      </w:pPr>
      <w:r>
        <w:t xml:space="preserve">  }</w:t>
      </w:r>
    </w:p>
    <w:p w:rsidRPr="009376C9" w:rsidR="00BE6FAB" w:rsidP="00BE6FAB" w:rsidRDefault="00BE6FAB" w14:paraId="7FBD0C01" w14:textId="77777777">
      <w:pPr>
        <w:pStyle w:val="Code0"/>
        <w:spacing w:before="0" w:after="0"/>
      </w:pPr>
      <w:r>
        <w:t>}</w:t>
      </w:r>
    </w:p>
    <w:p w:rsidR="00BE6FAB" w:rsidP="006B2AA3" w:rsidRDefault="008B240B" w14:paraId="12828082" w14:textId="108925A0">
      <w:pPr>
        <w:pStyle w:val="Heading3"/>
      </w:pPr>
      <w:bookmarkStart w:name="_Toc229417846" w:id="58"/>
      <w:bookmarkEnd w:id="57"/>
      <w:r>
        <w:t>4.4.4 Export</w:t>
      </w:r>
      <w:bookmarkEnd w:id="58"/>
    </w:p>
    <w:p w:rsidR="00116759" w:rsidP="00E71409" w:rsidRDefault="00E71409" w14:paraId="6F4E78CB" w14:textId="77777777">
      <w:r w:rsidRPr="00E71409">
        <w:rPr>
          <w:b/>
          <w:bCs/>
        </w:rPr>
        <w:t>Purpose:</w:t>
      </w:r>
      <w:r w:rsidRPr="00E71409">
        <w:t xml:space="preserve"> Declare that serialized units have been exported out of the country and are no longer in domestic circulation. </w:t>
      </w:r>
    </w:p>
    <w:p w:rsidR="00116759" w:rsidP="00E71409" w:rsidRDefault="00E71409" w14:paraId="463E7343" w14:textId="77777777">
      <w:r w:rsidRPr="00E71409">
        <w:rPr>
          <w:b/>
          <w:bCs/>
        </w:rPr>
        <w:t>Processing Mode:</w:t>
      </w:r>
      <w:r w:rsidRPr="00E71409">
        <w:t xml:space="preserve"> Asynchronous (batched allowed). </w:t>
      </w:r>
    </w:p>
    <w:p w:rsidRPr="00E71409" w:rsidR="00E71409" w:rsidP="00E71409" w:rsidRDefault="00E71409" w14:paraId="722CE35F" w14:textId="307CFE8F">
      <w:r w:rsidRPr="00E71409">
        <w:rPr>
          <w:b/>
          <w:bCs/>
        </w:rPr>
        <w:t>Mandatory Fields:</w:t>
      </w:r>
      <w:r w:rsidRPr="00E71409">
        <w:t xml:space="preserve"> eventID, eventTime, eventTimeZoneOffset, action, epcList, bizStep, disposition, readPoint, bizLocation.</w:t>
      </w:r>
    </w:p>
    <w:p w:rsidRPr="00E71409" w:rsidR="00E71409" w:rsidP="00E71409" w:rsidRDefault="00E71409" w14:paraId="3F1BB583" w14:textId="77777777">
      <w:r w:rsidRPr="00E71409">
        <w:rPr>
          <w:b/>
          <w:bCs/>
        </w:rPr>
        <w:t>Rules:</w:t>
      </w:r>
    </w:p>
    <w:p w:rsidRPr="00E71409" w:rsidR="00E71409" w:rsidP="00E71409" w:rsidRDefault="00E71409" w14:paraId="250F4220" w14:textId="77777777">
      <w:pPr>
        <w:numPr>
          <w:ilvl w:val="0"/>
          <w:numId w:val="34"/>
        </w:numPr>
      </w:pPr>
      <w:r w:rsidRPr="00E71409">
        <w:t>action must be OBSERVE. (Status update; not object creation/deletion.)</w:t>
      </w:r>
    </w:p>
    <w:p w:rsidRPr="00E71409" w:rsidR="00E71409" w:rsidP="00E71409" w:rsidRDefault="00E71409" w14:paraId="55688FCE" w14:textId="2EBD314E">
      <w:pPr>
        <w:numPr>
          <w:ilvl w:val="0"/>
          <w:numId w:val="34"/>
        </w:numPr>
      </w:pPr>
      <w:r w:rsidRPr="00E71409">
        <w:t>bizStep must be urn:epcglobal:cbv:bizstep:</w:t>
      </w:r>
      <w:r w:rsidR="0052472B">
        <w:t>decommissioning</w:t>
      </w:r>
      <w:r w:rsidRPr="00E71409" w:rsidR="0052472B">
        <w:t xml:space="preserve"> </w:t>
      </w:r>
      <w:r w:rsidRPr="00E71409">
        <w:t xml:space="preserve">(for XML 1.2) or </w:t>
      </w:r>
      <w:r w:rsidR="0052472B">
        <w:t>decommissioning</w:t>
      </w:r>
      <w:r w:rsidRPr="00E71409" w:rsidR="0052472B">
        <w:t xml:space="preserve"> </w:t>
      </w:r>
      <w:r w:rsidRPr="00E71409">
        <w:t>(for JSON-LD 2.0). (Represents goods leaving the jurisdiction.)</w:t>
      </w:r>
    </w:p>
    <w:p w:rsidRPr="00E71409" w:rsidR="00E71409" w:rsidP="00E71409" w:rsidRDefault="00E71409" w14:paraId="2761A4EF" w14:textId="77777777">
      <w:pPr>
        <w:numPr>
          <w:ilvl w:val="0"/>
          <w:numId w:val="34"/>
        </w:numPr>
      </w:pPr>
      <w:r w:rsidRPr="00E71409">
        <w:t>disposition must be urn:epcglobal:cbv:disp:non_sellable_other (for XML 1.2) or non_sellable_other (for JSON-LD 2.0). (Units are no longer available for domestic distribution.)</w:t>
      </w:r>
    </w:p>
    <w:p w:rsidRPr="00E71409" w:rsidR="00E71409" w:rsidP="00E71409" w:rsidRDefault="00E71409" w14:paraId="68012928" w14:textId="77777777">
      <w:pPr>
        <w:numPr>
          <w:ilvl w:val="0"/>
          <w:numId w:val="34"/>
        </w:numPr>
      </w:pPr>
      <w:r w:rsidRPr="00E71409">
        <w:t>readPoint and bizLocation must both be the GLN in SGLN format of the Distributor initiating the export.</w:t>
      </w:r>
    </w:p>
    <w:p w:rsidRPr="00E71409" w:rsidR="00E71409" w:rsidP="00E71409" w:rsidRDefault="00E71409" w14:paraId="0F94D68D" w14:textId="77777777">
      <w:pPr>
        <w:numPr>
          <w:ilvl w:val="0"/>
          <w:numId w:val="34"/>
        </w:numPr>
      </w:pPr>
      <w:r w:rsidRPr="00E71409">
        <w:t>Only the highest-level aggregated EPCs in the hierarchy are listed in epcList (e.g., SSCC for pallets, SGTIN for cases if not aggregated).</w:t>
      </w:r>
    </w:p>
    <w:p w:rsidRPr="00E71409" w:rsidR="00E71409" w:rsidP="00E71409" w:rsidRDefault="00E71409" w14:paraId="5BF78BBB" w14:textId="77777777">
      <w:pPr>
        <w:numPr>
          <w:ilvl w:val="0"/>
          <w:numId w:val="34"/>
        </w:numPr>
      </w:pPr>
      <w:r w:rsidRPr="00E71409">
        <w:rPr>
          <w:b/>
          <w:bCs/>
        </w:rPr>
        <w:t>State constraint:</w:t>
      </w:r>
      <w:r w:rsidRPr="00E71409">
        <w:t xml:space="preserve"> Prior disposition should be active or in_transit. Attempts from terminal states (dispensed, destroyed, inactive, stolen, expired) are accepted with warnings per existing rules. (Reuse generic rule codes such as INVALID_TERMINAL_STATE and INVALID_DISPOSITION.)</w:t>
      </w:r>
    </w:p>
    <w:p w:rsidRPr="00E71409" w:rsidR="00E71409" w:rsidP="00E71409" w:rsidRDefault="00E71409" w14:paraId="42B85ABA" w14:textId="77777777">
      <w:pPr>
        <w:numPr>
          <w:ilvl w:val="0"/>
          <w:numId w:val="34"/>
        </w:numPr>
      </w:pPr>
      <w:r w:rsidRPr="00E71409">
        <w:rPr>
          <w:b/>
          <w:bCs/>
        </w:rPr>
        <w:t>Follow-on path:</w:t>
      </w:r>
      <w:r w:rsidRPr="00E71409">
        <w:t xml:space="preserve"> Exported items exit the domestic lifecycle. No further domestic events are expected. Downstream systems should treat these units as inactive within the national track-and-trace scope.</w:t>
      </w:r>
    </w:p>
    <w:p w:rsidRPr="00E71409" w:rsidR="00E71409" w:rsidP="00E71409" w:rsidRDefault="00E71409" w14:paraId="276ECE3E" w14:textId="0861A36A">
      <w:pPr>
        <w:numPr>
          <w:ilvl w:val="0"/>
          <w:numId w:val="34"/>
        </w:numPr>
      </w:pPr>
      <w:r w:rsidRPr="00E71409">
        <w:rPr>
          <w:b/>
          <w:bCs/>
        </w:rPr>
        <w:t>When to submit:</w:t>
      </w:r>
      <w:r w:rsidRPr="00E71409">
        <w:t xml:space="preserve"> Partners must submit the Export event at or immediately before physical departure from the country. Partners may batch multiple SGTINs into one event for the same bizLocation and calendar day. The system will accept these asynchronously (HTTP 202) and will reflect non_sellable_other in the lifecycle state used by downstream validations.</w:t>
      </w:r>
    </w:p>
    <w:p w:rsidRPr="00E71409" w:rsidR="00E71409" w:rsidP="00E71409" w:rsidRDefault="00E71409" w14:paraId="60EADA84" w14:textId="77777777">
      <w:r w:rsidRPr="00E71409">
        <w:rPr>
          <w:b/>
          <w:bCs/>
        </w:rPr>
        <w:t>EPCIS 1.2 XML</w:t>
      </w:r>
    </w:p>
    <w:p w:rsidRPr="00E71409" w:rsidR="00E71409" w:rsidP="002B228C" w:rsidRDefault="00E71409" w14:paraId="72A6FD5C" w14:textId="77777777">
      <w:pPr>
        <w:pStyle w:val="Code0"/>
        <w:spacing w:before="0" w:after="0"/>
      </w:pPr>
      <w:r w:rsidRPr="00E71409">
        <w:t>&lt;?xml version="1.0" encoding="UTF-8"?&gt;</w:t>
      </w:r>
    </w:p>
    <w:p w:rsidRPr="00E71409" w:rsidR="00E71409" w:rsidP="002B228C" w:rsidRDefault="00E71409" w14:paraId="0B52A13F" w14:textId="77777777">
      <w:pPr>
        <w:pStyle w:val="Code0"/>
        <w:spacing w:before="0" w:after="0"/>
      </w:pPr>
      <w:r w:rsidRPr="00E71409">
        <w:t>&lt;epcis:EPCISDocument xmlns:epcis="urn:epcglobal:epcis:xsd:1"</w:t>
      </w:r>
    </w:p>
    <w:p w:rsidRPr="00E71409" w:rsidR="00E71409" w:rsidP="002B228C" w:rsidRDefault="00E71409" w14:paraId="7C0093DF" w14:textId="77777777">
      <w:pPr>
        <w:pStyle w:val="Code0"/>
        <w:spacing w:before="0" w:after="0"/>
      </w:pPr>
      <w:r w:rsidRPr="00E71409">
        <w:t xml:space="preserve">  schemaVersion="1.2" creationDate="2026-03-01T08:00:00.000Z"&gt;</w:t>
      </w:r>
    </w:p>
    <w:p w:rsidRPr="00E71409" w:rsidR="00E71409" w:rsidP="002B228C" w:rsidRDefault="00E71409" w14:paraId="3D35D5BC" w14:textId="77777777">
      <w:pPr>
        <w:pStyle w:val="Code0"/>
        <w:spacing w:before="0" w:after="0"/>
      </w:pPr>
      <w:r w:rsidRPr="00E71409">
        <w:t xml:space="preserve">  &lt;EPCISBody&gt;</w:t>
      </w:r>
    </w:p>
    <w:p w:rsidRPr="00E71409" w:rsidR="00E71409" w:rsidP="002B228C" w:rsidRDefault="00E71409" w14:paraId="555573B9" w14:textId="77777777">
      <w:pPr>
        <w:pStyle w:val="Code0"/>
        <w:spacing w:before="0" w:after="0"/>
      </w:pPr>
      <w:r w:rsidRPr="00E71409">
        <w:t xml:space="preserve">    &lt;EventList&gt;</w:t>
      </w:r>
    </w:p>
    <w:p w:rsidRPr="00E71409" w:rsidR="00E71409" w:rsidP="002B228C" w:rsidRDefault="00E71409" w14:paraId="4A4565A9" w14:textId="77777777">
      <w:pPr>
        <w:pStyle w:val="Code0"/>
        <w:spacing w:before="0" w:after="0"/>
      </w:pPr>
      <w:r w:rsidRPr="00E71409">
        <w:t xml:space="preserve">      &lt;ObjectEvent&gt;</w:t>
      </w:r>
    </w:p>
    <w:p w:rsidRPr="00E71409" w:rsidR="00E71409" w:rsidP="002B228C" w:rsidRDefault="00E71409" w14:paraId="6359DBFC" w14:textId="77777777">
      <w:pPr>
        <w:pStyle w:val="Code0"/>
        <w:spacing w:before="0" w:after="0"/>
      </w:pPr>
      <w:r w:rsidRPr="00E71409">
        <w:t xml:space="preserve">        &lt;eventID&gt;urn:uuid:7a7b29c1-3f9e-5e21-ad01-2b3c4d5e6f7a&lt;/eventID&gt;</w:t>
      </w:r>
    </w:p>
    <w:p w:rsidRPr="00E71409" w:rsidR="00E71409" w:rsidP="002B228C" w:rsidRDefault="00E71409" w14:paraId="0959395A" w14:textId="77777777">
      <w:pPr>
        <w:pStyle w:val="Code0"/>
        <w:spacing w:before="0" w:after="0"/>
      </w:pPr>
      <w:r w:rsidRPr="00E71409">
        <w:t xml:space="preserve">        &lt;eventTime&gt;2026-03-01T08:00:00.000Z&lt;/eventTime&gt;</w:t>
      </w:r>
    </w:p>
    <w:p w:rsidRPr="00E71409" w:rsidR="00E71409" w:rsidP="002B228C" w:rsidRDefault="00E71409" w14:paraId="3EF9ED44" w14:textId="77777777">
      <w:pPr>
        <w:pStyle w:val="Code0"/>
        <w:spacing w:before="0" w:after="0"/>
      </w:pPr>
      <w:r w:rsidRPr="00E71409">
        <w:t xml:space="preserve">        &lt;eventTimeZoneOffset&gt;+03:00&lt;/eventTimeZoneOffset&gt;</w:t>
      </w:r>
    </w:p>
    <w:p w:rsidRPr="00E71409" w:rsidR="00E71409" w:rsidP="002B228C" w:rsidRDefault="00E71409" w14:paraId="15100CB1" w14:textId="77777777">
      <w:pPr>
        <w:pStyle w:val="Code0"/>
        <w:spacing w:before="0" w:after="0"/>
      </w:pPr>
      <w:r w:rsidRPr="00E71409">
        <w:t xml:space="preserve">        &lt;epcList&gt;</w:t>
      </w:r>
    </w:p>
    <w:p w:rsidRPr="00E71409" w:rsidR="00E71409" w:rsidP="002B228C" w:rsidRDefault="00E71409" w14:paraId="23C3A49D" w14:textId="77777777">
      <w:pPr>
        <w:pStyle w:val="Code0"/>
        <w:spacing w:before="0" w:after="0"/>
      </w:pPr>
      <w:r w:rsidRPr="00E71409">
        <w:t xml:space="preserve">          &lt;epc&gt;urn:epc:id:sgtin:0123456.305512.000000401&lt;/epc&gt;</w:t>
      </w:r>
    </w:p>
    <w:p w:rsidRPr="00E71409" w:rsidR="00E71409" w:rsidP="002B228C" w:rsidRDefault="00E71409" w14:paraId="238EEB5C" w14:textId="77777777">
      <w:pPr>
        <w:pStyle w:val="Code0"/>
        <w:spacing w:before="0" w:after="0"/>
      </w:pPr>
      <w:r w:rsidRPr="00E71409">
        <w:t xml:space="preserve">          &lt;epc&gt;urn:epc:id:sgtin:0123456.305512.000000402&lt;/epc&gt;</w:t>
      </w:r>
    </w:p>
    <w:p w:rsidRPr="00E71409" w:rsidR="00E71409" w:rsidP="002B228C" w:rsidRDefault="00E71409" w14:paraId="3CE7F779" w14:textId="77777777">
      <w:pPr>
        <w:pStyle w:val="Code0"/>
        <w:spacing w:before="0" w:after="0"/>
      </w:pPr>
      <w:r w:rsidRPr="00E71409">
        <w:t xml:space="preserve">        &lt;/epcList&gt;</w:t>
      </w:r>
    </w:p>
    <w:p w:rsidRPr="00E71409" w:rsidR="00E71409" w:rsidP="002B228C" w:rsidRDefault="00E71409" w14:paraId="2A0DA8A3" w14:textId="77777777">
      <w:pPr>
        <w:pStyle w:val="Code0"/>
        <w:spacing w:before="0" w:after="0"/>
      </w:pPr>
      <w:r w:rsidRPr="00E71409">
        <w:t xml:space="preserve">        &lt;action&gt;OBSERVE&lt;/action&gt;</w:t>
      </w:r>
    </w:p>
    <w:p w:rsidRPr="00E71409" w:rsidR="00E71409" w:rsidP="002B228C" w:rsidRDefault="00E71409" w14:paraId="690B3A39" w14:textId="6F2D9339">
      <w:pPr>
        <w:pStyle w:val="Code0"/>
        <w:spacing w:before="0" w:after="0"/>
      </w:pPr>
      <w:r w:rsidRPr="00E71409">
        <w:t xml:space="preserve">        &lt;bizStep&gt;urn:epcglobal:cbv:bizstep:d</w:t>
      </w:r>
      <w:r w:rsidR="0052472B">
        <w:t>ecomissioning</w:t>
      </w:r>
      <w:r w:rsidRPr="00E71409">
        <w:t>&lt;/bizStep&gt;</w:t>
      </w:r>
    </w:p>
    <w:p w:rsidRPr="00E71409" w:rsidR="00E71409" w:rsidP="002B228C" w:rsidRDefault="00E71409" w14:paraId="6EC581B5" w14:textId="77777777">
      <w:pPr>
        <w:pStyle w:val="Code0"/>
        <w:spacing w:before="0" w:after="0"/>
      </w:pPr>
      <w:r w:rsidRPr="00E71409">
        <w:t xml:space="preserve">        &lt;disposition&gt;urn:epcglobal:cbv:disp:non_sellable_other&lt;/disposition&gt;</w:t>
      </w:r>
    </w:p>
    <w:p w:rsidRPr="00E71409" w:rsidR="00E71409" w:rsidP="002B228C" w:rsidRDefault="00E71409" w14:paraId="2A0DF743" w14:textId="77777777">
      <w:pPr>
        <w:pStyle w:val="Code0"/>
        <w:spacing w:before="0" w:after="0"/>
      </w:pPr>
      <w:r w:rsidRPr="00E71409">
        <w:t xml:space="preserve">        &lt;readPoint&gt;</w:t>
      </w:r>
    </w:p>
    <w:p w:rsidRPr="00E71409" w:rsidR="00E71409" w:rsidP="002B228C" w:rsidRDefault="00E71409" w14:paraId="74D39E94" w14:textId="77777777">
      <w:pPr>
        <w:pStyle w:val="Code0"/>
        <w:spacing w:before="0" w:after="0"/>
      </w:pPr>
      <w:r w:rsidRPr="00E71409">
        <w:t xml:space="preserve">          &lt;id&gt;urn:epc:id:sgln:0123456.789101.0&lt;/id&gt;</w:t>
      </w:r>
    </w:p>
    <w:p w:rsidRPr="00E71409" w:rsidR="00E71409" w:rsidP="002B228C" w:rsidRDefault="00E71409" w14:paraId="75777A6A" w14:textId="77777777">
      <w:pPr>
        <w:pStyle w:val="Code0"/>
        <w:spacing w:before="0" w:after="0"/>
      </w:pPr>
      <w:r w:rsidRPr="00E71409">
        <w:t xml:space="preserve">        &lt;/readPoint&gt;</w:t>
      </w:r>
    </w:p>
    <w:p w:rsidRPr="00E71409" w:rsidR="00E71409" w:rsidP="002B228C" w:rsidRDefault="00E71409" w14:paraId="03A02F05" w14:textId="77777777">
      <w:pPr>
        <w:pStyle w:val="Code0"/>
        <w:spacing w:before="0" w:after="0"/>
      </w:pPr>
      <w:r w:rsidRPr="00E71409">
        <w:t xml:space="preserve">        &lt;bizLocation&gt;</w:t>
      </w:r>
    </w:p>
    <w:p w:rsidRPr="00E71409" w:rsidR="00E71409" w:rsidP="002B228C" w:rsidRDefault="00E71409" w14:paraId="333885B2" w14:textId="77777777">
      <w:pPr>
        <w:pStyle w:val="Code0"/>
        <w:spacing w:before="0" w:after="0"/>
      </w:pPr>
      <w:r w:rsidRPr="00E71409">
        <w:t xml:space="preserve">          &lt;id&gt;urn:epc:id:sgln:0123456.789101.0&lt;/id&gt;</w:t>
      </w:r>
    </w:p>
    <w:p w:rsidRPr="00E71409" w:rsidR="00E71409" w:rsidP="002B228C" w:rsidRDefault="00E71409" w14:paraId="1A6DBDF5" w14:textId="77777777">
      <w:pPr>
        <w:pStyle w:val="Code0"/>
        <w:spacing w:before="0" w:after="0"/>
      </w:pPr>
      <w:r w:rsidRPr="00E71409">
        <w:t xml:space="preserve">        &lt;/bizLocation&gt;</w:t>
      </w:r>
    </w:p>
    <w:p w:rsidRPr="00E71409" w:rsidR="00E71409" w:rsidP="002B228C" w:rsidRDefault="00E71409" w14:paraId="7F1D0DA2" w14:textId="77777777">
      <w:pPr>
        <w:pStyle w:val="Code0"/>
        <w:spacing w:before="0" w:after="0"/>
      </w:pPr>
      <w:r w:rsidRPr="00E71409">
        <w:t xml:space="preserve">        &lt;bizTransactionList&gt;</w:t>
      </w:r>
    </w:p>
    <w:p w:rsidRPr="00E71409" w:rsidR="00E71409" w:rsidP="002B228C" w:rsidRDefault="00E71409" w14:paraId="18A0F172" w14:textId="77777777">
      <w:pPr>
        <w:pStyle w:val="Code0"/>
        <w:spacing w:before="0" w:after="0"/>
      </w:pPr>
      <w:r w:rsidRPr="00E71409">
        <w:t xml:space="preserve">          &lt;bizTransaction type="urn:epcglobal:cbv:btt:cert"&gt;</w:t>
      </w:r>
    </w:p>
    <w:p w:rsidRPr="00E71409" w:rsidR="00E71409" w:rsidP="002B228C" w:rsidRDefault="00E71409" w14:paraId="715B63F9" w14:textId="77777777">
      <w:pPr>
        <w:pStyle w:val="Code0"/>
        <w:spacing w:before="0" w:after="0"/>
      </w:pPr>
      <w:r w:rsidRPr="00E71409">
        <w:t xml:space="preserve">            urn:epc:id:gdti:4012345.99999.EX-2026-0042</w:t>
      </w:r>
    </w:p>
    <w:p w:rsidRPr="00E71409" w:rsidR="00E71409" w:rsidP="002B228C" w:rsidRDefault="00E71409" w14:paraId="5A17452F" w14:textId="77777777">
      <w:pPr>
        <w:pStyle w:val="Code0"/>
        <w:spacing w:before="0" w:after="0"/>
      </w:pPr>
      <w:r w:rsidRPr="00E71409">
        <w:t xml:space="preserve">          &lt;/bizTransaction&gt;</w:t>
      </w:r>
    </w:p>
    <w:p w:rsidRPr="00E71409" w:rsidR="00E71409" w:rsidP="002B228C" w:rsidRDefault="00E71409" w14:paraId="49C6147C" w14:textId="77777777">
      <w:pPr>
        <w:pStyle w:val="Code0"/>
        <w:spacing w:before="0" w:after="0"/>
      </w:pPr>
      <w:r w:rsidRPr="00E71409">
        <w:t xml:space="preserve">        &lt;/bizTransactionList&gt;</w:t>
      </w:r>
    </w:p>
    <w:p w:rsidRPr="00E71409" w:rsidR="00E71409" w:rsidP="002B228C" w:rsidRDefault="00E71409" w14:paraId="4F0CAEEA" w14:textId="77777777">
      <w:pPr>
        <w:pStyle w:val="Code0"/>
        <w:spacing w:before="0" w:after="0"/>
      </w:pPr>
      <w:r w:rsidRPr="00E71409">
        <w:t xml:space="preserve">      &lt;/ObjectEvent&gt;</w:t>
      </w:r>
    </w:p>
    <w:p w:rsidRPr="00E71409" w:rsidR="00E71409" w:rsidP="002B228C" w:rsidRDefault="00E71409" w14:paraId="349F26FE" w14:textId="77777777">
      <w:pPr>
        <w:pStyle w:val="Code0"/>
        <w:spacing w:before="0" w:after="0"/>
      </w:pPr>
      <w:r w:rsidRPr="00E71409">
        <w:t xml:space="preserve">    &lt;/EventList&gt;</w:t>
      </w:r>
    </w:p>
    <w:p w:rsidRPr="00E71409" w:rsidR="00E71409" w:rsidP="002B228C" w:rsidRDefault="00E71409" w14:paraId="58A7ABE6" w14:textId="77777777">
      <w:pPr>
        <w:pStyle w:val="Code0"/>
        <w:spacing w:before="0" w:after="0"/>
      </w:pPr>
      <w:r w:rsidRPr="00E71409">
        <w:t xml:space="preserve">  &lt;/EPCISBody&gt;</w:t>
      </w:r>
    </w:p>
    <w:p w:rsidRPr="00E71409" w:rsidR="00E71409" w:rsidP="002B228C" w:rsidRDefault="00E71409" w14:paraId="7C3F1876" w14:textId="3168279E">
      <w:pPr>
        <w:pStyle w:val="Code0"/>
        <w:spacing w:before="0" w:after="0"/>
      </w:pPr>
      <w:r w:rsidRPr="00E71409">
        <w:t>&lt;/epcis:EPCISDocument&gt;</w:t>
      </w:r>
    </w:p>
    <w:p w:rsidRPr="00E71409" w:rsidR="00E71409" w:rsidP="00E71409" w:rsidRDefault="00E71409" w14:paraId="1B9A6B1E" w14:textId="77777777">
      <w:r w:rsidRPr="00E71409">
        <w:rPr>
          <w:b/>
          <w:bCs/>
        </w:rPr>
        <w:t>EPCIS 2.0 JSON-LD</w:t>
      </w:r>
    </w:p>
    <w:p w:rsidRPr="00E71409" w:rsidR="00E71409" w:rsidP="002B228C" w:rsidRDefault="00E71409" w14:paraId="0372F9FA" w14:textId="77777777">
      <w:pPr>
        <w:pStyle w:val="Code0"/>
        <w:spacing w:before="0" w:after="0"/>
      </w:pPr>
      <w:r w:rsidRPr="00E71409">
        <w:t>{</w:t>
      </w:r>
    </w:p>
    <w:p w:rsidRPr="00E71409" w:rsidR="00E71409" w:rsidP="002B228C" w:rsidRDefault="00E71409" w14:paraId="6CECA3CA" w14:textId="77777777">
      <w:pPr>
        <w:pStyle w:val="Code0"/>
        <w:spacing w:before="0" w:after="0"/>
      </w:pPr>
      <w:r w:rsidRPr="00E71409">
        <w:t xml:space="preserve">  "@context": [</w:t>
      </w:r>
    </w:p>
    <w:p w:rsidRPr="00E71409" w:rsidR="00E71409" w:rsidP="002B228C" w:rsidRDefault="00E71409" w14:paraId="4D547085" w14:textId="77777777">
      <w:pPr>
        <w:pStyle w:val="Code0"/>
        <w:spacing w:before="0" w:after="0"/>
      </w:pPr>
      <w:r w:rsidRPr="00E71409">
        <w:t xml:space="preserve">    "https://ref.gs1.org/standards/epcis/epcis-context.jsonld"</w:t>
      </w:r>
    </w:p>
    <w:p w:rsidRPr="00E71409" w:rsidR="00E71409" w:rsidP="002B228C" w:rsidRDefault="00E71409" w14:paraId="3B6D8D23" w14:textId="77777777">
      <w:pPr>
        <w:pStyle w:val="Code0"/>
        <w:spacing w:before="0" w:after="0"/>
      </w:pPr>
      <w:r w:rsidRPr="00E71409">
        <w:t xml:space="preserve">  ],</w:t>
      </w:r>
    </w:p>
    <w:p w:rsidRPr="00E71409" w:rsidR="00E71409" w:rsidP="002B228C" w:rsidRDefault="00E71409" w14:paraId="74CC43FD" w14:textId="77777777">
      <w:pPr>
        <w:pStyle w:val="Code0"/>
        <w:spacing w:before="0" w:after="0"/>
      </w:pPr>
      <w:r w:rsidRPr="00E71409">
        <w:t xml:space="preserve">  "type": "EPCISDocument",</w:t>
      </w:r>
    </w:p>
    <w:p w:rsidRPr="00E71409" w:rsidR="00E71409" w:rsidP="002B228C" w:rsidRDefault="00E71409" w14:paraId="5B593DAA" w14:textId="77777777">
      <w:pPr>
        <w:pStyle w:val="Code0"/>
        <w:spacing w:before="0" w:after="0"/>
      </w:pPr>
      <w:r w:rsidRPr="00E71409">
        <w:t xml:space="preserve">  "schemaVersion": "2.0",</w:t>
      </w:r>
    </w:p>
    <w:p w:rsidRPr="00E71409" w:rsidR="00E71409" w:rsidP="002B228C" w:rsidRDefault="00E71409" w14:paraId="099F8D3C" w14:textId="77777777">
      <w:pPr>
        <w:pStyle w:val="Code0"/>
        <w:spacing w:before="0" w:after="0"/>
      </w:pPr>
      <w:r w:rsidRPr="00E71409">
        <w:t xml:space="preserve">  "creationDate": "2026-03-01T08:00:00.000Z",</w:t>
      </w:r>
    </w:p>
    <w:p w:rsidRPr="00E71409" w:rsidR="00E71409" w:rsidP="002B228C" w:rsidRDefault="00E71409" w14:paraId="48F9EE8B" w14:textId="77777777">
      <w:pPr>
        <w:pStyle w:val="Code0"/>
        <w:spacing w:before="0" w:after="0"/>
      </w:pPr>
      <w:r w:rsidRPr="00E71409">
        <w:t xml:space="preserve">  "epcisBody": {</w:t>
      </w:r>
    </w:p>
    <w:p w:rsidRPr="00E71409" w:rsidR="00E71409" w:rsidP="002B228C" w:rsidRDefault="00E71409" w14:paraId="374129BB" w14:textId="77777777">
      <w:pPr>
        <w:pStyle w:val="Code0"/>
        <w:spacing w:before="0" w:after="0"/>
      </w:pPr>
      <w:r w:rsidRPr="00E71409">
        <w:t xml:space="preserve">    "eventList": [</w:t>
      </w:r>
    </w:p>
    <w:p w:rsidRPr="00E71409" w:rsidR="00E71409" w:rsidP="002B228C" w:rsidRDefault="00E71409" w14:paraId="59EABF9A" w14:textId="77777777">
      <w:pPr>
        <w:pStyle w:val="Code0"/>
        <w:spacing w:before="0" w:after="0"/>
      </w:pPr>
      <w:r w:rsidRPr="00E71409">
        <w:t xml:space="preserve">      {</w:t>
      </w:r>
    </w:p>
    <w:p w:rsidRPr="00E71409" w:rsidR="00E71409" w:rsidP="002B228C" w:rsidRDefault="00E71409" w14:paraId="1DC55A87" w14:textId="77777777">
      <w:pPr>
        <w:pStyle w:val="Code0"/>
        <w:spacing w:before="0" w:after="0"/>
      </w:pPr>
      <w:r w:rsidRPr="00E71409">
        <w:t xml:space="preserve">        "type": "ObjectEvent",</w:t>
      </w:r>
    </w:p>
    <w:p w:rsidRPr="00E71409" w:rsidR="00E71409" w:rsidP="002B228C" w:rsidRDefault="00E71409" w14:paraId="372EAFE1" w14:textId="77777777">
      <w:pPr>
        <w:pStyle w:val="Code0"/>
        <w:spacing w:before="0" w:after="0"/>
      </w:pPr>
      <w:r w:rsidRPr="00E71409">
        <w:t xml:space="preserve">        "eventID": "urn:uuid:7a7b29c1-3f9e-5e21-ad01-2b3c4d5e6f7a",</w:t>
      </w:r>
    </w:p>
    <w:p w:rsidRPr="00E71409" w:rsidR="00E71409" w:rsidP="002B228C" w:rsidRDefault="00E71409" w14:paraId="151E257B" w14:textId="77777777">
      <w:pPr>
        <w:pStyle w:val="Code0"/>
        <w:spacing w:before="0" w:after="0"/>
      </w:pPr>
      <w:r w:rsidRPr="00E71409">
        <w:t xml:space="preserve">        "eventTime": "2026-03-01T08:00:00.000Z",</w:t>
      </w:r>
    </w:p>
    <w:p w:rsidRPr="00E71409" w:rsidR="00E71409" w:rsidP="002B228C" w:rsidRDefault="00E71409" w14:paraId="409091E3" w14:textId="77777777">
      <w:pPr>
        <w:pStyle w:val="Code0"/>
        <w:spacing w:before="0" w:after="0"/>
      </w:pPr>
      <w:r w:rsidRPr="00E71409">
        <w:t xml:space="preserve">        "eventTimeZoneOffset": "+03:00",</w:t>
      </w:r>
    </w:p>
    <w:p w:rsidRPr="00E71409" w:rsidR="00E71409" w:rsidP="002B228C" w:rsidRDefault="00E71409" w14:paraId="05397FC5" w14:textId="77777777">
      <w:pPr>
        <w:pStyle w:val="Code0"/>
        <w:spacing w:before="0" w:after="0"/>
      </w:pPr>
      <w:r w:rsidRPr="00E71409">
        <w:t xml:space="preserve">        "epcList": [</w:t>
      </w:r>
    </w:p>
    <w:p w:rsidRPr="00E71409" w:rsidR="00E71409" w:rsidP="002B228C" w:rsidRDefault="00E71409" w14:paraId="09E754ED" w14:textId="77777777">
      <w:pPr>
        <w:pStyle w:val="Code0"/>
        <w:spacing w:before="0" w:after="0"/>
      </w:pPr>
      <w:r w:rsidRPr="00E71409">
        <w:t xml:space="preserve">          "urn:epc:id:sgtin:0123456.305512.000000401",</w:t>
      </w:r>
    </w:p>
    <w:p w:rsidRPr="00E71409" w:rsidR="00E71409" w:rsidP="002B228C" w:rsidRDefault="00E71409" w14:paraId="0AB1CFF5" w14:textId="77777777">
      <w:pPr>
        <w:pStyle w:val="Code0"/>
        <w:spacing w:before="0" w:after="0"/>
      </w:pPr>
      <w:r w:rsidRPr="00E71409">
        <w:t xml:space="preserve">          "urn:epc:id:sgtin:0123456.305512.000000402"</w:t>
      </w:r>
    </w:p>
    <w:p w:rsidRPr="00E71409" w:rsidR="00E71409" w:rsidP="002B228C" w:rsidRDefault="00E71409" w14:paraId="6283A4E5" w14:textId="77777777">
      <w:pPr>
        <w:pStyle w:val="Code0"/>
        <w:spacing w:before="0" w:after="0"/>
      </w:pPr>
      <w:r w:rsidRPr="00E71409">
        <w:t xml:space="preserve">        ],</w:t>
      </w:r>
    </w:p>
    <w:p w:rsidRPr="00E71409" w:rsidR="00E71409" w:rsidP="002B228C" w:rsidRDefault="00E71409" w14:paraId="6F59DC8D" w14:textId="77777777">
      <w:pPr>
        <w:pStyle w:val="Code0"/>
        <w:spacing w:before="0" w:after="0"/>
      </w:pPr>
      <w:r w:rsidRPr="00E71409">
        <w:t xml:space="preserve">        "action": "OBSERVE",</w:t>
      </w:r>
    </w:p>
    <w:p w:rsidRPr="00E71409" w:rsidR="00E71409" w:rsidP="002B228C" w:rsidRDefault="00E71409" w14:paraId="656EF49F" w14:textId="4370C154">
      <w:pPr>
        <w:pStyle w:val="Code0"/>
        <w:spacing w:before="0" w:after="0"/>
      </w:pPr>
      <w:r w:rsidRPr="00E71409">
        <w:t xml:space="preserve">        "bizStep": "</w:t>
      </w:r>
      <w:r w:rsidR="0052472B">
        <w:t>decommissioning</w:t>
      </w:r>
      <w:r w:rsidRPr="00E71409">
        <w:t>",</w:t>
      </w:r>
    </w:p>
    <w:p w:rsidRPr="00E71409" w:rsidR="00E71409" w:rsidP="002B228C" w:rsidRDefault="00E71409" w14:paraId="6CAB6B13" w14:textId="77777777">
      <w:pPr>
        <w:pStyle w:val="Code0"/>
        <w:spacing w:before="0" w:after="0"/>
      </w:pPr>
      <w:r w:rsidRPr="00E71409">
        <w:t xml:space="preserve">        "disposition": "non_sellable_other",</w:t>
      </w:r>
    </w:p>
    <w:p w:rsidRPr="00E71409" w:rsidR="00E71409" w:rsidP="002B228C" w:rsidRDefault="00E71409" w14:paraId="0737A6A6" w14:textId="77777777">
      <w:pPr>
        <w:pStyle w:val="Code0"/>
        <w:spacing w:before="0" w:after="0"/>
      </w:pPr>
      <w:r w:rsidRPr="00E71409">
        <w:t xml:space="preserve">        "readPoint": {</w:t>
      </w:r>
    </w:p>
    <w:p w:rsidRPr="00E71409" w:rsidR="00E71409" w:rsidP="002B228C" w:rsidRDefault="00E71409" w14:paraId="7D00F3C3" w14:textId="77777777">
      <w:pPr>
        <w:pStyle w:val="Code0"/>
        <w:spacing w:before="0" w:after="0"/>
      </w:pPr>
      <w:r w:rsidRPr="00E71409">
        <w:t xml:space="preserve">          "id": "urn:epc:id:sgln:0123456.789101.0"</w:t>
      </w:r>
    </w:p>
    <w:p w:rsidRPr="00E71409" w:rsidR="00E71409" w:rsidP="002B228C" w:rsidRDefault="00E71409" w14:paraId="2894684B" w14:textId="77777777">
      <w:pPr>
        <w:pStyle w:val="Code0"/>
        <w:spacing w:before="0" w:after="0"/>
      </w:pPr>
      <w:r w:rsidRPr="00E71409">
        <w:t xml:space="preserve">        },</w:t>
      </w:r>
    </w:p>
    <w:p w:rsidRPr="00E71409" w:rsidR="00E71409" w:rsidP="002B228C" w:rsidRDefault="00E71409" w14:paraId="6071C0D0" w14:textId="77777777">
      <w:pPr>
        <w:pStyle w:val="Code0"/>
        <w:spacing w:before="0" w:after="0"/>
      </w:pPr>
      <w:r w:rsidRPr="00E71409">
        <w:t xml:space="preserve">        "bizLocation": {</w:t>
      </w:r>
    </w:p>
    <w:p w:rsidRPr="00E71409" w:rsidR="00E71409" w:rsidP="002B228C" w:rsidRDefault="00E71409" w14:paraId="06FED4EA" w14:textId="77777777">
      <w:pPr>
        <w:pStyle w:val="Code0"/>
        <w:spacing w:before="0" w:after="0"/>
      </w:pPr>
      <w:r w:rsidRPr="00E71409">
        <w:t xml:space="preserve">          "id": "urn:epc:id:sgln:0123456.789101.0"</w:t>
      </w:r>
    </w:p>
    <w:p w:rsidRPr="00E71409" w:rsidR="00E71409" w:rsidP="002B228C" w:rsidRDefault="00E71409" w14:paraId="793AD751" w14:textId="77777777">
      <w:pPr>
        <w:pStyle w:val="Code0"/>
        <w:spacing w:before="0" w:after="0"/>
      </w:pPr>
      <w:r w:rsidRPr="00E71409">
        <w:t xml:space="preserve">        },</w:t>
      </w:r>
    </w:p>
    <w:p w:rsidRPr="00E71409" w:rsidR="00E71409" w:rsidP="002B228C" w:rsidRDefault="00E71409" w14:paraId="6163351C" w14:textId="77777777">
      <w:pPr>
        <w:pStyle w:val="Code0"/>
        <w:spacing w:before="0" w:after="0"/>
      </w:pPr>
      <w:r w:rsidRPr="00E71409">
        <w:t xml:space="preserve">        "bizTransactionList": [</w:t>
      </w:r>
    </w:p>
    <w:p w:rsidRPr="00E71409" w:rsidR="00E71409" w:rsidP="002B228C" w:rsidRDefault="00E71409" w14:paraId="35F96896" w14:textId="77777777">
      <w:pPr>
        <w:pStyle w:val="Code0"/>
        <w:spacing w:before="0" w:after="0"/>
      </w:pPr>
      <w:r w:rsidRPr="00E71409">
        <w:t xml:space="preserve">          {</w:t>
      </w:r>
    </w:p>
    <w:p w:rsidRPr="00E71409" w:rsidR="00E71409" w:rsidP="002B228C" w:rsidRDefault="00E71409" w14:paraId="3C2E0E2C" w14:textId="77777777">
      <w:pPr>
        <w:pStyle w:val="Code0"/>
        <w:spacing w:before="0" w:after="0"/>
      </w:pPr>
      <w:r w:rsidRPr="00E71409">
        <w:t xml:space="preserve">            "type": "cert",</w:t>
      </w:r>
    </w:p>
    <w:p w:rsidRPr="00E71409" w:rsidR="00E71409" w:rsidP="002B228C" w:rsidRDefault="00E71409" w14:paraId="4DE272FE" w14:textId="77777777">
      <w:pPr>
        <w:pStyle w:val="Code0"/>
        <w:spacing w:before="0" w:after="0"/>
      </w:pPr>
      <w:r w:rsidRPr="00E71409">
        <w:t xml:space="preserve">            "bizTransaction": "EXPORT-PERMIT-2026-0042"</w:t>
      </w:r>
    </w:p>
    <w:p w:rsidRPr="00E71409" w:rsidR="00E71409" w:rsidP="002B228C" w:rsidRDefault="00E71409" w14:paraId="03625F48" w14:textId="77777777">
      <w:pPr>
        <w:pStyle w:val="Code0"/>
        <w:spacing w:before="0" w:after="0"/>
      </w:pPr>
      <w:r w:rsidRPr="00E71409">
        <w:t xml:space="preserve">          }</w:t>
      </w:r>
    </w:p>
    <w:p w:rsidRPr="00E71409" w:rsidR="00E71409" w:rsidP="002B228C" w:rsidRDefault="00E71409" w14:paraId="6FEDFAEF" w14:textId="77777777">
      <w:pPr>
        <w:pStyle w:val="Code0"/>
        <w:spacing w:before="0" w:after="0"/>
      </w:pPr>
      <w:r w:rsidRPr="00E71409">
        <w:t xml:space="preserve">        ]</w:t>
      </w:r>
    </w:p>
    <w:p w:rsidRPr="00E71409" w:rsidR="00E71409" w:rsidP="002B228C" w:rsidRDefault="00E71409" w14:paraId="17C0A25B" w14:textId="77777777">
      <w:pPr>
        <w:pStyle w:val="Code0"/>
        <w:spacing w:before="0" w:after="0"/>
      </w:pPr>
      <w:r w:rsidRPr="00E71409">
        <w:t xml:space="preserve">      }</w:t>
      </w:r>
    </w:p>
    <w:p w:rsidRPr="00E71409" w:rsidR="00E71409" w:rsidP="002B228C" w:rsidRDefault="00E71409" w14:paraId="54213687" w14:textId="77777777">
      <w:pPr>
        <w:pStyle w:val="Code0"/>
        <w:spacing w:before="0" w:after="0"/>
      </w:pPr>
      <w:r w:rsidRPr="00E71409">
        <w:t xml:space="preserve">    ]</w:t>
      </w:r>
    </w:p>
    <w:p w:rsidRPr="00E71409" w:rsidR="00E71409" w:rsidP="002B228C" w:rsidRDefault="00E71409" w14:paraId="1935BF19" w14:textId="77777777">
      <w:pPr>
        <w:pStyle w:val="Code0"/>
        <w:spacing w:before="0" w:after="0"/>
      </w:pPr>
      <w:r w:rsidRPr="00E71409">
        <w:t xml:space="preserve">  }</w:t>
      </w:r>
    </w:p>
    <w:p w:rsidRPr="00F66AD9" w:rsidR="00F66AD9" w:rsidP="002B228C" w:rsidRDefault="00E71409" w14:paraId="1072529E" w14:textId="745FB1B7">
      <w:pPr>
        <w:pStyle w:val="Code0"/>
        <w:spacing w:before="0" w:after="0"/>
      </w:pPr>
      <w:r w:rsidRPr="00E71409">
        <w:t>}</w:t>
      </w:r>
    </w:p>
    <w:p w:rsidRPr="008B240B" w:rsidR="008B240B" w:rsidP="008B240B" w:rsidRDefault="008B240B" w14:paraId="42B04E43" w14:textId="77777777"/>
    <w:p w:rsidRPr="009376C9" w:rsidR="00BE6FAB" w:rsidP="00BE6FAB" w:rsidRDefault="00BE6FAB" w14:paraId="3388B9F1" w14:textId="77777777">
      <w:pPr>
        <w:pStyle w:val="Heading2"/>
      </w:pPr>
      <w:bookmarkStart w:name="_Toc229417847" w:id="59"/>
      <w:r w:rsidRPr="0886C70B">
        <w:t>4.5 Inventory and Stock Adjustment (ObjectEvent)</w:t>
      </w:r>
      <w:bookmarkEnd w:id="59"/>
    </w:p>
    <w:p w:rsidRPr="009376C9" w:rsidR="00BE6FAB" w:rsidP="00BE6FAB" w:rsidRDefault="00BE6FAB" w14:paraId="1F522DAA" w14:textId="77777777">
      <w:pPr>
        <w:spacing w:before="240" w:after="240"/>
      </w:pPr>
      <w:r w:rsidRPr="0886C70B">
        <w:rPr>
          <w:rFonts w:ascii="Aptos" w:hAnsi="Aptos" w:eastAsia="Aptos" w:cs="Aptos"/>
        </w:rPr>
        <w:t>This event is used for periodic stock counts or to reconcile the Hub's records after a physical inventory audit. It ensures the "Digital Twin" in the Hub matches the physical shelf.</w:t>
      </w:r>
    </w:p>
    <w:p w:rsidRPr="009376C9" w:rsidR="00BE6FAB" w:rsidP="00BE6FAB" w:rsidRDefault="00BE6FAB" w14:paraId="2EAEA7CE" w14:textId="290F1EB0">
      <w:pPr>
        <w:pStyle w:val="ListParagraph"/>
        <w:numPr>
          <w:ilvl w:val="0"/>
          <w:numId w:val="28"/>
        </w:numPr>
        <w:spacing w:before="240" w:after="240"/>
        <w:rPr>
          <w:rFonts w:ascii="Aptos" w:hAnsi="Aptos" w:eastAsia="Aptos" w:cs="Aptos"/>
        </w:rPr>
      </w:pPr>
      <w:r w:rsidRPr="7D2C1E31">
        <w:rPr>
          <w:rFonts w:ascii="Aptos" w:hAnsi="Aptos" w:eastAsia="Aptos" w:cs="Aptos"/>
          <w:b/>
          <w:bCs/>
        </w:rPr>
        <w:t>Rule:</w:t>
      </w:r>
      <w:r w:rsidRPr="7D2C1E31">
        <w:rPr>
          <w:rFonts w:ascii="Aptos" w:hAnsi="Aptos" w:eastAsia="Aptos" w:cs="Aptos"/>
        </w:rPr>
        <w:t xml:space="preserve"> Use bizStep: </w:t>
      </w:r>
      <w:r w:rsidRPr="7D2C1E31" w:rsidR="00536CF6">
        <w:rPr>
          <w:rFonts w:ascii="Aptos" w:hAnsi="Aptos" w:eastAsia="Aptos" w:cs="Aptos"/>
        </w:rPr>
        <w:t>stock_taking</w:t>
      </w:r>
      <w:r w:rsidRPr="7D2C1E31">
        <w:rPr>
          <w:rFonts w:ascii="Aptos" w:hAnsi="Aptos" w:eastAsia="Aptos" w:cs="Aptos"/>
        </w:rPr>
        <w:t>.</w:t>
      </w:r>
    </w:p>
    <w:p w:rsidRPr="009376C9" w:rsidR="00BE6FAB" w:rsidP="00BE6FAB" w:rsidRDefault="00BE6FAB" w14:paraId="7D684387" w14:textId="77777777">
      <w:pPr>
        <w:pStyle w:val="ListParagraph"/>
        <w:numPr>
          <w:ilvl w:val="0"/>
          <w:numId w:val="28"/>
        </w:numPr>
        <w:spacing w:before="240" w:after="240"/>
        <w:rPr>
          <w:rFonts w:ascii="Aptos" w:hAnsi="Aptos" w:eastAsia="Aptos" w:cs="Aptos"/>
        </w:rPr>
      </w:pPr>
      <w:r w:rsidRPr="0886C70B">
        <w:rPr>
          <w:rFonts w:ascii="Aptos" w:hAnsi="Aptos" w:eastAsia="Aptos" w:cs="Aptos"/>
          <w:b/>
          <w:bCs/>
        </w:rPr>
        <w:t>Action:</w:t>
      </w:r>
      <w:r w:rsidRPr="0886C70B">
        <w:rPr>
          <w:rFonts w:ascii="Aptos" w:hAnsi="Aptos" w:eastAsia="Aptos" w:cs="Aptos"/>
        </w:rPr>
        <w:t xml:space="preserve"> Must be OBSERVE.</w:t>
      </w:r>
    </w:p>
    <w:p w:rsidRPr="009376C9" w:rsidR="00BE6FAB" w:rsidP="00BE6FAB" w:rsidRDefault="00BE6FAB" w14:paraId="23F38D01" w14:textId="77777777">
      <w:pPr>
        <w:pStyle w:val="ListParagraph"/>
        <w:numPr>
          <w:ilvl w:val="0"/>
          <w:numId w:val="28"/>
        </w:numPr>
        <w:spacing w:before="240" w:after="240"/>
        <w:rPr>
          <w:rFonts w:ascii="Aptos" w:hAnsi="Aptos" w:eastAsia="Aptos" w:cs="Aptos"/>
        </w:rPr>
      </w:pPr>
      <w:r w:rsidRPr="0886C70B">
        <w:rPr>
          <w:rFonts w:ascii="Aptos" w:hAnsi="Aptos" w:eastAsia="Aptos" w:cs="Aptos"/>
          <w:b/>
          <w:bCs/>
        </w:rPr>
        <w:t>Impact:</w:t>
      </w:r>
      <w:r w:rsidRPr="0886C70B">
        <w:rPr>
          <w:rFonts w:ascii="Aptos" w:hAnsi="Aptos" w:eastAsia="Aptos" w:cs="Aptos"/>
        </w:rPr>
        <w:t xml:space="preserve"> This event refreshes the timestamp of the last known sighting of the EPCs at a specific location.</w:t>
      </w:r>
    </w:p>
    <w:p w:rsidRPr="009376C9" w:rsidR="00BE6FAB" w:rsidP="00BE6FAB" w:rsidRDefault="00A835AC" w14:paraId="517515B0" w14:textId="3FF959C2">
      <w:pPr>
        <w:pStyle w:val="Heading4"/>
        <w:rPr>
          <w:rFonts w:ascii="Aptos" w:hAnsi="Aptos" w:eastAsia="Aptos" w:cs="Aptos"/>
        </w:rPr>
      </w:pPr>
      <w:r>
        <w:t xml:space="preserve"> </w:t>
      </w:r>
      <w:r w:rsidR="00BE6FAB">
        <w:t>EPCIS</w:t>
      </w:r>
      <w:r w:rsidRPr="0886C70B" w:rsidR="00BE6FAB">
        <w:t xml:space="preserve"> 1.2 XML – Stock Adjustment</w:t>
      </w:r>
    </w:p>
    <w:p w:rsidRPr="009376C9" w:rsidR="00BE6FAB" w:rsidP="00BE6FAB" w:rsidRDefault="00BE6FAB" w14:paraId="13CDCEDE" w14:textId="77777777">
      <w:pPr>
        <w:pStyle w:val="Code0"/>
        <w:spacing w:before="0" w:after="0"/>
      </w:pPr>
      <w:r>
        <w:t>&lt;?xml version="1.0" encoding="UTF-8"?&gt;</w:t>
      </w:r>
    </w:p>
    <w:p w:rsidRPr="009376C9" w:rsidR="00BE6FAB" w:rsidP="00BE6FAB" w:rsidRDefault="00BE6FAB" w14:paraId="5985CA87" w14:textId="77777777">
      <w:pPr>
        <w:pStyle w:val="Code0"/>
        <w:spacing w:before="0" w:after="0"/>
      </w:pPr>
      <w:r>
        <w:t xml:space="preserve">&lt;epcis:EPCISDocument </w:t>
      </w:r>
    </w:p>
    <w:p w:rsidRPr="009376C9" w:rsidR="00BE6FAB" w:rsidP="00BE6FAB" w:rsidRDefault="00BE6FAB" w14:paraId="7CB77980" w14:textId="77777777">
      <w:pPr>
        <w:pStyle w:val="Code0"/>
        <w:spacing w:before="0" w:after="0"/>
      </w:pPr>
      <w:r>
        <w:t xml:space="preserve">    xmlns:epcis="urn:epcglobal:epcis:xsd:1" </w:t>
      </w:r>
    </w:p>
    <w:p w:rsidRPr="009376C9" w:rsidR="00BE6FAB" w:rsidP="00BE6FAB" w:rsidRDefault="00BE6FAB" w14:paraId="25BD2940" w14:textId="77777777">
      <w:pPr>
        <w:pStyle w:val="Code0"/>
        <w:spacing w:before="0" w:after="0"/>
      </w:pPr>
      <w:r>
        <w:t xml:space="preserve">    schemaVersion="1.2" </w:t>
      </w:r>
    </w:p>
    <w:p w:rsidRPr="009376C9" w:rsidR="00BE6FAB" w:rsidP="00BE6FAB" w:rsidRDefault="00BE6FAB" w14:paraId="64E43891" w14:textId="77777777">
      <w:pPr>
        <w:pStyle w:val="Code0"/>
        <w:spacing w:before="0" w:after="0"/>
      </w:pPr>
      <w:r>
        <w:t xml:space="preserve">    creationDate="2026-02-28T11:00:00.000Z"&gt;</w:t>
      </w:r>
    </w:p>
    <w:p w:rsidRPr="009376C9" w:rsidR="00BE6FAB" w:rsidP="00BE6FAB" w:rsidRDefault="00BE6FAB" w14:paraId="225AF4FC" w14:textId="77777777">
      <w:pPr>
        <w:pStyle w:val="Code0"/>
        <w:spacing w:before="0" w:after="0"/>
      </w:pPr>
      <w:r>
        <w:t xml:space="preserve">  &lt;EPCISBody&gt;</w:t>
      </w:r>
    </w:p>
    <w:p w:rsidRPr="009376C9" w:rsidR="00BE6FAB" w:rsidP="00BE6FAB" w:rsidRDefault="00BE6FAB" w14:paraId="16752704" w14:textId="77777777">
      <w:pPr>
        <w:pStyle w:val="Code0"/>
        <w:spacing w:before="0" w:after="0"/>
      </w:pPr>
      <w:r>
        <w:t xml:space="preserve">    &lt;EventList&gt;</w:t>
      </w:r>
    </w:p>
    <w:p w:rsidRPr="009376C9" w:rsidR="00BE6FAB" w:rsidP="00BE6FAB" w:rsidRDefault="00BE6FAB" w14:paraId="27667229" w14:textId="77777777">
      <w:pPr>
        <w:pStyle w:val="Code0"/>
        <w:spacing w:before="0" w:after="0"/>
      </w:pPr>
      <w:r>
        <w:t xml:space="preserve">      &lt;ObjectEvent&gt;</w:t>
      </w:r>
    </w:p>
    <w:p w:rsidRPr="009376C9" w:rsidR="00BE6FAB" w:rsidP="00BE6FAB" w:rsidRDefault="00BE6FAB" w14:paraId="20366118" w14:textId="77777777">
      <w:pPr>
        <w:pStyle w:val="Code0"/>
        <w:spacing w:before="0" w:after="0"/>
      </w:pPr>
      <w:r>
        <w:t xml:space="preserve">        &lt;eventID&gt;urn:uuid:98765432-1234-5678-1234-567812345678&lt;/eventID&gt;</w:t>
      </w:r>
    </w:p>
    <w:p w:rsidRPr="009376C9" w:rsidR="00BE6FAB" w:rsidP="00BE6FAB" w:rsidRDefault="00BE6FAB" w14:paraId="61379329" w14:textId="77777777">
      <w:pPr>
        <w:pStyle w:val="Code0"/>
        <w:spacing w:before="0" w:after="0"/>
      </w:pPr>
      <w:r>
        <w:t xml:space="preserve">        &lt;eventTime&gt;2026-02-28T10:45:00.000Z&lt;/eventTime&gt;</w:t>
      </w:r>
    </w:p>
    <w:p w:rsidRPr="009376C9" w:rsidR="00BE6FAB" w:rsidP="00BE6FAB" w:rsidRDefault="00BE6FAB" w14:paraId="2C1563A3" w14:textId="77777777">
      <w:pPr>
        <w:pStyle w:val="Code0"/>
        <w:spacing w:before="0" w:after="0"/>
      </w:pPr>
      <w:r>
        <w:t xml:space="preserve">        &lt;eventTimeZoneOffset&gt;+03:00&lt;/eventTimeZoneOffset&gt;</w:t>
      </w:r>
    </w:p>
    <w:p w:rsidRPr="009376C9" w:rsidR="00BE6FAB" w:rsidP="00BE6FAB" w:rsidRDefault="00BE6FAB" w14:paraId="4B9C3297" w14:textId="77777777">
      <w:pPr>
        <w:pStyle w:val="Code0"/>
        <w:spacing w:before="0" w:after="0"/>
      </w:pPr>
      <w:r>
        <w:t xml:space="preserve">        &lt;epcList&gt;</w:t>
      </w:r>
    </w:p>
    <w:p w:rsidRPr="009376C9" w:rsidR="00BE6FAB" w:rsidP="00BE6FAB" w:rsidRDefault="00BE6FAB" w14:paraId="424DA48B" w14:textId="77777777">
      <w:pPr>
        <w:pStyle w:val="Code0"/>
        <w:spacing w:before="0" w:after="0"/>
      </w:pPr>
      <w:r>
        <w:t xml:space="preserve">          &lt;epc&gt;urn:epc:id:sgtin:0614141.107346.2001&lt;/epc&gt;</w:t>
      </w:r>
    </w:p>
    <w:p w:rsidRPr="009376C9" w:rsidR="00BE6FAB" w:rsidP="00BE6FAB" w:rsidRDefault="00BE6FAB" w14:paraId="37AE5298" w14:textId="77777777">
      <w:pPr>
        <w:pStyle w:val="Code0"/>
        <w:spacing w:before="0" w:after="0"/>
      </w:pPr>
      <w:r>
        <w:t xml:space="preserve">          &lt;epc&gt;urn:epc:id:sgtin:0614141.107346.2002&lt;/epc&gt;</w:t>
      </w:r>
    </w:p>
    <w:p w:rsidRPr="009376C9" w:rsidR="00BE6FAB" w:rsidP="00BE6FAB" w:rsidRDefault="00BE6FAB" w14:paraId="35A372DA" w14:textId="77777777">
      <w:pPr>
        <w:pStyle w:val="Code0"/>
        <w:spacing w:before="0" w:after="0"/>
      </w:pPr>
      <w:r>
        <w:t xml:space="preserve">        &lt;/epcList&gt;</w:t>
      </w:r>
    </w:p>
    <w:p w:rsidRPr="009376C9" w:rsidR="00BE6FAB" w:rsidP="00BE6FAB" w:rsidRDefault="00BE6FAB" w14:paraId="5A79E2AB" w14:textId="77777777">
      <w:pPr>
        <w:pStyle w:val="Code0"/>
        <w:spacing w:before="0" w:after="0"/>
      </w:pPr>
      <w:r>
        <w:t xml:space="preserve">        &lt;action&gt;OBSERVE&lt;/action&gt;</w:t>
      </w:r>
    </w:p>
    <w:p w:rsidRPr="009376C9" w:rsidR="00BE6FAB" w:rsidP="00BE6FAB" w:rsidRDefault="00BE6FAB" w14:paraId="10F9B349" w14:textId="789C06E5">
      <w:pPr>
        <w:pStyle w:val="Code0"/>
        <w:spacing w:before="0" w:after="0"/>
      </w:pPr>
      <w:r>
        <w:t xml:space="preserve">        &lt;bizStep&gt;urn:epcglobal:cbv:bizstep:</w:t>
      </w:r>
      <w:r w:rsidR="00536CF6">
        <w:t>stock_taking</w:t>
      </w:r>
      <w:r>
        <w:t>&lt;/bizStep&gt;</w:t>
      </w:r>
    </w:p>
    <w:p w:rsidRPr="009376C9" w:rsidR="00BE6FAB" w:rsidP="00BE6FAB" w:rsidRDefault="00BE6FAB" w14:paraId="565F9FFB" w14:textId="77777777">
      <w:pPr>
        <w:pStyle w:val="Code0"/>
        <w:spacing w:before="0" w:after="0"/>
      </w:pPr>
      <w:r>
        <w:t xml:space="preserve">        &lt;disposition&gt;urn:epcglobal:cbv:disp:active&lt;/disposition&gt;</w:t>
      </w:r>
    </w:p>
    <w:p w:rsidRPr="009376C9" w:rsidR="00BE6FAB" w:rsidP="00BE6FAB" w:rsidRDefault="00BE6FAB" w14:paraId="2D893D52" w14:textId="77777777">
      <w:pPr>
        <w:pStyle w:val="Code0"/>
        <w:spacing w:before="0" w:after="0"/>
      </w:pPr>
      <w:r>
        <w:t xml:space="preserve">        &lt;readPoint&gt;</w:t>
      </w:r>
    </w:p>
    <w:p w:rsidRPr="009376C9" w:rsidR="00BE6FAB" w:rsidP="00BE6FAB" w:rsidRDefault="00BE6FAB" w14:paraId="0502442A" w14:textId="77777777">
      <w:pPr>
        <w:pStyle w:val="Code0"/>
        <w:spacing w:before="0" w:after="0"/>
      </w:pPr>
      <w:r>
        <w:t xml:space="preserve">          &lt;id&gt;urn:epc:id:sgln:0614141.00001.400&lt;/id&gt;</w:t>
      </w:r>
    </w:p>
    <w:p w:rsidRPr="009376C9" w:rsidR="00BE6FAB" w:rsidP="00BE6FAB" w:rsidRDefault="00BE6FAB" w14:paraId="42FDBCC6" w14:textId="77777777">
      <w:pPr>
        <w:pStyle w:val="Code0"/>
        <w:spacing w:before="0" w:after="0"/>
      </w:pPr>
      <w:r>
        <w:t xml:space="preserve">        &lt;/readPoint&gt;</w:t>
      </w:r>
    </w:p>
    <w:p w:rsidRPr="009376C9" w:rsidR="00BE6FAB" w:rsidP="00BE6FAB" w:rsidRDefault="00BE6FAB" w14:paraId="1B3FD6A4" w14:textId="77777777">
      <w:pPr>
        <w:pStyle w:val="Code0"/>
        <w:spacing w:before="0" w:after="0"/>
      </w:pPr>
      <w:r>
        <w:t xml:space="preserve">        &lt;bizLocation&gt;</w:t>
      </w:r>
    </w:p>
    <w:p w:rsidRPr="009376C9" w:rsidR="00BE6FAB" w:rsidP="00BE6FAB" w:rsidRDefault="00BE6FAB" w14:paraId="7B1A1BD4" w14:textId="77777777">
      <w:pPr>
        <w:pStyle w:val="Code0"/>
        <w:spacing w:before="0" w:after="0"/>
      </w:pPr>
      <w:r>
        <w:t xml:space="preserve">          &lt;id&gt;urn:epc:id:sgln:0614141.00001.0&lt;/id&gt;</w:t>
      </w:r>
    </w:p>
    <w:p w:rsidRPr="009376C9" w:rsidR="00BE6FAB" w:rsidP="00BE6FAB" w:rsidRDefault="00BE6FAB" w14:paraId="33AA9472" w14:textId="77777777">
      <w:pPr>
        <w:pStyle w:val="Code0"/>
        <w:spacing w:before="0" w:after="0"/>
      </w:pPr>
      <w:r>
        <w:t xml:space="preserve">        &lt;/bizLocation&gt;</w:t>
      </w:r>
    </w:p>
    <w:p w:rsidRPr="009376C9" w:rsidR="00BE6FAB" w:rsidP="00BE6FAB" w:rsidRDefault="00BE6FAB" w14:paraId="320D99C7" w14:textId="77777777">
      <w:pPr>
        <w:pStyle w:val="Code0"/>
        <w:spacing w:before="0" w:after="0"/>
      </w:pPr>
      <w:r>
        <w:t xml:space="preserve">      &lt;/ObjectEvent&gt;</w:t>
      </w:r>
    </w:p>
    <w:p w:rsidRPr="009376C9" w:rsidR="00BE6FAB" w:rsidP="00BE6FAB" w:rsidRDefault="00BE6FAB" w14:paraId="4ED14241" w14:textId="77777777">
      <w:pPr>
        <w:pStyle w:val="Code0"/>
        <w:spacing w:before="0" w:after="0"/>
      </w:pPr>
      <w:r>
        <w:t xml:space="preserve">    &lt;/EventList&gt;</w:t>
      </w:r>
    </w:p>
    <w:p w:rsidRPr="009376C9" w:rsidR="00BE6FAB" w:rsidP="00BE6FAB" w:rsidRDefault="00BE6FAB" w14:paraId="4CE7A515" w14:textId="77777777">
      <w:pPr>
        <w:pStyle w:val="Code0"/>
        <w:spacing w:before="0" w:after="0"/>
      </w:pPr>
      <w:r>
        <w:t xml:space="preserve">  &lt;/EPCISBody&gt;</w:t>
      </w:r>
    </w:p>
    <w:p w:rsidRPr="009376C9" w:rsidR="00BE6FAB" w:rsidP="00BE6FAB" w:rsidRDefault="00BE6FAB" w14:paraId="6DB4FEED" w14:textId="77777777">
      <w:pPr>
        <w:pStyle w:val="Code0"/>
        <w:spacing w:before="0" w:after="0"/>
      </w:pPr>
      <w:r>
        <w:t>&lt;/epcis:EPCISDocument&gt;</w:t>
      </w:r>
    </w:p>
    <w:p w:rsidRPr="009376C9" w:rsidR="00BE6FAB" w:rsidP="00BE6FAB" w:rsidRDefault="00BE6FAB" w14:paraId="53A4C44E" w14:textId="77777777">
      <w:pPr>
        <w:pStyle w:val="Heading4"/>
        <w:rPr>
          <w:rFonts w:ascii="Aptos" w:hAnsi="Aptos" w:eastAsia="Aptos" w:cs="Aptos"/>
        </w:rPr>
      </w:pPr>
      <w:r>
        <w:t>EPCIS</w:t>
      </w:r>
      <w:r w:rsidRPr="0886C70B">
        <w:t xml:space="preserve"> 2.0 JSON-LD</w:t>
      </w:r>
    </w:p>
    <w:p w:rsidRPr="009376C9" w:rsidR="00BE6FAB" w:rsidP="00BE6FAB" w:rsidRDefault="00BE6FAB" w14:paraId="730BC810" w14:textId="77777777">
      <w:pPr>
        <w:pStyle w:val="Code0"/>
        <w:spacing w:before="0" w:after="0"/>
      </w:pPr>
      <w:r>
        <w:t>{</w:t>
      </w:r>
    </w:p>
    <w:p w:rsidRPr="009376C9" w:rsidR="00BE6FAB" w:rsidP="00BE6FAB" w:rsidRDefault="00BE6FAB" w14:paraId="260704F3" w14:textId="77777777">
      <w:pPr>
        <w:pStyle w:val="Code0"/>
        <w:spacing w:before="0" w:after="0"/>
      </w:pPr>
      <w:r>
        <w:t xml:space="preserve">  "@context": [</w:t>
      </w:r>
    </w:p>
    <w:p w:rsidRPr="009376C9" w:rsidR="00BE6FAB" w:rsidP="00BE6FAB" w:rsidRDefault="00BE6FAB" w14:paraId="7655B0EC" w14:textId="77777777">
      <w:pPr>
        <w:pStyle w:val="Code0"/>
        <w:spacing w:before="0" w:after="0"/>
      </w:pPr>
      <w:r>
        <w:t xml:space="preserve">    "https://ref.gs1.org/standards/epcis/epcis-context.jsonld"</w:t>
      </w:r>
    </w:p>
    <w:p w:rsidRPr="009376C9" w:rsidR="00BE6FAB" w:rsidP="00BE6FAB" w:rsidRDefault="00BE6FAB" w14:paraId="507134FC" w14:textId="77777777">
      <w:pPr>
        <w:pStyle w:val="Code0"/>
        <w:spacing w:before="0" w:after="0"/>
      </w:pPr>
      <w:r>
        <w:t xml:space="preserve">  ],</w:t>
      </w:r>
    </w:p>
    <w:p w:rsidRPr="009376C9" w:rsidR="00BE6FAB" w:rsidP="00BE6FAB" w:rsidRDefault="00BE6FAB" w14:paraId="220A8D14" w14:textId="77777777">
      <w:pPr>
        <w:pStyle w:val="Code0"/>
        <w:spacing w:before="0" w:after="0"/>
      </w:pPr>
      <w:r>
        <w:t xml:space="preserve">  "type": "EPCISDocument",</w:t>
      </w:r>
    </w:p>
    <w:p w:rsidRPr="009376C9" w:rsidR="00BE6FAB" w:rsidP="00BE6FAB" w:rsidRDefault="00BE6FAB" w14:paraId="09D2F077" w14:textId="77777777">
      <w:pPr>
        <w:pStyle w:val="Code0"/>
        <w:spacing w:before="0" w:after="0"/>
      </w:pPr>
      <w:r>
        <w:t xml:space="preserve">  "schemaVersion": "2.0",</w:t>
      </w:r>
    </w:p>
    <w:p w:rsidRPr="009376C9" w:rsidR="00BE6FAB" w:rsidP="00BE6FAB" w:rsidRDefault="00BE6FAB" w14:paraId="7C5FC18B" w14:textId="77777777">
      <w:pPr>
        <w:pStyle w:val="Code0"/>
        <w:spacing w:before="0" w:after="0"/>
      </w:pPr>
      <w:r>
        <w:t xml:space="preserve">  "creationDate": "2026-02-28T11:00:00.000Z",</w:t>
      </w:r>
    </w:p>
    <w:p w:rsidRPr="009376C9" w:rsidR="00BE6FAB" w:rsidP="00BE6FAB" w:rsidRDefault="00BE6FAB" w14:paraId="0090FA2B" w14:textId="77777777">
      <w:pPr>
        <w:pStyle w:val="Code0"/>
        <w:spacing w:before="0" w:after="0"/>
      </w:pPr>
      <w:r>
        <w:t xml:space="preserve">  "epcisBody": {</w:t>
      </w:r>
    </w:p>
    <w:p w:rsidRPr="009376C9" w:rsidR="00BE6FAB" w:rsidP="00BE6FAB" w:rsidRDefault="00BE6FAB" w14:paraId="54DA0316" w14:textId="77777777">
      <w:pPr>
        <w:pStyle w:val="Code0"/>
        <w:spacing w:before="0" w:after="0"/>
      </w:pPr>
      <w:r>
        <w:t xml:space="preserve">    "eventList": [</w:t>
      </w:r>
    </w:p>
    <w:p w:rsidRPr="009376C9" w:rsidR="00BE6FAB" w:rsidP="00BE6FAB" w:rsidRDefault="00BE6FAB" w14:paraId="4AB53710" w14:textId="77777777">
      <w:pPr>
        <w:pStyle w:val="Code0"/>
        <w:spacing w:before="0" w:after="0"/>
      </w:pPr>
      <w:r>
        <w:t xml:space="preserve">      {</w:t>
      </w:r>
    </w:p>
    <w:p w:rsidRPr="009376C9" w:rsidR="00BE6FAB" w:rsidP="00BE6FAB" w:rsidRDefault="00BE6FAB" w14:paraId="250E3E7A" w14:textId="77777777">
      <w:pPr>
        <w:pStyle w:val="Code0"/>
        <w:spacing w:before="0" w:after="0"/>
      </w:pPr>
      <w:r>
        <w:t xml:space="preserve">        "type": "ObjectEvent",</w:t>
      </w:r>
    </w:p>
    <w:p w:rsidRPr="009376C9" w:rsidR="00BE6FAB" w:rsidP="00BE6FAB" w:rsidRDefault="00BE6FAB" w14:paraId="2E7F83BF" w14:textId="77777777">
      <w:pPr>
        <w:pStyle w:val="Code0"/>
        <w:spacing w:before="0" w:after="0"/>
      </w:pPr>
      <w:r>
        <w:t xml:space="preserve">        "eventID": "urn:uuid:550e8400-e29b-41d4-a716-446655440000",</w:t>
      </w:r>
    </w:p>
    <w:p w:rsidRPr="009376C9" w:rsidR="00BE6FAB" w:rsidP="00BE6FAB" w:rsidRDefault="00BE6FAB" w14:paraId="6CEDFD6B" w14:textId="77777777">
      <w:pPr>
        <w:pStyle w:val="Code0"/>
        <w:spacing w:before="0" w:after="0"/>
      </w:pPr>
      <w:r>
        <w:t xml:space="preserve">        "eventTime": "2026-02-28T10:45:00.000Z",</w:t>
      </w:r>
    </w:p>
    <w:p w:rsidRPr="009376C9" w:rsidR="00BE6FAB" w:rsidP="00BE6FAB" w:rsidRDefault="00BE6FAB" w14:paraId="011FD335" w14:textId="77777777">
      <w:pPr>
        <w:pStyle w:val="Code0"/>
        <w:spacing w:before="0" w:after="0"/>
      </w:pPr>
      <w:r>
        <w:t xml:space="preserve">        "eventTimeZoneOffset": "+03:00",</w:t>
      </w:r>
    </w:p>
    <w:p w:rsidRPr="009376C9" w:rsidR="00BE6FAB" w:rsidP="00BE6FAB" w:rsidRDefault="00BE6FAB" w14:paraId="3CF649EF" w14:textId="77777777">
      <w:pPr>
        <w:pStyle w:val="Code0"/>
        <w:spacing w:before="0" w:after="0"/>
      </w:pPr>
      <w:r>
        <w:t xml:space="preserve">        "epcList": [</w:t>
      </w:r>
    </w:p>
    <w:p w:rsidRPr="009376C9" w:rsidR="00BE6FAB" w:rsidP="00BE6FAB" w:rsidRDefault="00BE6FAB" w14:paraId="4F7F19B6" w14:textId="77777777">
      <w:pPr>
        <w:pStyle w:val="Code0"/>
        <w:spacing w:before="0" w:after="0"/>
      </w:pPr>
      <w:r>
        <w:t xml:space="preserve">          "urn:epc:id:sgtin:0614141.107346.2001",</w:t>
      </w:r>
    </w:p>
    <w:p w:rsidRPr="009376C9" w:rsidR="00BE6FAB" w:rsidP="00BE6FAB" w:rsidRDefault="00BE6FAB" w14:paraId="5A0A2FC9" w14:textId="77777777">
      <w:pPr>
        <w:pStyle w:val="Code0"/>
        <w:spacing w:before="0" w:after="0"/>
      </w:pPr>
      <w:r>
        <w:t xml:space="preserve">          "urn:epc:id:sgtin:0614141.107346.2002"</w:t>
      </w:r>
    </w:p>
    <w:p w:rsidRPr="009376C9" w:rsidR="00BE6FAB" w:rsidP="00BE6FAB" w:rsidRDefault="00BE6FAB" w14:paraId="53D81599" w14:textId="77777777">
      <w:pPr>
        <w:pStyle w:val="Code0"/>
        <w:spacing w:before="0" w:after="0"/>
      </w:pPr>
      <w:r>
        <w:t xml:space="preserve">        ],</w:t>
      </w:r>
    </w:p>
    <w:p w:rsidRPr="009376C9" w:rsidR="00BE6FAB" w:rsidP="00BE6FAB" w:rsidRDefault="00BE6FAB" w14:paraId="23C177C9" w14:textId="77777777">
      <w:pPr>
        <w:pStyle w:val="Code0"/>
        <w:spacing w:before="0" w:after="0"/>
      </w:pPr>
      <w:r>
        <w:t xml:space="preserve">        "action": "OBSERVE",</w:t>
      </w:r>
    </w:p>
    <w:p w:rsidRPr="009376C9" w:rsidR="00BE6FAB" w:rsidP="00BE6FAB" w:rsidRDefault="00BE6FAB" w14:paraId="501D0E65" w14:textId="349B69F7">
      <w:pPr>
        <w:pStyle w:val="Code0"/>
        <w:spacing w:before="0" w:after="0"/>
      </w:pPr>
      <w:r>
        <w:t xml:space="preserve">        "bizStep": "</w:t>
      </w:r>
      <w:r w:rsidRPr="00536CF6" w:rsidR="00362FA6">
        <w:t>stock_taking</w:t>
      </w:r>
      <w:r>
        <w:t>",</w:t>
      </w:r>
    </w:p>
    <w:p w:rsidRPr="009376C9" w:rsidR="00BE6FAB" w:rsidP="00BE6FAB" w:rsidRDefault="00BE6FAB" w14:paraId="05BE1143" w14:textId="77777777">
      <w:pPr>
        <w:pStyle w:val="Code0"/>
        <w:spacing w:before="0" w:after="0"/>
      </w:pPr>
      <w:r>
        <w:t xml:space="preserve">        "disposition": "active",</w:t>
      </w:r>
    </w:p>
    <w:p w:rsidRPr="009376C9" w:rsidR="00BE6FAB" w:rsidP="00BE6FAB" w:rsidRDefault="00BE6FAB" w14:paraId="67A8DF46" w14:textId="77777777">
      <w:pPr>
        <w:pStyle w:val="Code0"/>
        <w:spacing w:before="0" w:after="0"/>
      </w:pPr>
      <w:r>
        <w:t xml:space="preserve">        "readPoint": { "id": "urn:epc:id:sgln:0614141.00001.400" },</w:t>
      </w:r>
    </w:p>
    <w:p w:rsidRPr="009376C9" w:rsidR="00BE6FAB" w:rsidP="00BE6FAB" w:rsidRDefault="00BE6FAB" w14:paraId="548A7983" w14:textId="77777777">
      <w:pPr>
        <w:pStyle w:val="Code0"/>
        <w:spacing w:before="0" w:after="0"/>
      </w:pPr>
      <w:r>
        <w:t xml:space="preserve">        "bizLocation": { "id": "urn:epc:id:sgln:0614141.00001.0" }</w:t>
      </w:r>
    </w:p>
    <w:p w:rsidRPr="009376C9" w:rsidR="00BE6FAB" w:rsidP="00BE6FAB" w:rsidRDefault="00BE6FAB" w14:paraId="5F6484CF" w14:textId="77777777">
      <w:pPr>
        <w:pStyle w:val="Code0"/>
        <w:spacing w:before="0" w:after="0"/>
      </w:pPr>
      <w:r>
        <w:t xml:space="preserve">      }</w:t>
      </w:r>
    </w:p>
    <w:p w:rsidRPr="009376C9" w:rsidR="00BE6FAB" w:rsidP="00BE6FAB" w:rsidRDefault="00BE6FAB" w14:paraId="2E47DA75" w14:textId="77777777">
      <w:pPr>
        <w:pStyle w:val="Code0"/>
        <w:spacing w:before="0" w:after="0"/>
      </w:pPr>
      <w:r>
        <w:t xml:space="preserve">    ]</w:t>
      </w:r>
    </w:p>
    <w:p w:rsidRPr="009376C9" w:rsidR="00BE6FAB" w:rsidP="00BE6FAB" w:rsidRDefault="00BE6FAB" w14:paraId="15948B81" w14:textId="77777777">
      <w:pPr>
        <w:pStyle w:val="Code0"/>
        <w:spacing w:before="0" w:after="0"/>
      </w:pPr>
      <w:r>
        <w:t xml:space="preserve">  }</w:t>
      </w:r>
    </w:p>
    <w:p w:rsidRPr="009376C9" w:rsidR="00BE6FAB" w:rsidP="00BE6FAB" w:rsidRDefault="00BE6FAB" w14:paraId="7EB894E6" w14:textId="77777777">
      <w:pPr>
        <w:pStyle w:val="Code0"/>
        <w:spacing w:before="0" w:after="0"/>
      </w:pPr>
      <w:r>
        <w:t>}</w:t>
      </w:r>
    </w:p>
    <w:p w:rsidRPr="009376C9" w:rsidR="00BE6FAB" w:rsidP="00BE6FAB" w:rsidRDefault="00BE6FAB" w14:paraId="0A352EDF" w14:textId="77777777">
      <w:pPr>
        <w:pStyle w:val="Heading1"/>
        <w:spacing w:before="240" w:after="240"/>
        <w:rPr>
          <w:rFonts w:ascii="Aptos" w:hAnsi="Aptos" w:eastAsia="Aptos" w:cs="Aptos"/>
          <w:sz w:val="22"/>
          <w:szCs w:val="22"/>
        </w:rPr>
      </w:pPr>
      <w:bookmarkStart w:name="_Toc229417848" w:id="60"/>
      <w:bookmarkEnd w:id="45"/>
      <w:r>
        <w:t>5 Constraints</w:t>
      </w:r>
      <w:bookmarkEnd w:id="60"/>
    </w:p>
    <w:p w:rsidR="00BE6FAB" w:rsidP="00BE6FAB" w:rsidRDefault="00BE6FAB" w14:paraId="3553E978" w14:textId="77777777">
      <w:pPr>
        <w:spacing w:after="0"/>
      </w:pPr>
      <w:r w:rsidRPr="220D14E4">
        <w:t>The</w:t>
      </w:r>
      <w:r>
        <w:t xml:space="preserve"> system</w:t>
      </w:r>
      <w:r w:rsidRPr="6A005ABC">
        <w:t xml:space="preserve"> uses a two-layer validation model. Hard rejects (HTTP 400) are reserved for events that are structurally </w:t>
      </w:r>
      <w:r>
        <w:t xml:space="preserve">and/or </w:t>
      </w:r>
      <w:r w:rsidRPr="6A005ABC">
        <w:t>logically impossible to store. All other violations are accepted (HTTP 201) and flagged with a warning code returned in the response. This ensures the platform maintains the most complete record of supply chain activity, including anomalies that carry regulatory intelligence.</w:t>
      </w:r>
    </w:p>
    <w:p w:rsidR="00BE6FAB" w:rsidP="00BE6FAB" w:rsidRDefault="00BE6FAB" w14:paraId="6F306CDE" w14:textId="77777777">
      <w:pPr>
        <w:spacing w:before="240" w:after="240"/>
      </w:pPr>
      <w:r w:rsidRPr="6A005ABC">
        <w:t xml:space="preserve">Hard Rejects (HTTP 400 </w:t>
      </w:r>
      <w:r>
        <w:t>-</w:t>
      </w:r>
      <w:r w:rsidRPr="6A005ABC">
        <w:t>event is not stored):</w:t>
      </w:r>
    </w:p>
    <w:p w:rsidR="00BE6FAB" w:rsidP="00BE6FAB" w:rsidRDefault="00BE6FAB" w14:paraId="2FCD7D68" w14:textId="77777777">
      <w:pPr>
        <w:pStyle w:val="ListParagraph"/>
        <w:numPr>
          <w:ilvl w:val="0"/>
          <w:numId w:val="25"/>
        </w:numPr>
        <w:spacing w:after="0"/>
      </w:pPr>
      <w:r w:rsidRPr="7A62AC2D">
        <w:t xml:space="preserve">See </w:t>
      </w:r>
      <w:r w:rsidRPr="49391BC5">
        <w:t>6.1</w:t>
      </w:r>
      <w:r>
        <w:t>.1</w:t>
      </w:r>
      <w:r w:rsidRPr="49391BC5">
        <w:t xml:space="preserve"> below</w:t>
      </w:r>
      <w:r>
        <w:br/>
      </w:r>
    </w:p>
    <w:p w:rsidR="00BE6FAB" w:rsidP="00BE6FAB" w:rsidRDefault="00BE6FAB" w14:paraId="7950C2E3" w14:textId="77777777">
      <w:pPr>
        <w:pStyle w:val="ListParagraph"/>
        <w:numPr>
          <w:ilvl w:val="0"/>
          <w:numId w:val="25"/>
        </w:numPr>
        <w:spacing w:after="0"/>
      </w:pPr>
      <w:r>
        <w:t>All other conditions - including disposition conflicts, unknown identifiers, out-of-sequence events, and events referencing EPCs in terminal states -are accepted and returned with one or more flag codes in the warnings[] response field. See Section 6.1.2 for the full flag code reference.</w:t>
      </w:r>
    </w:p>
    <w:p w:rsidRPr="00E450C4" w:rsidR="00BE6FAB" w:rsidP="00BE6FAB" w:rsidRDefault="00BE6FAB" w14:paraId="2A5182F1" w14:textId="77777777">
      <w:pPr>
        <w:pStyle w:val="ListParagraph"/>
        <w:numPr>
          <w:ilvl w:val="0"/>
          <w:numId w:val="25"/>
        </w:numPr>
        <w:spacing w:after="0"/>
      </w:pPr>
      <w:r w:rsidRPr="00E450C4">
        <w:t>The platform does not auto</w:t>
      </w:r>
      <w:r w:rsidRPr="00E450C4">
        <w:rPr>
          <w:rFonts w:ascii="Segoe UI" w:hAnsi="Segoe UI" w:eastAsia="Segoe UI" w:cs="Segoe UI"/>
          <w:sz w:val="21"/>
          <w:szCs w:val="21"/>
        </w:rPr>
        <w:t>‑</w:t>
      </w:r>
      <w:r w:rsidRPr="00E450C4">
        <w:t>create expiry events. Absence of a partner</w:t>
      </w:r>
      <w:r w:rsidRPr="00E450C4">
        <w:rPr>
          <w:rFonts w:ascii="Cambria Math" w:hAnsi="Cambria Math" w:cs="Cambria Math"/>
        </w:rPr>
        <w:t>‑</w:t>
      </w:r>
      <w:r w:rsidRPr="00E450C4">
        <w:t>raised Expired event does not imply saleability beyond expiry</w:t>
      </w:r>
    </w:p>
    <w:p w:rsidR="00BE6FAB" w:rsidP="00BE6FAB" w:rsidRDefault="00BE6FAB" w14:paraId="1419106D" w14:textId="77777777">
      <w:pPr>
        <w:pStyle w:val="ListParagraph"/>
        <w:numPr>
          <w:ilvl w:val="0"/>
          <w:numId w:val="25"/>
        </w:numPr>
        <w:spacing w:after="0"/>
      </w:pPr>
      <w:r w:rsidRPr="0886C70B">
        <w:t xml:space="preserve">The platform supports a maximum aggregation depth of </w:t>
      </w:r>
      <w:r>
        <w:t>3</w:t>
      </w:r>
      <w:r w:rsidRPr="0886C70B">
        <w:t xml:space="preserve"> levels (e.g., Item &gt; Case &gt; Pallet). This standard applies to both Manufacturers and Distributors to allow for the re-aggregation of damaged or split pallets.</w:t>
      </w:r>
    </w:p>
    <w:p w:rsidRPr="00E450C4" w:rsidR="00BE6FAB" w:rsidP="00BE6FAB" w:rsidRDefault="00BE6FAB" w14:paraId="2097D3E8" w14:textId="77777777">
      <w:pPr>
        <w:pStyle w:val="ListParagraph"/>
        <w:numPr>
          <w:ilvl w:val="0"/>
          <w:numId w:val="25"/>
        </w:numPr>
        <w:spacing w:after="0"/>
      </w:pPr>
      <w:r w:rsidRPr="00E450C4">
        <w:t>The system enforces tiered rate limits based on partner type to ensure API stability and accommodate high-volume data synchronization: Manufacturers are allocated a base limit of 5,000–10,000 req/min (with bursts up to 20k) for bulk ERP ingestion; Distributors are allocated 3,000–5,000 req/min (with bursts up to 10k) for regional inventory updates; and Facilities are allocated 1,000 req/min for transactional use. Exceeding these limits will return HTTP 429, and partners are required to implement exponential backoff. Traffic patterns are monitored, and limits may be adjusted upon request to support specific integration requirements.</w:t>
      </w:r>
    </w:p>
    <w:p w:rsidR="00BE6FAB" w:rsidP="00BE6FAB" w:rsidRDefault="00BE6FAB" w14:paraId="7BA9287F" w14:textId="77777777">
      <w:pPr>
        <w:pStyle w:val="Heading1"/>
      </w:pPr>
      <w:bookmarkStart w:name="_Toc229417849" w:id="61"/>
      <w:bookmarkStart w:name="OLE_LINK7" w:id="62"/>
      <w:r>
        <w:t>6. Validation and Error Handling</w:t>
      </w:r>
      <w:bookmarkEnd w:id="61"/>
    </w:p>
    <w:p w:rsidR="00BE6FAB" w:rsidP="00BE6FAB" w:rsidRDefault="00BE6FAB" w14:paraId="23837957" w14:textId="77777777">
      <w:r>
        <w:t xml:space="preserve">The platform validates all incoming events against GS1 standards and business rules. </w:t>
      </w:r>
    </w:p>
    <w:p w:rsidR="00BE6FAB" w:rsidP="00BE6FAB" w:rsidRDefault="00BE6FAB" w14:paraId="05D2B2FC" w14:textId="32361D76">
      <w:r>
        <w:t>Except for the hard rejections listed in Section 5, all events are accepted and stored. Validation findings are returned as flag codes in the warnings [] array of the HTTP 201 response. Flagged events are fully query-able and contribute to participant data quality scoring.</w:t>
      </w:r>
      <w:r>
        <w:br/>
      </w:r>
      <w:r>
        <w:br/>
      </w:r>
      <w:r w:rsidR="2E0373CE">
        <w:t>The list below is not an exhaustive list and is bound to grow over time.</w:t>
      </w:r>
    </w:p>
    <w:p w:rsidR="00BE6FAB" w:rsidP="00BE6FAB" w:rsidRDefault="00BE6FAB" w14:paraId="7F291FBF" w14:textId="77777777">
      <w:pPr>
        <w:pStyle w:val="Heading2"/>
      </w:pPr>
      <w:bookmarkStart w:name="_Toc229417850" w:id="63"/>
      <w:r>
        <w:t>6.1 Error Categories</w:t>
      </w:r>
      <w:bookmarkEnd w:id="63"/>
    </w:p>
    <w:p w:rsidR="00BE6FAB" w:rsidP="00BE6FAB" w:rsidRDefault="00BE6FAB" w14:paraId="67B3D70C" w14:textId="77777777">
      <w:pPr>
        <w:pStyle w:val="Heading3"/>
      </w:pPr>
      <w:bookmarkStart w:name="_Toc229417851" w:id="64"/>
      <w:r>
        <w:t>6.1.1 Hard Reject codes</w:t>
      </w:r>
      <w:bookmarkEnd w:id="64"/>
    </w:p>
    <w:tbl>
      <w:tblPr>
        <w:tblW w:w="9122" w:type="dxa"/>
        <w:tblInd w:w="120" w:type="dxa"/>
        <w:tblBorders>
          <w:top w:val="single" w:color="1E4D8C" w:sz="8" w:space="0"/>
          <w:left w:val="nil"/>
          <w:bottom w:val="single" w:color="1E4D8C" w:sz="8" w:space="0"/>
          <w:right w:val="nil"/>
          <w:insideH w:val="single" w:color="BBDEFB" w:sz="4" w:space="0"/>
          <w:insideV w:val="nil"/>
        </w:tblBorders>
        <w:tblLayout w:type="fixed"/>
        <w:tblLook w:val="04A0" w:firstRow="1" w:lastRow="0" w:firstColumn="1" w:lastColumn="0" w:noHBand="0" w:noVBand="1"/>
      </w:tblPr>
      <w:tblGrid>
        <w:gridCol w:w="3228"/>
        <w:gridCol w:w="1710"/>
        <w:gridCol w:w="4184"/>
      </w:tblGrid>
      <w:tr w:rsidR="00FC7C1D" w:rsidTr="00764DED" w14:paraId="7745CE59" w14:textId="77777777">
        <w:trPr>
          <w:trHeight w:val="400"/>
        </w:trPr>
        <w:tc>
          <w:tcPr>
            <w:tcW w:w="3228" w:type="dxa"/>
            <w:shd w:val="clear" w:color="auto" w:fill="E3F2FD"/>
            <w:vAlign w:val="center"/>
          </w:tcPr>
          <w:p w:rsidR="00BE6FAB" w:rsidRDefault="00BE6FAB" w14:paraId="794DE084" w14:textId="77777777">
            <w:pPr>
              <w:spacing w:after="0"/>
            </w:pPr>
            <w:r w:rsidRPr="41CEE07B">
              <w:rPr>
                <w:b/>
                <w:bCs/>
                <w:color w:val="263238"/>
                <w:sz w:val="20"/>
                <w:szCs w:val="20"/>
              </w:rPr>
              <w:t>Error Code</w:t>
            </w:r>
          </w:p>
        </w:tc>
        <w:tc>
          <w:tcPr>
            <w:tcW w:w="1710" w:type="dxa"/>
            <w:shd w:val="clear" w:color="auto" w:fill="E3F2FD"/>
            <w:vAlign w:val="center"/>
          </w:tcPr>
          <w:p w:rsidR="00BE6FAB" w:rsidRDefault="00BE6FAB" w14:paraId="3BAB1D24" w14:textId="77777777">
            <w:pPr>
              <w:spacing w:after="0"/>
            </w:pPr>
            <w:r w:rsidRPr="41CEE07B">
              <w:rPr>
                <w:b/>
                <w:bCs/>
                <w:color w:val="263238"/>
                <w:sz w:val="20"/>
                <w:szCs w:val="20"/>
              </w:rPr>
              <w:t>Category</w:t>
            </w:r>
          </w:p>
        </w:tc>
        <w:tc>
          <w:tcPr>
            <w:tcW w:w="4184" w:type="dxa"/>
            <w:shd w:val="clear" w:color="auto" w:fill="E3F2FD"/>
            <w:vAlign w:val="center"/>
          </w:tcPr>
          <w:p w:rsidR="00BE6FAB" w:rsidRDefault="00BE6FAB" w14:paraId="2E89CB37" w14:textId="77777777">
            <w:pPr>
              <w:spacing w:after="0"/>
            </w:pPr>
            <w:r w:rsidRPr="41CEE07B">
              <w:rPr>
                <w:b/>
                <w:bCs/>
                <w:color w:val="263238"/>
                <w:sz w:val="20"/>
                <w:szCs w:val="20"/>
              </w:rPr>
              <w:t>Description</w:t>
            </w:r>
          </w:p>
        </w:tc>
      </w:tr>
      <w:tr w:rsidR="001B3E6A" w:rsidTr="00764DED" w14:paraId="0E4E8757" w14:textId="77777777">
        <w:trPr>
          <w:trHeight w:val="360"/>
        </w:trPr>
        <w:tc>
          <w:tcPr>
            <w:tcW w:w="3228" w:type="dxa"/>
            <w:vAlign w:val="center"/>
          </w:tcPr>
          <w:p w:rsidR="00BE6FAB" w:rsidRDefault="00BE6FAB" w14:paraId="4C0A3693" w14:textId="77777777">
            <w:pPr>
              <w:spacing w:after="0"/>
            </w:pPr>
            <w:r w:rsidRPr="41CEE07B">
              <w:rPr>
                <w:color w:val="263238"/>
                <w:sz w:val="20"/>
                <w:szCs w:val="20"/>
              </w:rPr>
              <w:t>INVALID_XML_STRUCTURE</w:t>
            </w:r>
          </w:p>
        </w:tc>
        <w:tc>
          <w:tcPr>
            <w:tcW w:w="1710" w:type="dxa"/>
            <w:vAlign w:val="center"/>
          </w:tcPr>
          <w:p w:rsidR="00BE6FAB" w:rsidRDefault="00BE6FAB" w14:paraId="3EDC8430" w14:textId="77777777">
            <w:pPr>
              <w:spacing w:after="0"/>
            </w:pPr>
            <w:r w:rsidRPr="41CEE07B">
              <w:rPr>
                <w:color w:val="263238"/>
                <w:sz w:val="20"/>
                <w:szCs w:val="20"/>
              </w:rPr>
              <w:t>TECHNICAL</w:t>
            </w:r>
          </w:p>
        </w:tc>
        <w:tc>
          <w:tcPr>
            <w:tcW w:w="4184" w:type="dxa"/>
            <w:vAlign w:val="center"/>
          </w:tcPr>
          <w:p w:rsidR="00BE6FAB" w:rsidRDefault="00BE6FAB" w14:paraId="2CC7F6A9" w14:textId="77777777">
            <w:pPr>
              <w:spacing w:after="0"/>
            </w:pPr>
            <w:r w:rsidRPr="41CEE07B">
              <w:rPr>
                <w:color w:val="263238"/>
                <w:sz w:val="20"/>
                <w:szCs w:val="20"/>
              </w:rPr>
              <w:t>XML not compliant with EPCIS 1.2 schema</w:t>
            </w:r>
          </w:p>
        </w:tc>
      </w:tr>
      <w:tr w:rsidR="001B3E6A" w:rsidTr="00764DED" w14:paraId="35503F5E" w14:textId="77777777">
        <w:trPr>
          <w:trHeight w:val="360"/>
        </w:trPr>
        <w:tc>
          <w:tcPr>
            <w:tcW w:w="3228" w:type="dxa"/>
            <w:vAlign w:val="center"/>
          </w:tcPr>
          <w:p w:rsidR="00BE6FAB" w:rsidRDefault="00BE6FAB" w14:paraId="75AAD531" w14:textId="77777777">
            <w:pPr>
              <w:spacing w:after="0"/>
            </w:pPr>
            <w:r w:rsidRPr="41CEE07B">
              <w:rPr>
                <w:color w:val="263238"/>
                <w:sz w:val="20"/>
                <w:szCs w:val="20"/>
              </w:rPr>
              <w:t>INVALID_JSON_STRUCTURE</w:t>
            </w:r>
          </w:p>
        </w:tc>
        <w:tc>
          <w:tcPr>
            <w:tcW w:w="1710" w:type="dxa"/>
            <w:vAlign w:val="center"/>
          </w:tcPr>
          <w:p w:rsidR="00BE6FAB" w:rsidRDefault="00BE6FAB" w14:paraId="35C1A8AB" w14:textId="77777777">
            <w:pPr>
              <w:spacing w:after="0"/>
            </w:pPr>
            <w:r w:rsidRPr="41CEE07B">
              <w:rPr>
                <w:color w:val="263238"/>
                <w:sz w:val="20"/>
                <w:szCs w:val="20"/>
              </w:rPr>
              <w:t>TECHNICAL</w:t>
            </w:r>
          </w:p>
        </w:tc>
        <w:tc>
          <w:tcPr>
            <w:tcW w:w="4184" w:type="dxa"/>
            <w:vAlign w:val="center"/>
          </w:tcPr>
          <w:p w:rsidR="00BE6FAB" w:rsidRDefault="00BE6FAB" w14:paraId="6170894D" w14:textId="77777777">
            <w:pPr>
              <w:spacing w:after="0"/>
            </w:pPr>
            <w:r w:rsidRPr="41CEE07B">
              <w:rPr>
                <w:color w:val="263238"/>
                <w:sz w:val="20"/>
                <w:szCs w:val="20"/>
              </w:rPr>
              <w:t>JSON not valid EPCIS 2.0 structure</w:t>
            </w:r>
          </w:p>
        </w:tc>
      </w:tr>
      <w:tr w:rsidR="001B3E6A" w:rsidTr="00764DED" w14:paraId="344E8A94" w14:textId="77777777">
        <w:trPr>
          <w:trHeight w:val="360"/>
        </w:trPr>
        <w:tc>
          <w:tcPr>
            <w:tcW w:w="3228" w:type="dxa"/>
            <w:vAlign w:val="center"/>
          </w:tcPr>
          <w:p w:rsidR="00BE6FAB" w:rsidRDefault="00BE6FAB" w14:paraId="629BBE4E" w14:textId="77777777">
            <w:pPr>
              <w:spacing w:after="0"/>
            </w:pPr>
            <w:r w:rsidRPr="41CEE07B">
              <w:rPr>
                <w:color w:val="263238"/>
                <w:sz w:val="20"/>
                <w:szCs w:val="20"/>
              </w:rPr>
              <w:t>INVALID_SBDH</w:t>
            </w:r>
          </w:p>
        </w:tc>
        <w:tc>
          <w:tcPr>
            <w:tcW w:w="1710" w:type="dxa"/>
            <w:vAlign w:val="center"/>
          </w:tcPr>
          <w:p w:rsidR="00BE6FAB" w:rsidRDefault="00BE6FAB" w14:paraId="0BE0A948" w14:textId="77777777">
            <w:pPr>
              <w:spacing w:after="0"/>
            </w:pPr>
            <w:r w:rsidRPr="41CEE07B">
              <w:rPr>
                <w:color w:val="263238"/>
                <w:sz w:val="20"/>
                <w:szCs w:val="20"/>
              </w:rPr>
              <w:t>TECHNICAL</w:t>
            </w:r>
          </w:p>
        </w:tc>
        <w:tc>
          <w:tcPr>
            <w:tcW w:w="4184" w:type="dxa"/>
            <w:vAlign w:val="center"/>
          </w:tcPr>
          <w:p w:rsidR="00BE6FAB" w:rsidRDefault="00BE6FAB" w14:paraId="44CAD4B2" w14:textId="77777777">
            <w:pPr>
              <w:spacing w:after="0"/>
            </w:pPr>
            <w:r w:rsidRPr="41CEE07B">
              <w:rPr>
                <w:color w:val="263238"/>
                <w:sz w:val="20"/>
                <w:szCs w:val="20"/>
              </w:rPr>
              <w:t>SBDH missing mandatory field or version mismatch</w:t>
            </w:r>
          </w:p>
        </w:tc>
      </w:tr>
      <w:tr w:rsidR="001B3E6A" w:rsidTr="00764DED" w14:paraId="1D6E2063" w14:textId="77777777">
        <w:trPr>
          <w:trHeight w:val="360"/>
        </w:trPr>
        <w:tc>
          <w:tcPr>
            <w:tcW w:w="3228" w:type="dxa"/>
            <w:vAlign w:val="center"/>
          </w:tcPr>
          <w:p w:rsidR="00BE6FAB" w:rsidRDefault="00BE6FAB" w14:paraId="44272868" w14:textId="77777777">
            <w:pPr>
              <w:spacing w:after="0"/>
            </w:pPr>
            <w:r w:rsidRPr="41CEE07B">
              <w:rPr>
                <w:color w:val="263238"/>
                <w:sz w:val="20"/>
                <w:szCs w:val="20"/>
              </w:rPr>
              <w:t>MESSAGE_SIZE_EXCEEDED</w:t>
            </w:r>
          </w:p>
        </w:tc>
        <w:tc>
          <w:tcPr>
            <w:tcW w:w="1710" w:type="dxa"/>
            <w:vAlign w:val="center"/>
          </w:tcPr>
          <w:p w:rsidR="00BE6FAB" w:rsidRDefault="00BE6FAB" w14:paraId="2D45F30D" w14:textId="77777777">
            <w:pPr>
              <w:spacing w:after="0"/>
            </w:pPr>
            <w:r w:rsidRPr="41CEE07B">
              <w:rPr>
                <w:color w:val="263238"/>
                <w:sz w:val="20"/>
                <w:szCs w:val="20"/>
              </w:rPr>
              <w:t>TECHNICAL</w:t>
            </w:r>
          </w:p>
        </w:tc>
        <w:tc>
          <w:tcPr>
            <w:tcW w:w="4184" w:type="dxa"/>
            <w:vAlign w:val="center"/>
          </w:tcPr>
          <w:p w:rsidR="00BE6FAB" w:rsidRDefault="00BE6FAB" w14:paraId="6F8A0852" w14:textId="77777777">
            <w:pPr>
              <w:spacing w:after="0"/>
              <w:rPr>
                <w:color w:val="263238"/>
                <w:sz w:val="20"/>
                <w:szCs w:val="20"/>
              </w:rPr>
            </w:pPr>
            <w:r w:rsidRPr="41CEE07B">
              <w:rPr>
                <w:color w:val="263238"/>
                <w:sz w:val="20"/>
                <w:szCs w:val="20"/>
              </w:rPr>
              <w:t>Message exceeds size limit</w:t>
            </w:r>
            <w:r>
              <w:rPr>
                <w:color w:val="263238"/>
                <w:sz w:val="20"/>
                <w:szCs w:val="20"/>
              </w:rPr>
              <w:t xml:space="preserve"> (1MB synchronously – dispense event, 10 MB asynchronously)</w:t>
            </w:r>
          </w:p>
        </w:tc>
      </w:tr>
      <w:tr w:rsidR="001B3E6A" w:rsidTr="00764DED" w14:paraId="76829D59" w14:textId="77777777">
        <w:trPr>
          <w:trHeight w:val="360"/>
        </w:trPr>
        <w:tc>
          <w:tcPr>
            <w:tcW w:w="3228" w:type="dxa"/>
            <w:vAlign w:val="center"/>
          </w:tcPr>
          <w:p w:rsidR="00BE6FAB" w:rsidRDefault="00BE6FAB" w14:paraId="24DD2D57" w14:textId="77777777">
            <w:pPr>
              <w:spacing w:after="0"/>
            </w:pPr>
            <w:r w:rsidRPr="41CEE07B">
              <w:rPr>
                <w:color w:val="263238"/>
                <w:sz w:val="20"/>
                <w:szCs w:val="20"/>
              </w:rPr>
              <w:t>TOO_MANY_SERIALS</w:t>
            </w:r>
          </w:p>
        </w:tc>
        <w:tc>
          <w:tcPr>
            <w:tcW w:w="1710" w:type="dxa"/>
            <w:vAlign w:val="center"/>
          </w:tcPr>
          <w:p w:rsidR="00BE6FAB" w:rsidRDefault="00BE6FAB" w14:paraId="54211EFF" w14:textId="77777777">
            <w:pPr>
              <w:spacing w:after="0"/>
            </w:pPr>
            <w:r w:rsidRPr="41CEE07B">
              <w:rPr>
                <w:color w:val="263238"/>
                <w:sz w:val="20"/>
                <w:szCs w:val="20"/>
              </w:rPr>
              <w:t>TECHNICAL</w:t>
            </w:r>
          </w:p>
        </w:tc>
        <w:tc>
          <w:tcPr>
            <w:tcW w:w="4184" w:type="dxa"/>
            <w:vAlign w:val="center"/>
          </w:tcPr>
          <w:p w:rsidR="00BE6FAB" w:rsidRDefault="00BE6FAB" w14:paraId="15AF05EA" w14:textId="77777777">
            <w:pPr>
              <w:spacing w:after="0"/>
            </w:pPr>
            <w:r w:rsidRPr="41CEE07B">
              <w:rPr>
                <w:color w:val="263238"/>
                <w:sz w:val="20"/>
                <w:szCs w:val="20"/>
              </w:rPr>
              <w:t>Serial count exceeds 50,000 per message</w:t>
            </w:r>
          </w:p>
        </w:tc>
      </w:tr>
      <w:tr w:rsidR="001B3E6A" w:rsidTr="00764DED" w14:paraId="1ED3FCB8" w14:textId="77777777">
        <w:trPr>
          <w:trHeight w:val="360"/>
        </w:trPr>
        <w:tc>
          <w:tcPr>
            <w:tcW w:w="3228" w:type="dxa"/>
            <w:vAlign w:val="center"/>
          </w:tcPr>
          <w:p w:rsidR="00BE6FAB" w:rsidRDefault="00BE6FAB" w14:paraId="0BDB5A25" w14:textId="77777777">
            <w:pPr>
              <w:spacing w:after="0"/>
              <w:rPr>
                <w:color w:val="263238"/>
                <w:sz w:val="20"/>
                <w:szCs w:val="20"/>
              </w:rPr>
            </w:pPr>
            <w:r w:rsidRPr="41CEE07B">
              <w:rPr>
                <w:color w:val="263238"/>
                <w:sz w:val="20"/>
                <w:szCs w:val="20"/>
              </w:rPr>
              <w:t>INVALID_EXPIRY_FORMAT</w:t>
            </w:r>
          </w:p>
        </w:tc>
        <w:tc>
          <w:tcPr>
            <w:tcW w:w="1710" w:type="dxa"/>
            <w:vAlign w:val="center"/>
          </w:tcPr>
          <w:p w:rsidR="00BE6FAB" w:rsidRDefault="00BE6FAB" w14:paraId="791DE5D3" w14:textId="77777777">
            <w:pPr>
              <w:spacing w:after="0"/>
            </w:pPr>
            <w:r w:rsidRPr="41CEE07B">
              <w:rPr>
                <w:color w:val="263238"/>
                <w:sz w:val="20"/>
                <w:szCs w:val="20"/>
              </w:rPr>
              <w:t>MASTER_DATA</w:t>
            </w:r>
          </w:p>
        </w:tc>
        <w:tc>
          <w:tcPr>
            <w:tcW w:w="4184" w:type="dxa"/>
            <w:vAlign w:val="center"/>
          </w:tcPr>
          <w:p w:rsidR="00BE6FAB" w:rsidRDefault="00BE6FAB" w14:paraId="0B06CC30" w14:textId="77777777">
            <w:pPr>
              <w:spacing w:after="0"/>
              <w:rPr>
                <w:color w:val="263238"/>
                <w:sz w:val="20"/>
                <w:szCs w:val="20"/>
              </w:rPr>
            </w:pPr>
            <w:r w:rsidRPr="41CEE07B">
              <w:rPr>
                <w:color w:val="263238"/>
                <w:sz w:val="20"/>
                <w:szCs w:val="20"/>
              </w:rPr>
              <w:t>Expiry date not in YYYY-MM-DD format</w:t>
            </w:r>
          </w:p>
        </w:tc>
      </w:tr>
      <w:tr w:rsidR="001B3E6A" w:rsidTr="00764DED" w14:paraId="26D81713" w14:textId="77777777">
        <w:trPr>
          <w:trHeight w:val="360"/>
        </w:trPr>
        <w:tc>
          <w:tcPr>
            <w:tcW w:w="3228" w:type="dxa"/>
            <w:vAlign w:val="center"/>
          </w:tcPr>
          <w:p w:rsidR="00BE6FAB" w:rsidRDefault="00BE6FAB" w14:paraId="4592E9EC" w14:textId="77777777">
            <w:r w:rsidRPr="00954AF9">
              <w:rPr>
                <w:color w:val="263238"/>
                <w:sz w:val="20"/>
                <w:szCs w:val="20"/>
              </w:rPr>
              <w:t>INVALID_GS1_IDENTIFIER</w:t>
            </w:r>
          </w:p>
        </w:tc>
        <w:tc>
          <w:tcPr>
            <w:tcW w:w="1710" w:type="dxa"/>
            <w:vAlign w:val="center"/>
          </w:tcPr>
          <w:p w:rsidR="00BE6FAB" w:rsidRDefault="00BE6FAB" w14:paraId="3024DCB9" w14:textId="77777777">
            <w:pPr>
              <w:spacing w:after="0"/>
            </w:pPr>
            <w:r w:rsidRPr="41CEE07B">
              <w:rPr>
                <w:color w:val="263238"/>
                <w:sz w:val="20"/>
                <w:szCs w:val="20"/>
              </w:rPr>
              <w:t>MASTER_DATA</w:t>
            </w:r>
          </w:p>
        </w:tc>
        <w:tc>
          <w:tcPr>
            <w:tcW w:w="4184" w:type="dxa"/>
            <w:vAlign w:val="center"/>
          </w:tcPr>
          <w:p w:rsidRPr="00954AF9" w:rsidR="00BE6FAB" w:rsidRDefault="00BE6FAB" w14:paraId="113484D2" w14:textId="77777777">
            <w:pPr>
              <w:spacing w:after="0"/>
              <w:rPr>
                <w:color w:val="263238"/>
                <w:sz w:val="20"/>
                <w:szCs w:val="20"/>
              </w:rPr>
            </w:pPr>
            <w:r w:rsidRPr="00954AF9">
              <w:rPr>
                <w:color w:val="263238"/>
                <w:sz w:val="20"/>
                <w:szCs w:val="20"/>
              </w:rPr>
              <w:t>SGTIN, SSCC, or SGLN fails GS1 check-digit validation</w:t>
            </w:r>
          </w:p>
        </w:tc>
      </w:tr>
      <w:tr w:rsidR="001B3E6A" w:rsidTr="00764DED" w14:paraId="052C82EA" w14:textId="77777777">
        <w:trPr>
          <w:trHeight w:val="360"/>
        </w:trPr>
        <w:tc>
          <w:tcPr>
            <w:tcW w:w="3228" w:type="dxa"/>
            <w:vAlign w:val="center"/>
          </w:tcPr>
          <w:p w:rsidR="00BE6FAB" w:rsidRDefault="00BE6FAB" w14:paraId="4AFA02E0" w14:textId="77777777">
            <w:pPr>
              <w:spacing w:after="0"/>
              <w:rPr>
                <w:color w:val="263238"/>
                <w:sz w:val="20"/>
                <w:szCs w:val="20"/>
              </w:rPr>
            </w:pPr>
            <w:r w:rsidRPr="41CEE07B">
              <w:rPr>
                <w:color w:val="263238"/>
                <w:sz w:val="20"/>
                <w:szCs w:val="20"/>
              </w:rPr>
              <w:t>FUTURE_EVENT_TIME</w:t>
            </w:r>
          </w:p>
        </w:tc>
        <w:tc>
          <w:tcPr>
            <w:tcW w:w="1710" w:type="dxa"/>
          </w:tcPr>
          <w:p w:rsidR="00BE6FAB" w:rsidRDefault="00BE6FAB" w14:paraId="744D3672" w14:textId="77777777">
            <w:pPr>
              <w:spacing w:after="0"/>
              <w:rPr>
                <w:color w:val="263238"/>
                <w:sz w:val="20"/>
                <w:szCs w:val="20"/>
              </w:rPr>
            </w:pPr>
            <w:r w:rsidRPr="41CEE07B">
              <w:rPr>
                <w:color w:val="263238"/>
                <w:sz w:val="20"/>
                <w:szCs w:val="20"/>
              </w:rPr>
              <w:t>TECHNICAL</w:t>
            </w:r>
          </w:p>
        </w:tc>
        <w:tc>
          <w:tcPr>
            <w:tcW w:w="4184" w:type="dxa"/>
            <w:vAlign w:val="center"/>
          </w:tcPr>
          <w:p w:rsidRPr="00954AF9" w:rsidR="00BE6FAB" w:rsidRDefault="00BE6FAB" w14:paraId="512EA2E8" w14:textId="77777777">
            <w:pPr>
              <w:spacing w:after="0"/>
              <w:rPr>
                <w:color w:val="263238"/>
                <w:sz w:val="20"/>
                <w:szCs w:val="20"/>
              </w:rPr>
            </w:pPr>
            <w:r w:rsidRPr="0F0DD56B">
              <w:rPr>
                <w:color w:val="263238"/>
                <w:sz w:val="20"/>
                <w:szCs w:val="20"/>
              </w:rPr>
              <w:t>eventTime is in the future (eventTime is more than 5 minutes ahead of server time)</w:t>
            </w:r>
          </w:p>
        </w:tc>
      </w:tr>
      <w:tr w:rsidR="001B3E6A" w:rsidTr="00764DED" w14:paraId="73CFFE24" w14:textId="77777777">
        <w:trPr>
          <w:trHeight w:val="360"/>
        </w:trPr>
        <w:tc>
          <w:tcPr>
            <w:tcW w:w="3228" w:type="dxa"/>
            <w:vAlign w:val="center"/>
          </w:tcPr>
          <w:p w:rsidR="00BE6FAB" w:rsidRDefault="00BE6FAB" w14:paraId="17A6FC50" w14:textId="77777777">
            <w:pPr>
              <w:rPr>
                <w:color w:val="263238"/>
                <w:sz w:val="20"/>
                <w:szCs w:val="20"/>
              </w:rPr>
            </w:pPr>
            <w:r w:rsidRPr="41CEE07B">
              <w:rPr>
                <w:color w:val="263238"/>
                <w:sz w:val="20"/>
                <w:szCs w:val="20"/>
              </w:rPr>
              <w:t>MISSING_NEEDED_FIELDS</w:t>
            </w:r>
          </w:p>
        </w:tc>
        <w:tc>
          <w:tcPr>
            <w:tcW w:w="1710" w:type="dxa"/>
          </w:tcPr>
          <w:p w:rsidR="00BE6FAB" w:rsidRDefault="00BE6FAB" w14:paraId="7C2A5077" w14:textId="77777777">
            <w:pPr>
              <w:rPr>
                <w:color w:val="263238"/>
                <w:sz w:val="20"/>
                <w:szCs w:val="20"/>
              </w:rPr>
            </w:pPr>
            <w:r w:rsidRPr="41CEE07B">
              <w:rPr>
                <w:color w:val="263238"/>
                <w:sz w:val="20"/>
                <w:szCs w:val="20"/>
              </w:rPr>
              <w:t>TECHNICAL</w:t>
            </w:r>
          </w:p>
        </w:tc>
        <w:tc>
          <w:tcPr>
            <w:tcW w:w="4184" w:type="dxa"/>
            <w:vAlign w:val="center"/>
          </w:tcPr>
          <w:p w:rsidR="00BE6FAB" w:rsidRDefault="00BE6FAB" w14:paraId="7E5DE967" w14:textId="77777777">
            <w:pPr>
              <w:spacing w:after="0"/>
              <w:rPr>
                <w:color w:val="263238"/>
                <w:sz w:val="20"/>
                <w:szCs w:val="20"/>
              </w:rPr>
            </w:pPr>
            <w:r w:rsidRPr="41CEE07B">
              <w:rPr>
                <w:color w:val="263238"/>
                <w:sz w:val="20"/>
                <w:szCs w:val="20"/>
              </w:rPr>
              <w:t>Missing fields mandated for the type of event</w:t>
            </w:r>
          </w:p>
        </w:tc>
      </w:tr>
      <w:tr w:rsidR="001B3E6A" w:rsidTr="00764DED" w14:paraId="5DF774E6" w14:textId="77777777">
        <w:trPr>
          <w:trHeight w:val="360"/>
        </w:trPr>
        <w:tc>
          <w:tcPr>
            <w:tcW w:w="3228" w:type="dxa"/>
            <w:vAlign w:val="center"/>
          </w:tcPr>
          <w:p w:rsidR="00BE6FAB" w:rsidRDefault="00BE6FAB" w14:paraId="0D55904F" w14:textId="77777777">
            <w:r w:rsidRPr="003D1FA3">
              <w:rPr>
                <w:color w:val="263238"/>
                <w:sz w:val="20"/>
                <w:szCs w:val="20"/>
              </w:rPr>
              <w:t>DUPLICATE_EVENT_ID</w:t>
            </w:r>
          </w:p>
        </w:tc>
        <w:tc>
          <w:tcPr>
            <w:tcW w:w="1710" w:type="dxa"/>
          </w:tcPr>
          <w:p w:rsidR="00BE6FAB" w:rsidRDefault="00BE6FAB" w14:paraId="268DE976" w14:textId="77777777">
            <w:pPr>
              <w:rPr>
                <w:color w:val="263238"/>
                <w:sz w:val="20"/>
                <w:szCs w:val="20"/>
              </w:rPr>
            </w:pPr>
            <w:r w:rsidRPr="62191400">
              <w:rPr>
                <w:color w:val="263238"/>
                <w:sz w:val="20"/>
                <w:szCs w:val="20"/>
              </w:rPr>
              <w:t>TECHNICAL</w:t>
            </w:r>
          </w:p>
        </w:tc>
        <w:tc>
          <w:tcPr>
            <w:tcW w:w="4184" w:type="dxa"/>
            <w:vAlign w:val="center"/>
          </w:tcPr>
          <w:p w:rsidR="00BE6FAB" w:rsidRDefault="00BE6FAB" w14:paraId="2D4227A3" w14:textId="77777777">
            <w:pPr>
              <w:rPr>
                <w:color w:val="263238"/>
                <w:sz w:val="20"/>
                <w:szCs w:val="20"/>
              </w:rPr>
            </w:pPr>
            <w:r w:rsidRPr="74B80B11">
              <w:rPr>
                <w:color w:val="263238"/>
                <w:sz w:val="20"/>
                <w:szCs w:val="20"/>
              </w:rPr>
              <w:t>Duplicate will be rejected</w:t>
            </w:r>
          </w:p>
        </w:tc>
      </w:tr>
      <w:tr w:rsidR="00EA2DB6" w:rsidTr="00764DED" w14:paraId="2C71E2BB" w14:textId="77777777">
        <w:trPr>
          <w:trHeight w:val="360"/>
        </w:trPr>
        <w:tc>
          <w:tcPr>
            <w:tcW w:w="3228" w:type="dxa"/>
            <w:vAlign w:val="center"/>
          </w:tcPr>
          <w:p w:rsidRPr="003D1FA3" w:rsidR="00EA2DB6" w:rsidP="00EA2DB6" w:rsidRDefault="00EA2DB6" w14:paraId="3D5840A1" w14:textId="56931FF6">
            <w:pPr>
              <w:rPr>
                <w:color w:val="263238"/>
                <w:sz w:val="20"/>
                <w:szCs w:val="20"/>
              </w:rPr>
            </w:pPr>
            <w:r w:rsidRPr="00EA2DB6">
              <w:rPr>
                <w:color w:val="263238"/>
                <w:sz w:val="20"/>
                <w:szCs w:val="20"/>
              </w:rPr>
              <w:t>DUPLICATE_EVENT_PAYLOAD</w:t>
            </w:r>
          </w:p>
        </w:tc>
        <w:tc>
          <w:tcPr>
            <w:tcW w:w="1710" w:type="dxa"/>
          </w:tcPr>
          <w:p w:rsidRPr="62191400" w:rsidR="00EA2DB6" w:rsidP="00EA2DB6" w:rsidRDefault="00EA2DB6" w14:paraId="7DB437B4" w14:textId="28BE2368">
            <w:pPr>
              <w:rPr>
                <w:color w:val="263238"/>
                <w:sz w:val="20"/>
                <w:szCs w:val="20"/>
              </w:rPr>
            </w:pPr>
            <w:r w:rsidRPr="62191400">
              <w:rPr>
                <w:color w:val="263238"/>
                <w:sz w:val="20"/>
                <w:szCs w:val="20"/>
              </w:rPr>
              <w:t>TECHNICAL</w:t>
            </w:r>
          </w:p>
        </w:tc>
        <w:tc>
          <w:tcPr>
            <w:tcW w:w="4184" w:type="dxa"/>
            <w:vAlign w:val="center"/>
          </w:tcPr>
          <w:p w:rsidRPr="74B80B11" w:rsidR="00EA2DB6" w:rsidP="00EA2DB6" w:rsidRDefault="00EA2DB6" w14:paraId="05C9DEB8" w14:textId="70BEA863">
            <w:pPr>
              <w:rPr>
                <w:color w:val="263238"/>
                <w:sz w:val="20"/>
                <w:szCs w:val="20"/>
              </w:rPr>
            </w:pPr>
            <w:r w:rsidRPr="74B80B11">
              <w:rPr>
                <w:color w:val="263238"/>
                <w:sz w:val="20"/>
                <w:szCs w:val="20"/>
              </w:rPr>
              <w:t>Duplicate</w:t>
            </w:r>
            <w:r>
              <w:rPr>
                <w:color w:val="263238"/>
                <w:sz w:val="20"/>
                <w:szCs w:val="20"/>
              </w:rPr>
              <w:t xml:space="preserve"> payload</w:t>
            </w:r>
            <w:r w:rsidRPr="74B80B11">
              <w:rPr>
                <w:color w:val="263238"/>
                <w:sz w:val="20"/>
                <w:szCs w:val="20"/>
              </w:rPr>
              <w:t xml:space="preserve"> will be rejected</w:t>
            </w:r>
          </w:p>
        </w:tc>
      </w:tr>
      <w:tr w:rsidR="00EA2DB6" w:rsidTr="00764DED" w14:paraId="02DBE3AA" w14:textId="77777777">
        <w:trPr>
          <w:trHeight w:val="360"/>
        </w:trPr>
        <w:tc>
          <w:tcPr>
            <w:tcW w:w="3228" w:type="dxa"/>
          </w:tcPr>
          <w:p w:rsidRPr="003D1FA3" w:rsidR="00EA2DB6" w:rsidP="00EA2DB6" w:rsidRDefault="00EA2DB6" w14:paraId="46603FE1" w14:textId="71BAB0A9">
            <w:pPr>
              <w:rPr>
                <w:color w:val="263238"/>
                <w:sz w:val="20"/>
                <w:szCs w:val="20"/>
              </w:rPr>
            </w:pPr>
            <w:r w:rsidRPr="00C53531">
              <w:rPr>
                <w:color w:val="263238"/>
                <w:sz w:val="20"/>
                <w:szCs w:val="20"/>
              </w:rPr>
              <w:t>DUPLICATE_EPC_IN_EVENT</w:t>
            </w:r>
          </w:p>
        </w:tc>
        <w:tc>
          <w:tcPr>
            <w:tcW w:w="1710" w:type="dxa"/>
          </w:tcPr>
          <w:p w:rsidRPr="62191400" w:rsidR="00EA2DB6" w:rsidP="00EA2DB6" w:rsidRDefault="00EA2DB6" w14:paraId="757F6943" w14:textId="221841BA">
            <w:pPr>
              <w:rPr>
                <w:color w:val="263238"/>
                <w:sz w:val="20"/>
                <w:szCs w:val="20"/>
              </w:rPr>
            </w:pPr>
            <w:r w:rsidRPr="00C53531">
              <w:rPr>
                <w:color w:val="263238"/>
                <w:sz w:val="20"/>
                <w:szCs w:val="20"/>
              </w:rPr>
              <w:t>TECHNICAL RULE</w:t>
            </w:r>
          </w:p>
        </w:tc>
        <w:tc>
          <w:tcPr>
            <w:tcW w:w="4184" w:type="dxa"/>
          </w:tcPr>
          <w:p w:rsidRPr="74B80B11" w:rsidR="00EA2DB6" w:rsidP="00EA2DB6" w:rsidRDefault="00EA2DB6" w14:paraId="33F616F7" w14:textId="179E39A4">
            <w:pPr>
              <w:rPr>
                <w:color w:val="263238"/>
                <w:sz w:val="20"/>
                <w:szCs w:val="20"/>
              </w:rPr>
            </w:pPr>
            <w:r w:rsidRPr="00C53531">
              <w:rPr>
                <w:color w:val="263238"/>
                <w:sz w:val="20"/>
                <w:szCs w:val="20"/>
              </w:rPr>
              <w:t>Same EPC URI appears more than once in epcList / childEPCs within a single event. Hard block (400).</w:t>
            </w:r>
          </w:p>
        </w:tc>
      </w:tr>
      <w:tr w:rsidR="00EA2DB6" w:rsidTr="00764DED" w14:paraId="026FD8D2" w14:textId="77777777">
        <w:trPr>
          <w:trHeight w:val="360"/>
        </w:trPr>
        <w:tc>
          <w:tcPr>
            <w:tcW w:w="3228" w:type="dxa"/>
          </w:tcPr>
          <w:p w:rsidRPr="003D1FA3" w:rsidR="00EA2DB6" w:rsidP="00EA2DB6" w:rsidRDefault="00EA2DB6" w14:paraId="0CBC0455" w14:textId="2C15FD7B">
            <w:pPr>
              <w:rPr>
                <w:color w:val="263238"/>
                <w:sz w:val="20"/>
                <w:szCs w:val="20"/>
              </w:rPr>
            </w:pPr>
            <w:r w:rsidRPr="00C53531">
              <w:rPr>
                <w:color w:val="263238"/>
                <w:sz w:val="20"/>
                <w:szCs w:val="20"/>
              </w:rPr>
              <w:t>IMPOSSIBLE_SENSOR_VALUES</w:t>
            </w:r>
          </w:p>
        </w:tc>
        <w:tc>
          <w:tcPr>
            <w:tcW w:w="1710" w:type="dxa"/>
          </w:tcPr>
          <w:p w:rsidRPr="62191400" w:rsidR="00EA2DB6" w:rsidP="00EA2DB6" w:rsidRDefault="00EA2DB6" w14:paraId="23FED85E" w14:textId="62AA144C">
            <w:pPr>
              <w:rPr>
                <w:color w:val="263238"/>
                <w:sz w:val="20"/>
                <w:szCs w:val="20"/>
              </w:rPr>
            </w:pPr>
            <w:r w:rsidRPr="00C53531">
              <w:rPr>
                <w:color w:val="263238"/>
                <w:sz w:val="20"/>
                <w:szCs w:val="20"/>
              </w:rPr>
              <w:t>TECHNICAL RULE</w:t>
            </w:r>
          </w:p>
        </w:tc>
        <w:tc>
          <w:tcPr>
            <w:tcW w:w="4184" w:type="dxa"/>
          </w:tcPr>
          <w:p w:rsidRPr="74B80B11" w:rsidR="00EA2DB6" w:rsidP="00EA2DB6" w:rsidRDefault="00EA2DB6" w14:paraId="02BF5D6D" w14:textId="31D9A5CA">
            <w:pPr>
              <w:rPr>
                <w:color w:val="263238"/>
                <w:sz w:val="20"/>
                <w:szCs w:val="20"/>
              </w:rPr>
            </w:pPr>
            <w:r w:rsidRPr="00C53531">
              <w:rPr>
                <w:color w:val="263238"/>
                <w:sz w:val="20"/>
                <w:szCs w:val="20"/>
              </w:rPr>
              <w:t>Sensor element with min &gt; max, mean &lt; min, or mean &gt; max. Hard block (400).</w:t>
            </w:r>
          </w:p>
        </w:tc>
      </w:tr>
      <w:tr w:rsidR="00EA2DB6" w:rsidTr="00764DED" w14:paraId="373A785C" w14:textId="77777777">
        <w:trPr>
          <w:trHeight w:val="360"/>
        </w:trPr>
        <w:tc>
          <w:tcPr>
            <w:tcW w:w="3228" w:type="dxa"/>
          </w:tcPr>
          <w:p w:rsidRPr="003D1FA3" w:rsidR="00EA2DB6" w:rsidP="00EA2DB6" w:rsidRDefault="00EA2DB6" w14:paraId="25B7A30B" w14:textId="05BA0BBB">
            <w:pPr>
              <w:rPr>
                <w:color w:val="263238"/>
                <w:sz w:val="20"/>
                <w:szCs w:val="20"/>
              </w:rPr>
            </w:pPr>
            <w:r w:rsidRPr="00C53531">
              <w:rPr>
                <w:color w:val="263238"/>
                <w:sz w:val="20"/>
                <w:szCs w:val="20"/>
              </w:rPr>
              <w:t>ERROR_DECLARATION_BEFORE_EVENT</w:t>
            </w:r>
          </w:p>
        </w:tc>
        <w:tc>
          <w:tcPr>
            <w:tcW w:w="1710" w:type="dxa"/>
          </w:tcPr>
          <w:p w:rsidRPr="62191400" w:rsidR="00EA2DB6" w:rsidP="00EA2DB6" w:rsidRDefault="00EA2DB6" w14:paraId="10F6A980" w14:textId="4D60B423">
            <w:pPr>
              <w:rPr>
                <w:color w:val="263238"/>
                <w:sz w:val="20"/>
                <w:szCs w:val="20"/>
              </w:rPr>
            </w:pPr>
            <w:r w:rsidRPr="00C53531">
              <w:rPr>
                <w:color w:val="263238"/>
                <w:sz w:val="20"/>
                <w:szCs w:val="20"/>
              </w:rPr>
              <w:t>TECHNICAL RULE</w:t>
            </w:r>
          </w:p>
        </w:tc>
        <w:tc>
          <w:tcPr>
            <w:tcW w:w="4184" w:type="dxa"/>
          </w:tcPr>
          <w:p w:rsidRPr="74B80B11" w:rsidR="00EA2DB6" w:rsidP="00EA2DB6" w:rsidRDefault="00EA2DB6" w14:paraId="61D1586F" w14:textId="11EB8D31">
            <w:pPr>
              <w:rPr>
                <w:color w:val="263238"/>
                <w:sz w:val="20"/>
                <w:szCs w:val="20"/>
              </w:rPr>
            </w:pPr>
            <w:r w:rsidRPr="00C53531">
              <w:rPr>
                <w:color w:val="263238"/>
                <w:sz w:val="20"/>
                <w:szCs w:val="20"/>
              </w:rPr>
              <w:t>Error declaration declarationTime predates the event's eventTime. Hard block (400).</w:t>
            </w:r>
          </w:p>
        </w:tc>
      </w:tr>
      <w:tr w:rsidR="00EA2DB6" w:rsidTr="00764DED" w14:paraId="32C52F5B" w14:textId="77777777">
        <w:trPr>
          <w:trHeight w:val="360"/>
        </w:trPr>
        <w:tc>
          <w:tcPr>
            <w:tcW w:w="3228" w:type="dxa"/>
          </w:tcPr>
          <w:p w:rsidRPr="00C53531" w:rsidR="00EA2DB6" w:rsidP="00EA2DB6" w:rsidRDefault="00EA2DB6" w14:paraId="0951E61B" w14:textId="662518F6">
            <w:pPr>
              <w:rPr>
                <w:color w:val="263238"/>
                <w:sz w:val="20"/>
                <w:szCs w:val="20"/>
              </w:rPr>
            </w:pPr>
            <w:r w:rsidRPr="001E30A8">
              <w:rPr>
                <w:color w:val="263238"/>
                <w:sz w:val="20"/>
                <w:szCs w:val="20"/>
              </w:rPr>
              <w:t>INVALID_GTIN_CHECK_DIGIT</w:t>
            </w:r>
          </w:p>
        </w:tc>
        <w:tc>
          <w:tcPr>
            <w:tcW w:w="1710" w:type="dxa"/>
          </w:tcPr>
          <w:p w:rsidRPr="00C53531" w:rsidR="00EA2DB6" w:rsidP="00EA2DB6" w:rsidRDefault="00EA2DB6" w14:paraId="25F54186" w14:textId="383B71D4">
            <w:pPr>
              <w:rPr>
                <w:color w:val="263238"/>
                <w:sz w:val="20"/>
                <w:szCs w:val="20"/>
              </w:rPr>
            </w:pPr>
            <w:r w:rsidRPr="001E30A8">
              <w:rPr>
                <w:color w:val="263238"/>
                <w:sz w:val="20"/>
                <w:szCs w:val="20"/>
              </w:rPr>
              <w:t>MASTER_DATA</w:t>
            </w:r>
          </w:p>
        </w:tc>
        <w:tc>
          <w:tcPr>
            <w:tcW w:w="4184" w:type="dxa"/>
          </w:tcPr>
          <w:p w:rsidRPr="00C53531" w:rsidR="00EA2DB6" w:rsidP="00EA2DB6" w:rsidRDefault="00EA2DB6" w14:paraId="4CDF6F7F" w14:textId="5B8AB166">
            <w:pPr>
              <w:rPr>
                <w:color w:val="263238"/>
                <w:sz w:val="20"/>
                <w:szCs w:val="20"/>
              </w:rPr>
            </w:pPr>
            <w:r w:rsidRPr="001E30A8">
              <w:rPr>
                <w:color w:val="263238"/>
                <w:sz w:val="20"/>
                <w:szCs w:val="20"/>
              </w:rPr>
              <w:t>GTIN fails GS1 check-digit validation.</w:t>
            </w:r>
          </w:p>
        </w:tc>
      </w:tr>
      <w:tr w:rsidR="00EA2DB6" w:rsidTr="00764DED" w14:paraId="68DF02D4" w14:textId="77777777">
        <w:trPr>
          <w:trHeight w:val="360"/>
        </w:trPr>
        <w:tc>
          <w:tcPr>
            <w:tcW w:w="3228" w:type="dxa"/>
          </w:tcPr>
          <w:p w:rsidRPr="00C53531" w:rsidR="00EA2DB6" w:rsidP="00EA2DB6" w:rsidRDefault="00EA2DB6" w14:paraId="06C60C21" w14:textId="72C478A8">
            <w:pPr>
              <w:rPr>
                <w:color w:val="263238"/>
                <w:sz w:val="20"/>
                <w:szCs w:val="20"/>
              </w:rPr>
            </w:pPr>
            <w:r w:rsidRPr="001E30A8">
              <w:rPr>
                <w:color w:val="263238"/>
                <w:sz w:val="20"/>
                <w:szCs w:val="20"/>
              </w:rPr>
              <w:t>INVALID_GLN_CHECK_DIGIT</w:t>
            </w:r>
          </w:p>
        </w:tc>
        <w:tc>
          <w:tcPr>
            <w:tcW w:w="1710" w:type="dxa"/>
          </w:tcPr>
          <w:p w:rsidRPr="00C53531" w:rsidR="00EA2DB6" w:rsidP="00EA2DB6" w:rsidRDefault="00EA2DB6" w14:paraId="76CBFE77" w14:textId="7655C6BB">
            <w:pPr>
              <w:rPr>
                <w:color w:val="263238"/>
                <w:sz w:val="20"/>
                <w:szCs w:val="20"/>
              </w:rPr>
            </w:pPr>
            <w:r w:rsidRPr="001E30A8">
              <w:rPr>
                <w:color w:val="263238"/>
                <w:sz w:val="20"/>
                <w:szCs w:val="20"/>
              </w:rPr>
              <w:t>MASTER_DATA</w:t>
            </w:r>
          </w:p>
        </w:tc>
        <w:tc>
          <w:tcPr>
            <w:tcW w:w="4184" w:type="dxa"/>
          </w:tcPr>
          <w:p w:rsidRPr="00C53531" w:rsidR="00EA2DB6" w:rsidP="00EA2DB6" w:rsidRDefault="00EA2DB6" w14:paraId="0AEE0914" w14:textId="53B5DDF5">
            <w:pPr>
              <w:rPr>
                <w:color w:val="263238"/>
                <w:sz w:val="20"/>
                <w:szCs w:val="20"/>
              </w:rPr>
            </w:pPr>
            <w:r w:rsidRPr="001E30A8">
              <w:rPr>
                <w:color w:val="263238"/>
                <w:sz w:val="20"/>
                <w:szCs w:val="20"/>
              </w:rPr>
              <w:t>GLN fails GS1 check-digit validation.</w:t>
            </w:r>
          </w:p>
        </w:tc>
      </w:tr>
      <w:tr w:rsidR="00EA2DB6" w:rsidTr="00764DED" w14:paraId="74C3DA59" w14:textId="77777777">
        <w:trPr>
          <w:trHeight w:val="360"/>
        </w:trPr>
        <w:tc>
          <w:tcPr>
            <w:tcW w:w="3228" w:type="dxa"/>
          </w:tcPr>
          <w:p w:rsidRPr="00C53531" w:rsidR="00EA2DB6" w:rsidP="00EA2DB6" w:rsidRDefault="00EA2DB6" w14:paraId="6FC6856C" w14:textId="0310DABF">
            <w:pPr>
              <w:rPr>
                <w:color w:val="263238"/>
                <w:sz w:val="20"/>
                <w:szCs w:val="20"/>
              </w:rPr>
            </w:pPr>
            <w:r w:rsidRPr="001E30A8">
              <w:rPr>
                <w:color w:val="263238"/>
                <w:sz w:val="20"/>
                <w:szCs w:val="20"/>
              </w:rPr>
              <w:t>INVALID_SSCC_CHECK_DIGIT</w:t>
            </w:r>
          </w:p>
        </w:tc>
        <w:tc>
          <w:tcPr>
            <w:tcW w:w="1710" w:type="dxa"/>
          </w:tcPr>
          <w:p w:rsidRPr="00C53531" w:rsidR="00EA2DB6" w:rsidP="00EA2DB6" w:rsidRDefault="00EA2DB6" w14:paraId="2DF9860F" w14:textId="38A48397">
            <w:pPr>
              <w:rPr>
                <w:color w:val="263238"/>
                <w:sz w:val="20"/>
                <w:szCs w:val="20"/>
              </w:rPr>
            </w:pPr>
            <w:r w:rsidRPr="001E30A8">
              <w:rPr>
                <w:color w:val="263238"/>
                <w:sz w:val="20"/>
                <w:szCs w:val="20"/>
              </w:rPr>
              <w:t>MASTER_DATA</w:t>
            </w:r>
          </w:p>
        </w:tc>
        <w:tc>
          <w:tcPr>
            <w:tcW w:w="4184" w:type="dxa"/>
          </w:tcPr>
          <w:p w:rsidRPr="00C53531" w:rsidR="00EA2DB6" w:rsidP="00EA2DB6" w:rsidRDefault="00EA2DB6" w14:paraId="5898B0CF" w14:textId="1A590629">
            <w:pPr>
              <w:rPr>
                <w:color w:val="263238"/>
                <w:sz w:val="20"/>
                <w:szCs w:val="20"/>
              </w:rPr>
            </w:pPr>
            <w:r w:rsidRPr="001E30A8">
              <w:rPr>
                <w:color w:val="263238"/>
                <w:sz w:val="20"/>
                <w:szCs w:val="20"/>
              </w:rPr>
              <w:t>SSCC fails GS1 check-digit validation.</w:t>
            </w:r>
          </w:p>
        </w:tc>
      </w:tr>
      <w:tr w:rsidR="00EA2DB6" w:rsidTr="00764DED" w14:paraId="5C866A57" w14:textId="77777777">
        <w:trPr>
          <w:trHeight w:val="360"/>
        </w:trPr>
        <w:tc>
          <w:tcPr>
            <w:tcW w:w="3228" w:type="dxa"/>
          </w:tcPr>
          <w:p w:rsidRPr="001E30A8" w:rsidR="00EA2DB6" w:rsidP="00EA2DB6" w:rsidRDefault="00EA2DB6" w14:paraId="0A4F95D6" w14:textId="1A1031EA">
            <w:pPr>
              <w:rPr>
                <w:color w:val="263238"/>
                <w:sz w:val="20"/>
                <w:szCs w:val="20"/>
              </w:rPr>
            </w:pPr>
            <w:r w:rsidRPr="00764DED">
              <w:rPr>
                <w:color w:val="263238"/>
                <w:sz w:val="20"/>
                <w:szCs w:val="20"/>
              </w:rPr>
              <w:t>ERROR_DECLARATION_BEFORE_EVENT</w:t>
            </w:r>
          </w:p>
        </w:tc>
        <w:tc>
          <w:tcPr>
            <w:tcW w:w="1710" w:type="dxa"/>
          </w:tcPr>
          <w:p w:rsidRPr="001E30A8" w:rsidR="00EA2DB6" w:rsidP="00EA2DB6" w:rsidRDefault="00EA2DB6" w14:paraId="2A33E3D2" w14:textId="490F2EE1">
            <w:pPr>
              <w:rPr>
                <w:color w:val="263238"/>
                <w:sz w:val="20"/>
                <w:szCs w:val="20"/>
              </w:rPr>
            </w:pPr>
            <w:r w:rsidRPr="00C53531">
              <w:rPr>
                <w:color w:val="263238"/>
                <w:sz w:val="20"/>
                <w:szCs w:val="20"/>
              </w:rPr>
              <w:t>TECHNICAL RULE</w:t>
            </w:r>
          </w:p>
        </w:tc>
        <w:tc>
          <w:tcPr>
            <w:tcW w:w="4184" w:type="dxa"/>
          </w:tcPr>
          <w:p w:rsidRPr="001E30A8" w:rsidR="00EA2DB6" w:rsidP="00EA2DB6" w:rsidRDefault="00EA2DB6" w14:paraId="23B7C828" w14:textId="59949E43">
            <w:pPr>
              <w:rPr>
                <w:color w:val="263238"/>
                <w:sz w:val="20"/>
                <w:szCs w:val="20"/>
              </w:rPr>
            </w:pPr>
            <w:r w:rsidRPr="00764DED">
              <w:rPr>
                <w:color w:val="263238"/>
                <w:sz w:val="20"/>
                <w:szCs w:val="20"/>
              </w:rPr>
              <w:t>declarationTime precedes the original eventTime.</w:t>
            </w:r>
          </w:p>
        </w:tc>
      </w:tr>
      <w:tr w:rsidR="00EA2DB6" w:rsidTr="00764DED" w14:paraId="1994AB7D" w14:textId="77777777">
        <w:trPr>
          <w:trHeight w:val="360"/>
        </w:trPr>
        <w:tc>
          <w:tcPr>
            <w:tcW w:w="3228" w:type="dxa"/>
          </w:tcPr>
          <w:p w:rsidRPr="00764DED" w:rsidR="00EA2DB6" w:rsidP="00EA2DB6" w:rsidRDefault="00EA2DB6" w14:paraId="40A3D0FF" w14:textId="7783AA0E">
            <w:pPr>
              <w:rPr>
                <w:color w:val="263238"/>
                <w:sz w:val="20"/>
                <w:szCs w:val="20"/>
              </w:rPr>
            </w:pPr>
            <w:r w:rsidRPr="00764DED">
              <w:rPr>
                <w:color w:val="263238"/>
                <w:sz w:val="20"/>
                <w:szCs w:val="20"/>
              </w:rPr>
              <w:t>ERROR_DECLARATION_ORIGINAL_NOT_FOUND</w:t>
            </w:r>
          </w:p>
        </w:tc>
        <w:tc>
          <w:tcPr>
            <w:tcW w:w="1710" w:type="dxa"/>
          </w:tcPr>
          <w:p w:rsidRPr="008052E6" w:rsidR="00EA2DB6" w:rsidP="00EA2DB6" w:rsidRDefault="00EA2DB6" w14:paraId="6795990E" w14:textId="6686585C">
            <w:pPr>
              <w:rPr>
                <w:sz w:val="18"/>
                <w:szCs w:val="18"/>
              </w:rPr>
            </w:pPr>
            <w:r w:rsidRPr="00C53531">
              <w:rPr>
                <w:color w:val="263238"/>
                <w:sz w:val="20"/>
                <w:szCs w:val="20"/>
              </w:rPr>
              <w:t>TECHNICAL RULE</w:t>
            </w:r>
          </w:p>
        </w:tc>
        <w:tc>
          <w:tcPr>
            <w:tcW w:w="4184" w:type="dxa"/>
          </w:tcPr>
          <w:p w:rsidRPr="001E30A8" w:rsidR="00EA2DB6" w:rsidP="00EA2DB6" w:rsidRDefault="00EA2DB6" w14:paraId="711DA6CB" w14:textId="1C7A0F4B">
            <w:pPr>
              <w:rPr>
                <w:color w:val="263238"/>
                <w:sz w:val="20"/>
                <w:szCs w:val="20"/>
              </w:rPr>
            </w:pPr>
            <w:r w:rsidRPr="00764DED">
              <w:rPr>
                <w:color w:val="263238"/>
                <w:sz w:val="20"/>
                <w:szCs w:val="20"/>
              </w:rPr>
              <w:t>No matching original event exists in The system for this eventID.</w:t>
            </w:r>
          </w:p>
        </w:tc>
      </w:tr>
      <w:tr w:rsidR="00EA2DB6" w:rsidTr="00764DED" w14:paraId="27048C7B" w14:textId="77777777">
        <w:trPr>
          <w:trHeight w:val="360"/>
        </w:trPr>
        <w:tc>
          <w:tcPr>
            <w:tcW w:w="3228" w:type="dxa"/>
          </w:tcPr>
          <w:p w:rsidRPr="00764DED" w:rsidR="00EA2DB6" w:rsidP="00EA2DB6" w:rsidRDefault="00EA2DB6" w14:paraId="0E6DE963" w14:textId="748E111D">
            <w:pPr>
              <w:rPr>
                <w:color w:val="263238"/>
                <w:sz w:val="20"/>
                <w:szCs w:val="20"/>
              </w:rPr>
            </w:pPr>
            <w:r w:rsidRPr="00764DED">
              <w:rPr>
                <w:color w:val="263238"/>
                <w:sz w:val="20"/>
                <w:szCs w:val="20"/>
              </w:rPr>
              <w:t>ERROR_DECLARATION_CONTENT_MISMATCH</w:t>
            </w:r>
          </w:p>
        </w:tc>
        <w:tc>
          <w:tcPr>
            <w:tcW w:w="1710" w:type="dxa"/>
          </w:tcPr>
          <w:p w:rsidRPr="008052E6" w:rsidR="00EA2DB6" w:rsidP="00EA2DB6" w:rsidRDefault="00EA2DB6" w14:paraId="299F3C3B" w14:textId="4074642F">
            <w:pPr>
              <w:rPr>
                <w:sz w:val="18"/>
                <w:szCs w:val="18"/>
              </w:rPr>
            </w:pPr>
            <w:r w:rsidRPr="00C53531">
              <w:rPr>
                <w:color w:val="263238"/>
                <w:sz w:val="20"/>
                <w:szCs w:val="20"/>
              </w:rPr>
              <w:t>TECHNICAL RULE</w:t>
            </w:r>
          </w:p>
        </w:tc>
        <w:tc>
          <w:tcPr>
            <w:tcW w:w="4184" w:type="dxa"/>
          </w:tcPr>
          <w:p w:rsidRPr="001E30A8" w:rsidR="00EA2DB6" w:rsidP="00EA2DB6" w:rsidRDefault="00EA2DB6" w14:paraId="5CD65EED" w14:textId="657D4CDC">
            <w:pPr>
              <w:rPr>
                <w:color w:val="263238"/>
                <w:sz w:val="20"/>
                <w:szCs w:val="20"/>
              </w:rPr>
            </w:pPr>
            <w:r w:rsidRPr="00764DED">
              <w:rPr>
                <w:color w:val="263238"/>
                <w:sz w:val="20"/>
                <w:szCs w:val="20"/>
              </w:rPr>
              <w:t>The declaring event does not match the original on all fields besides errorDeclaration/recordTime.</w:t>
            </w:r>
          </w:p>
        </w:tc>
      </w:tr>
      <w:tr w:rsidR="00EA2DB6" w:rsidTr="00764DED" w14:paraId="6BEF0F36" w14:textId="77777777">
        <w:trPr>
          <w:trHeight w:val="360"/>
        </w:trPr>
        <w:tc>
          <w:tcPr>
            <w:tcW w:w="3228" w:type="dxa"/>
          </w:tcPr>
          <w:p w:rsidRPr="00764DED" w:rsidR="00EA2DB6" w:rsidP="00EA2DB6" w:rsidRDefault="00EA2DB6" w14:paraId="44B0CC7E" w14:textId="4D2787E6">
            <w:pPr>
              <w:rPr>
                <w:color w:val="263238"/>
                <w:sz w:val="20"/>
                <w:szCs w:val="20"/>
              </w:rPr>
            </w:pPr>
            <w:r w:rsidRPr="00764DED">
              <w:rPr>
                <w:color w:val="263238"/>
                <w:sz w:val="20"/>
                <w:szCs w:val="20"/>
              </w:rPr>
              <w:t>ERROR_DECLARATION_INVALID_REASON</w:t>
            </w:r>
          </w:p>
        </w:tc>
        <w:tc>
          <w:tcPr>
            <w:tcW w:w="1710" w:type="dxa"/>
          </w:tcPr>
          <w:p w:rsidRPr="008052E6" w:rsidR="00EA2DB6" w:rsidP="00EA2DB6" w:rsidRDefault="00EA2DB6" w14:paraId="4DA1E8B2" w14:textId="4C344520">
            <w:pPr>
              <w:rPr>
                <w:sz w:val="18"/>
                <w:szCs w:val="18"/>
              </w:rPr>
            </w:pPr>
            <w:r w:rsidRPr="00C53531">
              <w:rPr>
                <w:color w:val="263238"/>
                <w:sz w:val="20"/>
                <w:szCs w:val="20"/>
              </w:rPr>
              <w:t>TECHNICAL RULE</w:t>
            </w:r>
          </w:p>
        </w:tc>
        <w:tc>
          <w:tcPr>
            <w:tcW w:w="4184" w:type="dxa"/>
          </w:tcPr>
          <w:p w:rsidRPr="001E30A8" w:rsidR="00EA2DB6" w:rsidP="00EA2DB6" w:rsidRDefault="00EA2DB6" w14:paraId="5768D638" w14:textId="12FA88F7">
            <w:pPr>
              <w:rPr>
                <w:color w:val="263238"/>
                <w:sz w:val="20"/>
                <w:szCs w:val="20"/>
              </w:rPr>
            </w:pPr>
            <w:r w:rsidRPr="00764DED">
              <w:rPr>
                <w:color w:val="263238"/>
                <w:sz w:val="20"/>
                <w:szCs w:val="20"/>
              </w:rPr>
              <w:t>reason is not did_not_occur, incorrect_data, or a recognised CBV extension URI.</w:t>
            </w:r>
          </w:p>
        </w:tc>
      </w:tr>
      <w:tr w:rsidR="00EA2DB6" w:rsidTr="00764DED" w14:paraId="40DD408A" w14:textId="77777777">
        <w:trPr>
          <w:trHeight w:val="360"/>
        </w:trPr>
        <w:tc>
          <w:tcPr>
            <w:tcW w:w="3228" w:type="dxa"/>
          </w:tcPr>
          <w:p w:rsidRPr="00764DED" w:rsidR="00EA2DB6" w:rsidP="00EA2DB6" w:rsidRDefault="00EA2DB6" w14:paraId="7BCF0C18" w14:textId="0301BACA">
            <w:pPr>
              <w:rPr>
                <w:color w:val="263238"/>
                <w:sz w:val="20"/>
                <w:szCs w:val="20"/>
              </w:rPr>
            </w:pPr>
            <w:r w:rsidRPr="00764DED">
              <w:rPr>
                <w:color w:val="263238"/>
                <w:sz w:val="20"/>
                <w:szCs w:val="20"/>
              </w:rPr>
              <w:t>ERROR_DECLARATION_CORRECTIVE_NOT_FOUND</w:t>
            </w:r>
          </w:p>
        </w:tc>
        <w:tc>
          <w:tcPr>
            <w:tcW w:w="1710" w:type="dxa"/>
          </w:tcPr>
          <w:p w:rsidRPr="008052E6" w:rsidR="00EA2DB6" w:rsidP="00EA2DB6" w:rsidRDefault="00EA2DB6" w14:paraId="510FEDBA" w14:textId="2D0DEF14">
            <w:pPr>
              <w:rPr>
                <w:sz w:val="18"/>
                <w:szCs w:val="18"/>
              </w:rPr>
            </w:pPr>
            <w:r w:rsidRPr="00C53531">
              <w:rPr>
                <w:color w:val="263238"/>
                <w:sz w:val="20"/>
                <w:szCs w:val="20"/>
              </w:rPr>
              <w:t>TECHNICAL RULE</w:t>
            </w:r>
          </w:p>
        </w:tc>
        <w:tc>
          <w:tcPr>
            <w:tcW w:w="4184" w:type="dxa"/>
          </w:tcPr>
          <w:p w:rsidRPr="001E30A8" w:rsidR="00EA2DB6" w:rsidP="00EA2DB6" w:rsidRDefault="00EA2DB6" w14:paraId="6B1FDFE5" w14:textId="30651491">
            <w:pPr>
              <w:rPr>
                <w:color w:val="263238"/>
                <w:sz w:val="20"/>
                <w:szCs w:val="20"/>
              </w:rPr>
            </w:pPr>
            <w:r w:rsidRPr="00764DED">
              <w:rPr>
                <w:color w:val="263238"/>
                <w:sz w:val="20"/>
                <w:szCs w:val="20"/>
              </w:rPr>
              <w:t>correctiveEventIDs references an eventID not found in The systemor in the same submission.</w:t>
            </w:r>
          </w:p>
        </w:tc>
      </w:tr>
      <w:tr w:rsidR="00EA2DB6" w:rsidTr="00764DED" w14:paraId="50A9DC50" w14:textId="77777777">
        <w:trPr>
          <w:trHeight w:val="360"/>
        </w:trPr>
        <w:tc>
          <w:tcPr>
            <w:tcW w:w="3228" w:type="dxa"/>
          </w:tcPr>
          <w:p w:rsidRPr="00764DED" w:rsidR="00EA2DB6" w:rsidP="00EA2DB6" w:rsidRDefault="00EA2DB6" w14:paraId="113DEF6E" w14:textId="1F75DB41">
            <w:pPr>
              <w:rPr>
                <w:color w:val="263238"/>
                <w:sz w:val="20"/>
                <w:szCs w:val="20"/>
              </w:rPr>
            </w:pPr>
            <w:r w:rsidRPr="00764DED">
              <w:rPr>
                <w:color w:val="263238"/>
                <w:sz w:val="20"/>
                <w:szCs w:val="20"/>
              </w:rPr>
              <w:t>MISSING_NEEDED_FIELDS</w:t>
            </w:r>
          </w:p>
        </w:tc>
        <w:tc>
          <w:tcPr>
            <w:tcW w:w="1710" w:type="dxa"/>
          </w:tcPr>
          <w:p w:rsidRPr="008052E6" w:rsidR="00EA2DB6" w:rsidP="00EA2DB6" w:rsidRDefault="00EA2DB6" w14:paraId="101709A2" w14:textId="0A998C30">
            <w:pPr>
              <w:rPr>
                <w:sz w:val="18"/>
                <w:szCs w:val="18"/>
              </w:rPr>
            </w:pPr>
            <w:r w:rsidRPr="00C53531">
              <w:rPr>
                <w:color w:val="263238"/>
                <w:sz w:val="20"/>
                <w:szCs w:val="20"/>
              </w:rPr>
              <w:t>TECHNICAL RULE</w:t>
            </w:r>
          </w:p>
        </w:tc>
        <w:tc>
          <w:tcPr>
            <w:tcW w:w="4184" w:type="dxa"/>
          </w:tcPr>
          <w:p w:rsidRPr="001E30A8" w:rsidR="00EA2DB6" w:rsidP="00EA2DB6" w:rsidRDefault="00EA2DB6" w14:paraId="5ED947F1" w14:textId="30D2D84B">
            <w:pPr>
              <w:rPr>
                <w:color w:val="263238"/>
                <w:sz w:val="20"/>
                <w:szCs w:val="20"/>
              </w:rPr>
            </w:pPr>
            <w:r w:rsidRPr="00764DED">
              <w:rPr>
                <w:color w:val="263238"/>
                <w:sz w:val="20"/>
                <w:szCs w:val="20"/>
              </w:rPr>
              <w:t>declarationTime is required whenever errorDeclaration is present.</w:t>
            </w:r>
          </w:p>
        </w:tc>
      </w:tr>
    </w:tbl>
    <w:p w:rsidR="00BE6FAB" w:rsidP="00BE6FAB" w:rsidRDefault="00BE6FAB" w14:paraId="794C8FD7" w14:textId="77777777"/>
    <w:p w:rsidR="00BE6FAB" w:rsidP="00BE6FAB" w:rsidRDefault="00BE6FAB" w14:paraId="093727B7" w14:textId="77777777">
      <w:pPr>
        <w:pStyle w:val="Heading3"/>
        <w:rPr>
          <w:rFonts w:ascii="Aptos Display" w:hAnsi="Aptos Display" w:eastAsia="Yu Gothic Light" w:cs="Times New Roman"/>
        </w:rPr>
      </w:pPr>
      <w:bookmarkStart w:name="_Toc229417852" w:id="65"/>
      <w:r>
        <w:t>6.1.2 Flag Codes</w:t>
      </w:r>
      <w:bookmarkEnd w:id="65"/>
      <w:r>
        <w:t xml:space="preserve"> </w:t>
      </w:r>
    </w:p>
    <w:p w:rsidR="00BE6FAB" w:rsidP="00BE6FAB" w:rsidRDefault="00BE6FAB" w14:paraId="23FB4DA8" w14:textId="77777777">
      <w:bookmarkStart w:name="OLE_LINK6" w:id="66"/>
      <w:r w:rsidRPr="6B6B4A1D">
        <w:rPr>
          <w:rFonts w:ascii="Aptos" w:hAnsi="Aptos" w:eastAsia="Aptos" w:cs="Aptos"/>
        </w:rPr>
        <w:t xml:space="preserve">Master Data (HTTP 201 </w:t>
      </w:r>
      <w:r>
        <w:rPr>
          <w:rFonts w:ascii="Aptos" w:hAnsi="Aptos" w:eastAsia="Aptos" w:cs="Aptos"/>
        </w:rPr>
        <w:t>-</w:t>
      </w:r>
      <w:r w:rsidRPr="6B6B4A1D">
        <w:rPr>
          <w:rFonts w:ascii="Aptos" w:hAnsi="Aptos" w:eastAsia="Aptos" w:cs="Aptos"/>
        </w:rPr>
        <w:t xml:space="preserve"> event stored with warning)</w:t>
      </w:r>
    </w:p>
    <w:tbl>
      <w:tblPr>
        <w:tblW w:w="0" w:type="auto"/>
        <w:tblInd w:w="120" w:type="dxa"/>
        <w:tblBorders>
          <w:top w:val="single" w:color="1E4D8C" w:sz="8" w:space="0"/>
          <w:left w:val="nil"/>
          <w:bottom w:val="single" w:color="1E4D8C" w:sz="8" w:space="0"/>
          <w:right w:val="nil"/>
          <w:insideH w:val="single" w:color="BBDEFB" w:sz="4" w:space="0"/>
          <w:insideV w:val="nil"/>
        </w:tblBorders>
        <w:tblLook w:val="04A0" w:firstRow="1" w:lastRow="0" w:firstColumn="1" w:lastColumn="0" w:noHBand="0" w:noVBand="1"/>
      </w:tblPr>
      <w:tblGrid>
        <w:gridCol w:w="3519"/>
        <w:gridCol w:w="2199"/>
        <w:gridCol w:w="3404"/>
      </w:tblGrid>
      <w:tr w:rsidR="00FC7C1D" w:rsidTr="001E30A8" w14:paraId="5B663CDF" w14:textId="77777777">
        <w:trPr>
          <w:trHeight w:val="400"/>
        </w:trPr>
        <w:tc>
          <w:tcPr>
            <w:tcW w:w="3519" w:type="dxa"/>
            <w:shd w:val="clear" w:color="auto" w:fill="E3F2FD"/>
            <w:vAlign w:val="center"/>
          </w:tcPr>
          <w:p w:rsidR="00BE6FAB" w:rsidRDefault="00BE6FAB" w14:paraId="7ADEE604" w14:textId="77777777">
            <w:pPr>
              <w:spacing w:after="0"/>
            </w:pPr>
            <w:r w:rsidRPr="6B6B4A1D">
              <w:rPr>
                <w:b/>
                <w:bCs/>
                <w:color w:val="263238"/>
                <w:sz w:val="20"/>
                <w:szCs w:val="20"/>
              </w:rPr>
              <w:t>Error Code</w:t>
            </w:r>
          </w:p>
        </w:tc>
        <w:tc>
          <w:tcPr>
            <w:tcW w:w="2199" w:type="dxa"/>
            <w:shd w:val="clear" w:color="auto" w:fill="E3F2FD"/>
            <w:vAlign w:val="center"/>
          </w:tcPr>
          <w:p w:rsidR="00BE6FAB" w:rsidRDefault="00BE6FAB" w14:paraId="542B2C4D" w14:textId="77777777">
            <w:pPr>
              <w:spacing w:after="0"/>
            </w:pPr>
            <w:r w:rsidRPr="6B6B4A1D">
              <w:rPr>
                <w:b/>
                <w:bCs/>
                <w:color w:val="263238"/>
                <w:sz w:val="20"/>
                <w:szCs w:val="20"/>
              </w:rPr>
              <w:t>Category</w:t>
            </w:r>
          </w:p>
        </w:tc>
        <w:tc>
          <w:tcPr>
            <w:tcW w:w="3404" w:type="dxa"/>
            <w:shd w:val="clear" w:color="auto" w:fill="E3F2FD"/>
            <w:vAlign w:val="center"/>
          </w:tcPr>
          <w:p w:rsidR="00BE6FAB" w:rsidRDefault="00BE6FAB" w14:paraId="174F61C3" w14:textId="77777777">
            <w:pPr>
              <w:spacing w:after="0"/>
            </w:pPr>
            <w:r w:rsidRPr="6B6B4A1D">
              <w:rPr>
                <w:b/>
                <w:bCs/>
                <w:color w:val="263238"/>
                <w:sz w:val="20"/>
                <w:szCs w:val="20"/>
              </w:rPr>
              <w:t>Description</w:t>
            </w:r>
          </w:p>
        </w:tc>
      </w:tr>
      <w:tr w:rsidR="001B3E6A" w:rsidTr="001E30A8" w14:paraId="2CB47B02" w14:textId="77777777">
        <w:trPr>
          <w:trHeight w:val="360"/>
        </w:trPr>
        <w:tc>
          <w:tcPr>
            <w:tcW w:w="3519" w:type="dxa"/>
            <w:vAlign w:val="center"/>
          </w:tcPr>
          <w:p w:rsidR="00BE6FAB" w:rsidRDefault="00BE6FAB" w14:paraId="09E1C45A" w14:textId="77777777">
            <w:pPr>
              <w:spacing w:after="0"/>
              <w:rPr>
                <w:color w:val="263238"/>
                <w:sz w:val="20"/>
                <w:szCs w:val="20"/>
              </w:rPr>
            </w:pPr>
            <w:r w:rsidRPr="771D9E4A">
              <w:rPr>
                <w:color w:val="263238"/>
                <w:sz w:val="20"/>
                <w:szCs w:val="20"/>
              </w:rPr>
              <w:t>INVALID_LOT</w:t>
            </w:r>
          </w:p>
        </w:tc>
        <w:tc>
          <w:tcPr>
            <w:tcW w:w="2199" w:type="dxa"/>
            <w:vAlign w:val="center"/>
          </w:tcPr>
          <w:p w:rsidR="00BE6FAB" w:rsidRDefault="00BE6FAB" w14:paraId="35367388" w14:textId="77777777">
            <w:pPr>
              <w:spacing w:after="0"/>
            </w:pPr>
            <w:r w:rsidRPr="771D9E4A">
              <w:rPr>
                <w:color w:val="263238"/>
                <w:sz w:val="20"/>
                <w:szCs w:val="20"/>
              </w:rPr>
              <w:t>MASTER_DATA</w:t>
            </w:r>
          </w:p>
        </w:tc>
        <w:tc>
          <w:tcPr>
            <w:tcW w:w="3404" w:type="dxa"/>
            <w:vAlign w:val="center"/>
          </w:tcPr>
          <w:p w:rsidR="00BE6FAB" w:rsidRDefault="00BE6FAB" w14:paraId="04FB0326" w14:textId="77777777">
            <w:pPr>
              <w:spacing w:after="0"/>
            </w:pPr>
            <w:r w:rsidRPr="6B6B4A1D">
              <w:rPr>
                <w:color w:val="263238"/>
                <w:sz w:val="20"/>
                <w:szCs w:val="20"/>
              </w:rPr>
              <w:t>Lot number not registered under GTIN</w:t>
            </w:r>
          </w:p>
        </w:tc>
      </w:tr>
      <w:tr w:rsidR="001B3E6A" w:rsidTr="001E30A8" w14:paraId="3A007048" w14:textId="77777777">
        <w:trPr>
          <w:trHeight w:val="360"/>
        </w:trPr>
        <w:tc>
          <w:tcPr>
            <w:tcW w:w="3519" w:type="dxa"/>
            <w:vAlign w:val="center"/>
          </w:tcPr>
          <w:p w:rsidR="00BE6FAB" w:rsidRDefault="00BE6FAB" w14:paraId="22DFCA07" w14:textId="77777777">
            <w:r w:rsidRPr="0886C70B">
              <w:rPr>
                <w:rFonts w:ascii="Aptos" w:hAnsi="Aptos" w:eastAsia="Aptos" w:cs="Aptos"/>
                <w:sz w:val="20"/>
                <w:szCs w:val="20"/>
              </w:rPr>
              <w:t>INVENTORY_SIGHTING_MISMATCH</w:t>
            </w:r>
          </w:p>
        </w:tc>
        <w:tc>
          <w:tcPr>
            <w:tcW w:w="2199" w:type="dxa"/>
            <w:vAlign w:val="center"/>
          </w:tcPr>
          <w:p w:rsidR="00BE6FAB" w:rsidRDefault="00BE6FAB" w14:paraId="7E564143" w14:textId="77777777">
            <w:r w:rsidRPr="0886C70B">
              <w:rPr>
                <w:rFonts w:ascii="Aptos" w:hAnsi="Aptos" w:eastAsia="Aptos" w:cs="Aptos"/>
                <w:sz w:val="20"/>
                <w:szCs w:val="20"/>
              </w:rPr>
              <w:t>BUSINESS_RULE</w:t>
            </w:r>
          </w:p>
        </w:tc>
        <w:tc>
          <w:tcPr>
            <w:tcW w:w="3404" w:type="dxa"/>
            <w:vAlign w:val="center"/>
          </w:tcPr>
          <w:p w:rsidR="00BE6FAB" w:rsidRDefault="00BE6FAB" w14:paraId="4E12958F" w14:textId="77777777">
            <w:r w:rsidRPr="0886C70B">
              <w:rPr>
                <w:rFonts w:ascii="Aptos" w:hAnsi="Aptos" w:eastAsia="Aptos" w:cs="Aptos"/>
                <w:sz w:val="20"/>
                <w:szCs w:val="20"/>
              </w:rPr>
              <w:t>The SGTIN was sighted at a location that differs from its last recorded location in the Hub.</w:t>
            </w:r>
          </w:p>
        </w:tc>
      </w:tr>
      <w:tr w:rsidR="001B3E6A" w:rsidTr="001E30A8" w14:paraId="6EB0224E" w14:textId="77777777">
        <w:trPr>
          <w:trHeight w:val="360"/>
        </w:trPr>
        <w:tc>
          <w:tcPr>
            <w:tcW w:w="3519" w:type="dxa"/>
            <w:vAlign w:val="center"/>
          </w:tcPr>
          <w:p w:rsidRPr="0886C70B" w:rsidR="00B047EE" w:rsidRDefault="00B32E7A" w14:paraId="00D5B71C" w14:textId="2C548EF4">
            <w:pPr>
              <w:rPr>
                <w:rFonts w:ascii="Aptos" w:hAnsi="Aptos" w:eastAsia="Aptos" w:cs="Aptos"/>
                <w:sz w:val="20"/>
                <w:szCs w:val="20"/>
              </w:rPr>
            </w:pPr>
            <w:r>
              <w:rPr>
                <w:rFonts w:ascii="Aptos" w:hAnsi="Aptos" w:eastAsia="Aptos" w:cs="Aptos"/>
                <w:sz w:val="20"/>
                <w:szCs w:val="20"/>
              </w:rPr>
              <w:t>NO_</w:t>
            </w:r>
            <w:r w:rsidR="00B047EE">
              <w:rPr>
                <w:rFonts w:ascii="Aptos" w:hAnsi="Aptos" w:eastAsia="Aptos" w:cs="Aptos"/>
                <w:sz w:val="20"/>
                <w:szCs w:val="20"/>
              </w:rPr>
              <w:t>REGULATORY</w:t>
            </w:r>
            <w:r w:rsidR="00705DC2">
              <w:rPr>
                <w:rFonts w:ascii="Aptos" w:hAnsi="Aptos" w:eastAsia="Aptos" w:cs="Aptos"/>
                <w:sz w:val="20"/>
                <w:szCs w:val="20"/>
              </w:rPr>
              <w:t>_</w:t>
            </w:r>
            <w:r>
              <w:rPr>
                <w:rFonts w:ascii="Aptos" w:hAnsi="Aptos" w:eastAsia="Aptos" w:cs="Aptos"/>
                <w:sz w:val="20"/>
                <w:szCs w:val="20"/>
              </w:rPr>
              <w:t>APPROVAL</w:t>
            </w:r>
          </w:p>
        </w:tc>
        <w:tc>
          <w:tcPr>
            <w:tcW w:w="2199" w:type="dxa"/>
            <w:vAlign w:val="center"/>
          </w:tcPr>
          <w:p w:rsidRPr="0886C70B" w:rsidR="00B047EE" w:rsidRDefault="00B32E7A" w14:paraId="21DE624C" w14:textId="0A134E06">
            <w:pPr>
              <w:rPr>
                <w:rFonts w:ascii="Aptos" w:hAnsi="Aptos" w:eastAsia="Aptos" w:cs="Aptos"/>
                <w:sz w:val="20"/>
                <w:szCs w:val="20"/>
              </w:rPr>
            </w:pPr>
            <w:r>
              <w:rPr>
                <w:rFonts w:ascii="Aptos" w:hAnsi="Aptos" w:eastAsia="Aptos" w:cs="Aptos"/>
                <w:sz w:val="20"/>
                <w:szCs w:val="20"/>
              </w:rPr>
              <w:t>BUSINESS_RULE</w:t>
            </w:r>
          </w:p>
        </w:tc>
        <w:tc>
          <w:tcPr>
            <w:tcW w:w="3404" w:type="dxa"/>
            <w:vAlign w:val="center"/>
          </w:tcPr>
          <w:p w:rsidRPr="0886C70B" w:rsidR="00B047EE" w:rsidRDefault="00E05210" w14:paraId="6B6DCF21" w14:textId="7BEF6578">
            <w:pPr>
              <w:rPr>
                <w:rFonts w:ascii="Aptos" w:hAnsi="Aptos" w:eastAsia="Aptos" w:cs="Aptos"/>
                <w:sz w:val="20"/>
                <w:szCs w:val="20"/>
              </w:rPr>
            </w:pPr>
            <w:r>
              <w:rPr>
                <w:rFonts w:ascii="Aptos" w:hAnsi="Aptos" w:eastAsia="Aptos" w:cs="Aptos"/>
                <w:sz w:val="20"/>
                <w:szCs w:val="20"/>
              </w:rPr>
              <w:t>Regulatory</w:t>
            </w:r>
            <w:r w:rsidR="00B32E7A">
              <w:rPr>
                <w:rFonts w:ascii="Aptos" w:hAnsi="Aptos" w:eastAsia="Aptos" w:cs="Aptos"/>
                <w:sz w:val="20"/>
                <w:szCs w:val="20"/>
              </w:rPr>
              <w:t xml:space="preserve"> approval not done</w:t>
            </w:r>
          </w:p>
        </w:tc>
      </w:tr>
      <w:tr w:rsidR="001B3E6A" w:rsidTr="001E30A8" w14:paraId="12CE9ADB" w14:textId="77777777">
        <w:trPr>
          <w:trHeight w:val="360"/>
        </w:trPr>
        <w:tc>
          <w:tcPr>
            <w:tcW w:w="3519" w:type="dxa"/>
            <w:vAlign w:val="center"/>
          </w:tcPr>
          <w:p w:rsidR="00AE4406" w:rsidP="00AE4406" w:rsidRDefault="00AE4406" w14:paraId="0DCDB12C" w14:textId="379FDFAA">
            <w:pPr>
              <w:rPr>
                <w:rFonts w:ascii="Aptos" w:hAnsi="Aptos" w:eastAsia="Aptos" w:cs="Aptos"/>
                <w:sz w:val="20"/>
                <w:szCs w:val="20"/>
              </w:rPr>
            </w:pPr>
            <w:r w:rsidRPr="00AE4406">
              <w:rPr>
                <w:rFonts w:ascii="Aptos" w:hAnsi="Aptos" w:eastAsia="Aptos" w:cs="Aptos"/>
                <w:sz w:val="20"/>
                <w:szCs w:val="20"/>
              </w:rPr>
              <w:t>EXPIRING_SOON</w:t>
            </w:r>
          </w:p>
        </w:tc>
        <w:tc>
          <w:tcPr>
            <w:tcW w:w="2199" w:type="dxa"/>
            <w:vAlign w:val="center"/>
          </w:tcPr>
          <w:p w:rsidR="00AE4406" w:rsidP="00AE4406" w:rsidRDefault="00AE4406" w14:paraId="27129D08" w14:textId="3EE3EDBC">
            <w:pPr>
              <w:rPr>
                <w:rFonts w:ascii="Aptos" w:hAnsi="Aptos" w:eastAsia="Aptos" w:cs="Aptos"/>
                <w:sz w:val="20"/>
                <w:szCs w:val="20"/>
              </w:rPr>
            </w:pPr>
            <w:r w:rsidRPr="00AE4406">
              <w:rPr>
                <w:rFonts w:ascii="Aptos" w:hAnsi="Aptos" w:eastAsia="Aptos" w:cs="Aptos"/>
                <w:sz w:val="20"/>
                <w:szCs w:val="20"/>
              </w:rPr>
              <w:t>BUSINESS_RULE</w:t>
            </w:r>
          </w:p>
        </w:tc>
        <w:tc>
          <w:tcPr>
            <w:tcW w:w="3404" w:type="dxa"/>
            <w:vAlign w:val="center"/>
          </w:tcPr>
          <w:p w:rsidR="00AE4406" w:rsidP="00AE4406" w:rsidRDefault="00AE4406" w14:paraId="101F10A7" w14:textId="0A5B0CED">
            <w:pPr>
              <w:rPr>
                <w:rFonts w:ascii="Aptos" w:hAnsi="Aptos" w:eastAsia="Aptos" w:cs="Aptos"/>
                <w:sz w:val="20"/>
                <w:szCs w:val="20"/>
              </w:rPr>
            </w:pPr>
            <w:r w:rsidRPr="00AE4406">
              <w:rPr>
                <w:rFonts w:ascii="Aptos" w:hAnsi="Aptos" w:eastAsia="Aptos" w:cs="Aptos"/>
                <w:sz w:val="20"/>
                <w:szCs w:val="20"/>
              </w:rPr>
              <w:t>ILMD expiry within 90 days. Logical extension of EXPIRED_PRODUCT.</w:t>
            </w:r>
          </w:p>
        </w:tc>
      </w:tr>
      <w:tr w:rsidR="001B3E6A" w:rsidTr="001E30A8" w14:paraId="22D63EC3" w14:textId="77777777">
        <w:trPr>
          <w:trHeight w:val="360"/>
        </w:trPr>
        <w:tc>
          <w:tcPr>
            <w:tcW w:w="3519" w:type="dxa"/>
            <w:vAlign w:val="center"/>
          </w:tcPr>
          <w:p w:rsidRPr="00AE4406" w:rsidR="00AE4406" w:rsidP="00AE4406" w:rsidRDefault="00AE4406" w14:paraId="0E3616AF" w14:textId="620B84E3">
            <w:pPr>
              <w:rPr>
                <w:rFonts w:ascii="Aptos" w:hAnsi="Aptos" w:eastAsia="Aptos" w:cs="Aptos"/>
                <w:sz w:val="20"/>
                <w:szCs w:val="20"/>
              </w:rPr>
            </w:pPr>
            <w:r w:rsidRPr="00AE4406">
              <w:rPr>
                <w:rFonts w:ascii="Aptos" w:hAnsi="Aptos" w:eastAsia="Aptos" w:cs="Aptos"/>
                <w:sz w:val="20"/>
                <w:szCs w:val="20"/>
              </w:rPr>
              <w:t>UNAUTHORIZED_INSPECTING_EVENT</w:t>
            </w:r>
          </w:p>
        </w:tc>
        <w:tc>
          <w:tcPr>
            <w:tcW w:w="2199" w:type="dxa"/>
            <w:vAlign w:val="center"/>
          </w:tcPr>
          <w:p w:rsidRPr="00AE4406" w:rsidR="00AE4406" w:rsidP="00AE4406" w:rsidRDefault="00AE4406" w14:paraId="4C10DD90" w14:textId="6EF5D96B">
            <w:pPr>
              <w:rPr>
                <w:rFonts w:ascii="Aptos" w:hAnsi="Aptos" w:eastAsia="Aptos" w:cs="Aptos"/>
                <w:sz w:val="20"/>
                <w:szCs w:val="20"/>
              </w:rPr>
            </w:pPr>
            <w:r w:rsidRPr="00AE4406">
              <w:rPr>
                <w:rFonts w:ascii="Aptos" w:hAnsi="Aptos" w:eastAsia="Aptos" w:cs="Aptos"/>
                <w:sz w:val="20"/>
                <w:szCs w:val="20"/>
              </w:rPr>
              <w:t>BUSINESS_RULE</w:t>
            </w:r>
          </w:p>
        </w:tc>
        <w:tc>
          <w:tcPr>
            <w:tcW w:w="3404" w:type="dxa"/>
            <w:vAlign w:val="center"/>
          </w:tcPr>
          <w:p w:rsidRPr="00AE4406" w:rsidR="00AE4406" w:rsidP="00AE4406" w:rsidRDefault="00AE4406" w14:paraId="3E10BAAC" w14:textId="1000FC2B">
            <w:pPr>
              <w:rPr>
                <w:rFonts w:ascii="Aptos" w:hAnsi="Aptos" w:eastAsia="Aptos" w:cs="Aptos"/>
                <w:sz w:val="20"/>
                <w:szCs w:val="20"/>
              </w:rPr>
            </w:pPr>
            <w:r w:rsidRPr="00AE4406">
              <w:rPr>
                <w:rFonts w:ascii="Aptos" w:hAnsi="Aptos" w:eastAsia="Aptos" w:cs="Aptos"/>
                <w:sz w:val="20"/>
                <w:szCs w:val="20"/>
              </w:rPr>
              <w:t xml:space="preserve">Non-PPB actor submitted a regulatory inspecting event, or the event violates </w:t>
            </w:r>
            <w:r w:rsidR="00746F3C">
              <w:rPr>
                <w:rFonts w:ascii="Aptos" w:hAnsi="Aptos" w:eastAsia="Aptos" w:cs="Aptos"/>
                <w:sz w:val="20"/>
                <w:szCs w:val="20"/>
              </w:rPr>
              <w:t>#</w:t>
            </w:r>
            <w:r w:rsidRPr="00AE4406">
              <w:rPr>
                <w:rFonts w:ascii="Aptos" w:hAnsi="Aptos" w:eastAsia="Aptos" w:cs="Aptos"/>
                <w:sz w:val="20"/>
                <w:szCs w:val="20"/>
              </w:rPr>
              <w:t>4.1 structure.</w:t>
            </w:r>
          </w:p>
        </w:tc>
      </w:tr>
    </w:tbl>
    <w:p w:rsidR="00AE4406" w:rsidP="00BE6FAB" w:rsidRDefault="00AE4406" w14:paraId="6A9A5E0D" w14:textId="53A179A0">
      <w:pPr>
        <w:spacing w:before="240" w:after="240"/>
        <w:rPr>
          <w:rFonts w:ascii="Aptos" w:hAnsi="Aptos" w:eastAsia="Aptos" w:cs="Aptos"/>
        </w:rPr>
      </w:pPr>
    </w:p>
    <w:p w:rsidR="00BE6FAB" w:rsidP="00BE6FAB" w:rsidRDefault="00BE6FAB" w14:paraId="3DE0521F" w14:textId="6C3FE753">
      <w:pPr>
        <w:spacing w:before="240" w:after="240"/>
        <w:rPr>
          <w:rFonts w:ascii="Aptos Display" w:hAnsi="Aptos Display" w:eastAsia="Yu Gothic Light" w:cs="Times New Roman"/>
          <w:b/>
          <w:color w:val="4A66AC" w:themeColor="accent1"/>
          <w:sz w:val="24"/>
          <w:szCs w:val="24"/>
        </w:rPr>
      </w:pPr>
      <w:r w:rsidRPr="2C7D29FD">
        <w:rPr>
          <w:rFonts w:ascii="Aptos" w:hAnsi="Aptos" w:eastAsia="Aptos" w:cs="Aptos"/>
        </w:rPr>
        <w:t>Lifecycle, State,</w:t>
      </w:r>
      <w:r w:rsidRPr="560F03F7">
        <w:rPr>
          <w:rFonts w:ascii="Aptos" w:hAnsi="Aptos" w:eastAsia="Aptos" w:cs="Aptos"/>
        </w:rPr>
        <w:t xml:space="preserve"> Sequence and Completeness (HTTP 201 </w:t>
      </w:r>
      <w:r>
        <w:rPr>
          <w:rFonts w:ascii="Aptos" w:hAnsi="Aptos" w:eastAsia="Aptos" w:cs="Aptos"/>
        </w:rPr>
        <w:t>-</w:t>
      </w:r>
      <w:r w:rsidRPr="560F03F7">
        <w:rPr>
          <w:rFonts w:ascii="Aptos" w:hAnsi="Aptos" w:eastAsia="Aptos" w:cs="Aptos"/>
        </w:rPr>
        <w:t xml:space="preserve"> event stored with warning)</w:t>
      </w:r>
    </w:p>
    <w:tbl>
      <w:tblPr>
        <w:tblW w:w="9513" w:type="dxa"/>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4014"/>
        <w:gridCol w:w="2084"/>
        <w:gridCol w:w="3146"/>
        <w:gridCol w:w="269"/>
      </w:tblGrid>
      <w:tr w:rsidR="00A2658E" w:rsidTr="00CD6EDF" w14:paraId="27EF72A9" w14:textId="77777777">
        <w:trPr>
          <w:trHeight w:val="400"/>
          <w:tblHeader/>
        </w:trPr>
        <w:tc>
          <w:tcPr>
            <w:tcW w:w="4014" w:type="dxa"/>
            <w:shd w:val="clear" w:color="auto" w:fill="E3F2FD"/>
            <w:vAlign w:val="center"/>
          </w:tcPr>
          <w:p w:rsidR="00BE6FAB" w:rsidRDefault="00BE6FAB" w14:paraId="61BB528A" w14:textId="77777777">
            <w:pPr>
              <w:spacing w:after="0"/>
            </w:pPr>
            <w:r>
              <w:rPr>
                <w:b/>
                <w:color w:val="263238"/>
                <w:sz w:val="20"/>
              </w:rPr>
              <w:t>Error Code</w:t>
            </w:r>
          </w:p>
        </w:tc>
        <w:tc>
          <w:tcPr>
            <w:tcW w:w="2084" w:type="dxa"/>
            <w:shd w:val="clear" w:color="auto" w:fill="E3F2FD"/>
            <w:vAlign w:val="center"/>
          </w:tcPr>
          <w:p w:rsidR="00BE6FAB" w:rsidRDefault="00BE6FAB" w14:paraId="6A5A6BD2" w14:textId="77777777">
            <w:pPr>
              <w:spacing w:after="0"/>
            </w:pPr>
            <w:r>
              <w:rPr>
                <w:b/>
                <w:color w:val="263238"/>
                <w:sz w:val="20"/>
              </w:rPr>
              <w:t>Category</w:t>
            </w:r>
          </w:p>
        </w:tc>
        <w:tc>
          <w:tcPr>
            <w:tcW w:w="3415" w:type="dxa"/>
            <w:gridSpan w:val="2"/>
            <w:shd w:val="clear" w:color="auto" w:fill="E3F2FD"/>
            <w:vAlign w:val="center"/>
          </w:tcPr>
          <w:p w:rsidR="00BE6FAB" w:rsidRDefault="00BE6FAB" w14:paraId="29E74283" w14:textId="77777777">
            <w:pPr>
              <w:spacing w:after="0"/>
            </w:pPr>
            <w:r>
              <w:rPr>
                <w:b/>
                <w:color w:val="263238"/>
                <w:sz w:val="20"/>
              </w:rPr>
              <w:t>Description</w:t>
            </w:r>
          </w:p>
        </w:tc>
      </w:tr>
      <w:tr w:rsidR="00A2658E" w:rsidTr="00CD6EDF" w14:paraId="52934ED9" w14:textId="77777777">
        <w:trPr>
          <w:trHeight w:val="360"/>
        </w:trPr>
        <w:tc>
          <w:tcPr>
            <w:tcW w:w="4014" w:type="dxa"/>
            <w:vAlign w:val="center"/>
          </w:tcPr>
          <w:p w:rsidR="00BE6FAB" w:rsidRDefault="00BE6FAB" w14:paraId="280E736B" w14:textId="77777777">
            <w:pPr>
              <w:spacing w:after="0"/>
            </w:pPr>
            <w:r>
              <w:rPr>
                <w:color w:val="263238"/>
                <w:sz w:val="20"/>
              </w:rPr>
              <w:t>SERIAL_ALREADY_DISPENSED</w:t>
            </w:r>
          </w:p>
        </w:tc>
        <w:tc>
          <w:tcPr>
            <w:tcW w:w="2084" w:type="dxa"/>
            <w:vAlign w:val="center"/>
          </w:tcPr>
          <w:p w:rsidR="00BE6FAB" w:rsidRDefault="00BE6FAB" w14:paraId="4D6EA849" w14:textId="77777777">
            <w:pPr>
              <w:spacing w:after="0"/>
            </w:pPr>
            <w:r>
              <w:rPr>
                <w:color w:val="263238"/>
                <w:sz w:val="20"/>
              </w:rPr>
              <w:t>BUSINESS_RULE</w:t>
            </w:r>
          </w:p>
        </w:tc>
        <w:tc>
          <w:tcPr>
            <w:tcW w:w="3415" w:type="dxa"/>
            <w:gridSpan w:val="2"/>
            <w:vAlign w:val="center"/>
          </w:tcPr>
          <w:p w:rsidR="00BE6FAB" w:rsidRDefault="00BE6FAB" w14:paraId="293ADF3F" w14:textId="77777777">
            <w:pPr>
              <w:spacing w:after="0"/>
            </w:pPr>
            <w:r>
              <w:rPr>
                <w:color w:val="263238"/>
                <w:sz w:val="20"/>
              </w:rPr>
              <w:t>Serial already dispensed to patient</w:t>
            </w:r>
          </w:p>
        </w:tc>
      </w:tr>
      <w:tr w:rsidR="00A2658E" w:rsidTr="00CD6EDF" w14:paraId="36893816" w14:textId="77777777">
        <w:trPr>
          <w:trHeight w:val="360"/>
        </w:trPr>
        <w:tc>
          <w:tcPr>
            <w:tcW w:w="4014" w:type="dxa"/>
            <w:vAlign w:val="center"/>
          </w:tcPr>
          <w:p w:rsidR="00BE6FAB" w:rsidRDefault="00BE6FAB" w14:paraId="7844C84D" w14:textId="77777777">
            <w:pPr>
              <w:spacing w:after="0"/>
            </w:pPr>
            <w:r>
              <w:rPr>
                <w:color w:val="263238"/>
                <w:sz w:val="20"/>
              </w:rPr>
              <w:t>SERIAL_ALREADY_DESTROYED</w:t>
            </w:r>
          </w:p>
        </w:tc>
        <w:tc>
          <w:tcPr>
            <w:tcW w:w="2084" w:type="dxa"/>
            <w:vAlign w:val="center"/>
          </w:tcPr>
          <w:p w:rsidR="00BE6FAB" w:rsidRDefault="00BE6FAB" w14:paraId="01C51A47" w14:textId="77777777">
            <w:pPr>
              <w:spacing w:after="0"/>
            </w:pPr>
            <w:r>
              <w:rPr>
                <w:color w:val="263238"/>
                <w:sz w:val="20"/>
              </w:rPr>
              <w:t>BUSINESS_RULE</w:t>
            </w:r>
          </w:p>
        </w:tc>
        <w:tc>
          <w:tcPr>
            <w:tcW w:w="3415" w:type="dxa"/>
            <w:gridSpan w:val="2"/>
            <w:vAlign w:val="center"/>
          </w:tcPr>
          <w:p w:rsidR="00BE6FAB" w:rsidRDefault="00BE6FAB" w14:paraId="018DC347" w14:textId="77777777">
            <w:pPr>
              <w:spacing w:after="0"/>
            </w:pPr>
            <w:r>
              <w:rPr>
                <w:color w:val="263238"/>
                <w:sz w:val="20"/>
              </w:rPr>
              <w:t>Serial already marked as destroyed</w:t>
            </w:r>
          </w:p>
        </w:tc>
      </w:tr>
      <w:tr w:rsidR="00CD6EDF" w:rsidTr="00CD6EDF" w14:paraId="26C6172C" w14:textId="77777777">
        <w:trPr>
          <w:trHeight w:val="360"/>
        </w:trPr>
        <w:tc>
          <w:tcPr>
            <w:tcW w:w="4014" w:type="dxa"/>
            <w:vAlign w:val="center"/>
          </w:tcPr>
          <w:p w:rsidR="00CD6EDF" w:rsidP="00CD6EDF" w:rsidRDefault="00CD6EDF" w14:paraId="14033878" w14:textId="3FD7C8A3">
            <w:pPr>
              <w:spacing w:after="0"/>
              <w:rPr>
                <w:color w:val="263238"/>
                <w:sz w:val="20"/>
              </w:rPr>
            </w:pPr>
            <w:bookmarkStart w:name="_Hlk236827627" w:id="67"/>
            <w:r w:rsidRPr="6B6B4A1D">
              <w:rPr>
                <w:color w:val="263238"/>
                <w:sz w:val="20"/>
                <w:szCs w:val="20"/>
              </w:rPr>
              <w:t>UNKNOWN_SGTIN</w:t>
            </w:r>
          </w:p>
        </w:tc>
        <w:tc>
          <w:tcPr>
            <w:tcW w:w="2084" w:type="dxa"/>
            <w:vAlign w:val="center"/>
          </w:tcPr>
          <w:p w:rsidR="00CD6EDF" w:rsidP="00CD6EDF" w:rsidRDefault="00CD6EDF" w14:paraId="5A9A129B" w14:textId="5438DA00">
            <w:pPr>
              <w:spacing w:after="0"/>
              <w:rPr>
                <w:color w:val="263238"/>
                <w:sz w:val="20"/>
              </w:rPr>
            </w:pPr>
            <w:r w:rsidRPr="6B6B4A1D">
              <w:rPr>
                <w:color w:val="263238"/>
                <w:sz w:val="20"/>
                <w:szCs w:val="20"/>
              </w:rPr>
              <w:t>MASTER_DATA</w:t>
            </w:r>
          </w:p>
        </w:tc>
        <w:tc>
          <w:tcPr>
            <w:tcW w:w="3415" w:type="dxa"/>
            <w:gridSpan w:val="2"/>
            <w:vAlign w:val="center"/>
          </w:tcPr>
          <w:p w:rsidR="00CD6EDF" w:rsidP="00CD6EDF" w:rsidRDefault="00CD6EDF" w14:paraId="63C8BB4B" w14:textId="2410021A">
            <w:pPr>
              <w:spacing w:after="0"/>
              <w:rPr>
                <w:color w:val="263238"/>
                <w:sz w:val="20"/>
              </w:rPr>
            </w:pPr>
            <w:r w:rsidRPr="09C6533D">
              <w:rPr>
                <w:color w:val="263238"/>
                <w:sz w:val="20"/>
                <w:szCs w:val="20"/>
              </w:rPr>
              <w:t>SGTIN not registered and active in national repository</w:t>
            </w:r>
          </w:p>
        </w:tc>
      </w:tr>
      <w:tr w:rsidR="00CD6EDF" w:rsidTr="00CD6EDF" w14:paraId="3F68F31D" w14:textId="77777777">
        <w:trPr>
          <w:trHeight w:val="360"/>
        </w:trPr>
        <w:tc>
          <w:tcPr>
            <w:tcW w:w="4014" w:type="dxa"/>
            <w:vAlign w:val="center"/>
          </w:tcPr>
          <w:p w:rsidR="00CD6EDF" w:rsidP="00CD6EDF" w:rsidRDefault="00CD6EDF" w14:paraId="15A44330" w14:textId="152D5998">
            <w:pPr>
              <w:spacing w:after="0"/>
              <w:rPr>
                <w:color w:val="263238"/>
                <w:sz w:val="20"/>
              </w:rPr>
            </w:pPr>
            <w:r w:rsidRPr="6B6B4A1D">
              <w:rPr>
                <w:color w:val="263238"/>
                <w:sz w:val="20"/>
                <w:szCs w:val="20"/>
              </w:rPr>
              <w:t>UNKNOWN_SGLN</w:t>
            </w:r>
          </w:p>
        </w:tc>
        <w:tc>
          <w:tcPr>
            <w:tcW w:w="2084" w:type="dxa"/>
            <w:vAlign w:val="center"/>
          </w:tcPr>
          <w:p w:rsidR="00CD6EDF" w:rsidP="00CD6EDF" w:rsidRDefault="00CD6EDF" w14:paraId="59B25649" w14:textId="07D2CDE6">
            <w:pPr>
              <w:spacing w:after="0"/>
              <w:rPr>
                <w:color w:val="263238"/>
                <w:sz w:val="20"/>
              </w:rPr>
            </w:pPr>
            <w:r w:rsidRPr="6B6B4A1D">
              <w:rPr>
                <w:color w:val="263238"/>
                <w:sz w:val="20"/>
                <w:szCs w:val="20"/>
              </w:rPr>
              <w:t>MASTER_DATA</w:t>
            </w:r>
          </w:p>
        </w:tc>
        <w:tc>
          <w:tcPr>
            <w:tcW w:w="3415" w:type="dxa"/>
            <w:gridSpan w:val="2"/>
            <w:vAlign w:val="center"/>
          </w:tcPr>
          <w:p w:rsidR="00CD6EDF" w:rsidP="00CD6EDF" w:rsidRDefault="00CD6EDF" w14:paraId="29A52429" w14:textId="3D31B471">
            <w:pPr>
              <w:spacing w:after="0"/>
              <w:rPr>
                <w:color w:val="263238"/>
                <w:sz w:val="20"/>
              </w:rPr>
            </w:pPr>
            <w:r w:rsidRPr="6B6B4A1D">
              <w:rPr>
                <w:color w:val="263238"/>
                <w:sz w:val="20"/>
                <w:szCs w:val="20"/>
              </w:rPr>
              <w:t>SGLN not registered</w:t>
            </w:r>
          </w:p>
        </w:tc>
      </w:tr>
      <w:tr w:rsidR="00CD6EDF" w:rsidTr="00CD6EDF" w14:paraId="58FD390C" w14:textId="77777777">
        <w:trPr>
          <w:trHeight w:val="360"/>
        </w:trPr>
        <w:tc>
          <w:tcPr>
            <w:tcW w:w="4014" w:type="dxa"/>
            <w:vAlign w:val="center"/>
          </w:tcPr>
          <w:p w:rsidR="00CD6EDF" w:rsidP="00CD6EDF" w:rsidRDefault="00CD6EDF" w14:paraId="65039261" w14:textId="36E41C42">
            <w:pPr>
              <w:spacing w:after="0"/>
              <w:rPr>
                <w:color w:val="263238"/>
                <w:sz w:val="20"/>
              </w:rPr>
            </w:pPr>
            <w:r w:rsidRPr="6B6B4A1D">
              <w:rPr>
                <w:color w:val="263238"/>
                <w:sz w:val="20"/>
                <w:szCs w:val="20"/>
              </w:rPr>
              <w:t>INACTIVE_SGLN</w:t>
            </w:r>
          </w:p>
        </w:tc>
        <w:tc>
          <w:tcPr>
            <w:tcW w:w="2084" w:type="dxa"/>
            <w:vAlign w:val="center"/>
          </w:tcPr>
          <w:p w:rsidR="00CD6EDF" w:rsidP="00CD6EDF" w:rsidRDefault="00CD6EDF" w14:paraId="551372EC" w14:textId="681CD535">
            <w:pPr>
              <w:spacing w:after="0"/>
              <w:rPr>
                <w:color w:val="263238"/>
                <w:sz w:val="20"/>
              </w:rPr>
            </w:pPr>
            <w:r w:rsidRPr="6B6B4A1D">
              <w:rPr>
                <w:color w:val="263238"/>
                <w:sz w:val="20"/>
                <w:szCs w:val="20"/>
              </w:rPr>
              <w:t>MASTER_DATA</w:t>
            </w:r>
          </w:p>
        </w:tc>
        <w:tc>
          <w:tcPr>
            <w:tcW w:w="3415" w:type="dxa"/>
            <w:gridSpan w:val="2"/>
            <w:vAlign w:val="center"/>
          </w:tcPr>
          <w:p w:rsidR="00CD6EDF" w:rsidP="00CD6EDF" w:rsidRDefault="00CD6EDF" w14:paraId="662C9FD9" w14:textId="352C4C2A">
            <w:pPr>
              <w:spacing w:after="0"/>
              <w:rPr>
                <w:color w:val="263238"/>
                <w:sz w:val="20"/>
              </w:rPr>
            </w:pPr>
            <w:r w:rsidRPr="6B6B4A1D">
              <w:rPr>
                <w:color w:val="263238"/>
                <w:sz w:val="20"/>
                <w:szCs w:val="20"/>
              </w:rPr>
              <w:t>SGLN not active or expired</w:t>
            </w:r>
          </w:p>
        </w:tc>
      </w:tr>
      <w:bookmarkEnd w:id="67"/>
      <w:tr w:rsidR="00CD6EDF" w:rsidTr="00CD6EDF" w14:paraId="2EEBF97B" w14:textId="77777777">
        <w:trPr>
          <w:trHeight w:val="360"/>
        </w:trPr>
        <w:tc>
          <w:tcPr>
            <w:tcW w:w="4014" w:type="dxa"/>
            <w:vAlign w:val="center"/>
          </w:tcPr>
          <w:p w:rsidR="00CD6EDF" w:rsidP="00CD6EDF" w:rsidRDefault="00CD6EDF" w14:paraId="493984CB" w14:textId="77777777">
            <w:pPr>
              <w:spacing w:after="0"/>
            </w:pPr>
            <w:r>
              <w:rPr>
                <w:color w:val="263238"/>
                <w:sz w:val="20"/>
              </w:rPr>
              <w:t>INVALID_DISPOSITION</w:t>
            </w:r>
          </w:p>
        </w:tc>
        <w:tc>
          <w:tcPr>
            <w:tcW w:w="2084" w:type="dxa"/>
            <w:vAlign w:val="center"/>
          </w:tcPr>
          <w:p w:rsidR="00CD6EDF" w:rsidP="00CD6EDF" w:rsidRDefault="00CD6EDF" w14:paraId="3EA8408E" w14:textId="77777777">
            <w:pPr>
              <w:spacing w:after="0"/>
            </w:pPr>
            <w:r>
              <w:rPr>
                <w:color w:val="263238"/>
                <w:sz w:val="20"/>
              </w:rPr>
              <w:t>BUSINESS_RULE</w:t>
            </w:r>
          </w:p>
        </w:tc>
        <w:tc>
          <w:tcPr>
            <w:tcW w:w="3415" w:type="dxa"/>
            <w:gridSpan w:val="2"/>
            <w:vAlign w:val="center"/>
          </w:tcPr>
          <w:p w:rsidR="00CD6EDF" w:rsidP="00CD6EDF" w:rsidRDefault="00CD6EDF" w14:paraId="57C15523" w14:textId="77777777">
            <w:pPr>
              <w:spacing w:after="0"/>
            </w:pPr>
            <w:r w:rsidRPr="075C9168">
              <w:rPr>
                <w:color w:val="263238"/>
                <w:sz w:val="20"/>
                <w:szCs w:val="20"/>
              </w:rPr>
              <w:t>Disposition transition flagged</w:t>
            </w:r>
          </w:p>
        </w:tc>
      </w:tr>
      <w:tr w:rsidR="00CD6EDF" w:rsidTr="00CD6EDF" w14:paraId="22825656" w14:textId="77777777">
        <w:trPr>
          <w:trHeight w:val="360"/>
        </w:trPr>
        <w:tc>
          <w:tcPr>
            <w:tcW w:w="4014" w:type="dxa"/>
            <w:vAlign w:val="center"/>
          </w:tcPr>
          <w:p w:rsidR="00CD6EDF" w:rsidP="00CD6EDF" w:rsidRDefault="00CD6EDF" w14:paraId="2DCEAE63" w14:textId="77777777">
            <w:pPr>
              <w:spacing w:after="0"/>
            </w:pPr>
            <w:r>
              <w:rPr>
                <w:color w:val="263238"/>
                <w:sz w:val="20"/>
              </w:rPr>
              <w:t>INVALID_BIZSTEP</w:t>
            </w:r>
          </w:p>
        </w:tc>
        <w:tc>
          <w:tcPr>
            <w:tcW w:w="2084" w:type="dxa"/>
            <w:vAlign w:val="center"/>
          </w:tcPr>
          <w:p w:rsidR="00CD6EDF" w:rsidP="00CD6EDF" w:rsidRDefault="00CD6EDF" w14:paraId="6D04E979" w14:textId="77777777">
            <w:pPr>
              <w:spacing w:after="0"/>
            </w:pPr>
            <w:r>
              <w:rPr>
                <w:color w:val="263238"/>
                <w:sz w:val="20"/>
              </w:rPr>
              <w:t>BUSINESS_RULE</w:t>
            </w:r>
          </w:p>
        </w:tc>
        <w:tc>
          <w:tcPr>
            <w:tcW w:w="3415" w:type="dxa"/>
            <w:gridSpan w:val="2"/>
            <w:vAlign w:val="center"/>
          </w:tcPr>
          <w:p w:rsidR="00CD6EDF" w:rsidP="00CD6EDF" w:rsidRDefault="00CD6EDF" w14:paraId="707DBB2B" w14:textId="77777777">
            <w:pPr>
              <w:spacing w:after="0"/>
              <w:rPr>
                <w:color w:val="263238"/>
                <w:sz w:val="20"/>
                <w:szCs w:val="20"/>
              </w:rPr>
            </w:pPr>
            <w:r w:rsidRPr="0F0DD56B">
              <w:rPr>
                <w:color w:val="263238"/>
                <w:sz w:val="20"/>
                <w:szCs w:val="20"/>
              </w:rPr>
              <w:t xml:space="preserve">BizStep </w:t>
            </w:r>
            <w:r w:rsidRPr="40B2BBA8">
              <w:rPr>
                <w:color w:val="263238"/>
                <w:sz w:val="20"/>
                <w:szCs w:val="20"/>
              </w:rPr>
              <w:t>invalid</w:t>
            </w:r>
            <w:r w:rsidRPr="0F0DD56B">
              <w:rPr>
                <w:color w:val="263238"/>
                <w:sz w:val="20"/>
                <w:szCs w:val="20"/>
              </w:rPr>
              <w:t xml:space="preserve"> for EPC type</w:t>
            </w:r>
          </w:p>
        </w:tc>
      </w:tr>
      <w:tr w:rsidR="00CD6EDF" w:rsidTr="00CD6EDF" w14:paraId="70F6883E" w14:textId="77777777">
        <w:trPr>
          <w:trHeight w:val="360"/>
        </w:trPr>
        <w:tc>
          <w:tcPr>
            <w:tcW w:w="4014" w:type="dxa"/>
            <w:vAlign w:val="center"/>
          </w:tcPr>
          <w:p w:rsidR="00CD6EDF" w:rsidP="00CD6EDF" w:rsidRDefault="00CD6EDF" w14:paraId="7D36E280" w14:textId="77777777">
            <w:pPr>
              <w:spacing w:after="0"/>
              <w:rPr>
                <w:color w:val="263238"/>
                <w:sz w:val="20"/>
              </w:rPr>
            </w:pPr>
            <w:r w:rsidRPr="000C6D27">
              <w:rPr>
                <w:color w:val="263238"/>
                <w:sz w:val="20"/>
              </w:rPr>
              <w:t>INVALID_TERMINAL_STATE</w:t>
            </w:r>
          </w:p>
        </w:tc>
        <w:tc>
          <w:tcPr>
            <w:tcW w:w="2084" w:type="dxa"/>
            <w:vAlign w:val="center"/>
          </w:tcPr>
          <w:p w:rsidR="00CD6EDF" w:rsidP="00CD6EDF" w:rsidRDefault="00CD6EDF" w14:paraId="3D9C50B8" w14:textId="77777777">
            <w:pPr>
              <w:spacing w:after="0"/>
              <w:rPr>
                <w:color w:val="263238"/>
                <w:sz w:val="20"/>
              </w:rPr>
            </w:pPr>
            <w:r>
              <w:rPr>
                <w:color w:val="263238"/>
                <w:sz w:val="20"/>
              </w:rPr>
              <w:t>BUSINESS_RULE</w:t>
            </w:r>
          </w:p>
        </w:tc>
        <w:tc>
          <w:tcPr>
            <w:tcW w:w="3415" w:type="dxa"/>
            <w:gridSpan w:val="2"/>
            <w:vAlign w:val="center"/>
          </w:tcPr>
          <w:p w:rsidRPr="0E680CB1" w:rsidR="00CD6EDF" w:rsidP="00CD6EDF" w:rsidRDefault="00CD6EDF" w14:paraId="30D18560" w14:textId="77777777">
            <w:pPr>
              <w:spacing w:after="0"/>
              <w:rPr>
                <w:color w:val="263238"/>
                <w:sz w:val="20"/>
                <w:szCs w:val="20"/>
              </w:rPr>
            </w:pPr>
            <w:r w:rsidRPr="00C11421">
              <w:rPr>
                <w:color w:val="263238"/>
                <w:sz w:val="20"/>
                <w:szCs w:val="20"/>
              </w:rPr>
              <w:t>If current disposition is</w:t>
            </w:r>
            <w:r>
              <w:rPr>
                <w:color w:val="263238"/>
                <w:sz w:val="20"/>
                <w:szCs w:val="20"/>
              </w:rPr>
              <w:t xml:space="preserve"> d</w:t>
            </w:r>
            <w:r w:rsidRPr="00C11421">
              <w:rPr>
                <w:color w:val="263238"/>
                <w:sz w:val="20"/>
                <w:szCs w:val="20"/>
              </w:rPr>
              <w:t>estroyed</w:t>
            </w:r>
            <w:r>
              <w:rPr>
                <w:color w:val="263238"/>
                <w:sz w:val="20"/>
                <w:szCs w:val="20"/>
              </w:rPr>
              <w:t>, dispensed, inactive</w:t>
            </w:r>
          </w:p>
        </w:tc>
      </w:tr>
      <w:tr w:rsidR="00CD6EDF" w:rsidTr="00CD6EDF" w14:paraId="516BA20E" w14:textId="77777777">
        <w:trPr>
          <w:trHeight w:val="360"/>
        </w:trPr>
        <w:tc>
          <w:tcPr>
            <w:tcW w:w="4014" w:type="dxa"/>
            <w:vAlign w:val="center"/>
          </w:tcPr>
          <w:p w:rsidR="00CD6EDF" w:rsidP="00CD6EDF" w:rsidRDefault="00CD6EDF" w14:paraId="3CD5A098" w14:textId="77777777">
            <w:pPr>
              <w:spacing w:after="0"/>
            </w:pPr>
            <w:r>
              <w:rPr>
                <w:color w:val="263238"/>
                <w:sz w:val="20"/>
              </w:rPr>
              <w:t>INVALID_PARENT_CHILD_RELATION</w:t>
            </w:r>
          </w:p>
        </w:tc>
        <w:tc>
          <w:tcPr>
            <w:tcW w:w="2084" w:type="dxa"/>
            <w:vAlign w:val="center"/>
          </w:tcPr>
          <w:p w:rsidR="00CD6EDF" w:rsidP="00CD6EDF" w:rsidRDefault="00CD6EDF" w14:paraId="6A7EBA9D" w14:textId="77777777">
            <w:pPr>
              <w:spacing w:after="0"/>
            </w:pPr>
            <w:r>
              <w:rPr>
                <w:color w:val="263238"/>
                <w:sz w:val="20"/>
              </w:rPr>
              <w:t>BUSINESS_RULE</w:t>
            </w:r>
          </w:p>
        </w:tc>
        <w:tc>
          <w:tcPr>
            <w:tcW w:w="3415" w:type="dxa"/>
            <w:gridSpan w:val="2"/>
            <w:vAlign w:val="center"/>
          </w:tcPr>
          <w:p w:rsidR="00CD6EDF" w:rsidP="00CD6EDF" w:rsidRDefault="00CD6EDF" w14:paraId="1AC9F93F" w14:textId="77777777">
            <w:pPr>
              <w:spacing w:after="0"/>
            </w:pPr>
            <w:r>
              <w:rPr>
                <w:color w:val="263238"/>
                <w:sz w:val="20"/>
              </w:rPr>
              <w:t>Aggregation hierarchy invalid</w:t>
            </w:r>
          </w:p>
        </w:tc>
      </w:tr>
      <w:tr w:rsidR="00CD6EDF" w:rsidTr="00CD6EDF" w14:paraId="76E2856D" w14:textId="77777777">
        <w:trPr>
          <w:trHeight w:val="360"/>
        </w:trPr>
        <w:tc>
          <w:tcPr>
            <w:tcW w:w="4014" w:type="dxa"/>
            <w:vAlign w:val="center"/>
          </w:tcPr>
          <w:p w:rsidR="00CD6EDF" w:rsidP="00CD6EDF" w:rsidRDefault="00CD6EDF" w14:paraId="2934C775" w14:textId="77777777">
            <w:pPr>
              <w:spacing w:after="0"/>
            </w:pPr>
            <w:r>
              <w:rPr>
                <w:color w:val="263238"/>
                <w:sz w:val="20"/>
              </w:rPr>
              <w:t>PARENT_NOT_FOUND</w:t>
            </w:r>
          </w:p>
        </w:tc>
        <w:tc>
          <w:tcPr>
            <w:tcW w:w="2084" w:type="dxa"/>
            <w:vAlign w:val="center"/>
          </w:tcPr>
          <w:p w:rsidR="00CD6EDF" w:rsidP="00CD6EDF" w:rsidRDefault="00CD6EDF" w14:paraId="68D49B35" w14:textId="77777777">
            <w:pPr>
              <w:spacing w:after="0"/>
            </w:pPr>
            <w:r>
              <w:rPr>
                <w:color w:val="263238"/>
                <w:sz w:val="20"/>
              </w:rPr>
              <w:t>BUSINESS_RULE</w:t>
            </w:r>
          </w:p>
        </w:tc>
        <w:tc>
          <w:tcPr>
            <w:tcW w:w="3415" w:type="dxa"/>
            <w:gridSpan w:val="2"/>
            <w:vAlign w:val="center"/>
          </w:tcPr>
          <w:p w:rsidR="00CD6EDF" w:rsidP="00CD6EDF" w:rsidRDefault="00CD6EDF" w14:paraId="3F5339F0" w14:textId="77777777">
            <w:pPr>
              <w:spacing w:after="0"/>
            </w:pPr>
            <w:r>
              <w:rPr>
                <w:color w:val="263238"/>
                <w:sz w:val="20"/>
              </w:rPr>
              <w:t>Parent SSCC does not exist</w:t>
            </w:r>
          </w:p>
        </w:tc>
      </w:tr>
      <w:tr w:rsidR="00CD6EDF" w:rsidTr="00CD6EDF" w14:paraId="6719841C" w14:textId="77777777">
        <w:trPr>
          <w:trHeight w:val="540"/>
        </w:trPr>
        <w:tc>
          <w:tcPr>
            <w:tcW w:w="4014" w:type="dxa"/>
            <w:vAlign w:val="center"/>
          </w:tcPr>
          <w:p w:rsidR="00CD6EDF" w:rsidP="00CD6EDF" w:rsidRDefault="00CD6EDF" w14:paraId="6B258D3F" w14:textId="77777777">
            <w:pPr>
              <w:spacing w:after="0"/>
            </w:pPr>
            <w:r>
              <w:rPr>
                <w:color w:val="263238"/>
                <w:sz w:val="20"/>
              </w:rPr>
              <w:t>CHILD_ALREADY_AGGREGATED</w:t>
            </w:r>
          </w:p>
        </w:tc>
        <w:tc>
          <w:tcPr>
            <w:tcW w:w="2084" w:type="dxa"/>
            <w:vAlign w:val="center"/>
          </w:tcPr>
          <w:p w:rsidR="00CD6EDF" w:rsidP="00CD6EDF" w:rsidRDefault="00CD6EDF" w14:paraId="1AA8A466" w14:textId="77777777">
            <w:pPr>
              <w:spacing w:after="0"/>
            </w:pPr>
            <w:r>
              <w:rPr>
                <w:color w:val="263238"/>
                <w:sz w:val="20"/>
              </w:rPr>
              <w:t>BUSINESS_RULE</w:t>
            </w:r>
          </w:p>
        </w:tc>
        <w:tc>
          <w:tcPr>
            <w:tcW w:w="3415" w:type="dxa"/>
            <w:gridSpan w:val="2"/>
            <w:vAlign w:val="center"/>
          </w:tcPr>
          <w:p w:rsidR="00CD6EDF" w:rsidP="00CD6EDF" w:rsidRDefault="00CD6EDF" w14:paraId="52B78FEE" w14:textId="77777777">
            <w:pPr>
              <w:spacing w:after="0"/>
            </w:pPr>
            <w:r>
              <w:rPr>
                <w:color w:val="263238"/>
                <w:sz w:val="20"/>
              </w:rPr>
              <w:t>Serial already has parent</w:t>
            </w:r>
          </w:p>
        </w:tc>
      </w:tr>
      <w:tr w:rsidR="00CD6EDF" w:rsidTr="00CD6EDF" w14:paraId="40AE8BA9" w14:textId="77777777">
        <w:trPr>
          <w:trHeight w:val="360"/>
        </w:trPr>
        <w:tc>
          <w:tcPr>
            <w:tcW w:w="4014" w:type="dxa"/>
            <w:vAlign w:val="center"/>
          </w:tcPr>
          <w:p w:rsidR="00CD6EDF" w:rsidP="00CD6EDF" w:rsidRDefault="00CD6EDF" w14:paraId="58EE2087" w14:textId="77777777">
            <w:pPr>
              <w:spacing w:after="0"/>
            </w:pPr>
            <w:r>
              <w:rPr>
                <w:color w:val="263238"/>
                <w:sz w:val="20"/>
              </w:rPr>
              <w:t>INVALID_EVENT_SEQUENCE</w:t>
            </w:r>
          </w:p>
        </w:tc>
        <w:tc>
          <w:tcPr>
            <w:tcW w:w="2084" w:type="dxa"/>
            <w:vAlign w:val="center"/>
          </w:tcPr>
          <w:p w:rsidR="00CD6EDF" w:rsidP="00CD6EDF" w:rsidRDefault="00CD6EDF" w14:paraId="4262CCA2" w14:textId="77777777">
            <w:pPr>
              <w:spacing w:after="0"/>
            </w:pPr>
            <w:r>
              <w:rPr>
                <w:color w:val="263238"/>
                <w:sz w:val="20"/>
              </w:rPr>
              <w:t>BUSINESS_RULE</w:t>
            </w:r>
          </w:p>
        </w:tc>
        <w:tc>
          <w:tcPr>
            <w:tcW w:w="3415" w:type="dxa"/>
            <w:gridSpan w:val="2"/>
            <w:vAlign w:val="center"/>
          </w:tcPr>
          <w:p w:rsidR="00CD6EDF" w:rsidP="00CD6EDF" w:rsidRDefault="00CD6EDF" w14:paraId="2D571E0D" w14:textId="0245C935">
            <w:pPr>
              <w:spacing w:after="0"/>
              <w:rPr>
                <w:ins w:author="Nelson Muriithi" w:date="2026-07-10T14:21:00Z" w16du:dateUtc="2026-07-10T14:21:51Z" w:id="68"/>
              </w:rPr>
            </w:pPr>
            <w:r w:rsidRPr="20829B40">
              <w:rPr>
                <w:color w:val="263238"/>
                <w:sz w:val="20"/>
                <w:szCs w:val="20"/>
              </w:rPr>
              <w:t>Event creates an invalid state transition based on recorded lifecycle history.</w:t>
            </w:r>
          </w:p>
          <w:p w:rsidR="00CD6EDF" w:rsidP="00CD6EDF" w:rsidRDefault="00CD6EDF" w14:paraId="63514AC6" w14:textId="0CEDF327">
            <w:pPr>
              <w:spacing w:after="0"/>
              <w:rPr>
                <w:color w:val="263238"/>
                <w:sz w:val="20"/>
                <w:szCs w:val="20"/>
              </w:rPr>
            </w:pPr>
          </w:p>
        </w:tc>
      </w:tr>
      <w:tr w:rsidR="00CD6EDF" w:rsidTr="00CD6EDF" w14:paraId="548A5A48" w14:textId="77777777">
        <w:trPr>
          <w:trHeight w:val="360"/>
        </w:trPr>
        <w:tc>
          <w:tcPr>
            <w:tcW w:w="4014" w:type="dxa"/>
            <w:vAlign w:val="center"/>
          </w:tcPr>
          <w:p w:rsidR="00CD6EDF" w:rsidP="00CD6EDF" w:rsidRDefault="00CD6EDF" w14:paraId="0330A44C" w14:textId="77777777">
            <w:pPr>
              <w:spacing w:after="0"/>
            </w:pPr>
            <w:r>
              <w:rPr>
                <w:color w:val="263238"/>
                <w:sz w:val="20"/>
              </w:rPr>
              <w:t>SSCC_AT_DISPENSING</w:t>
            </w:r>
          </w:p>
        </w:tc>
        <w:tc>
          <w:tcPr>
            <w:tcW w:w="2084" w:type="dxa"/>
            <w:vAlign w:val="center"/>
          </w:tcPr>
          <w:p w:rsidR="00CD6EDF" w:rsidP="00CD6EDF" w:rsidRDefault="00CD6EDF" w14:paraId="7C1B992D" w14:textId="77777777">
            <w:pPr>
              <w:spacing w:after="0"/>
            </w:pPr>
            <w:r>
              <w:rPr>
                <w:color w:val="263238"/>
                <w:sz w:val="20"/>
              </w:rPr>
              <w:t>BUSINESS_RULE</w:t>
            </w:r>
          </w:p>
        </w:tc>
        <w:tc>
          <w:tcPr>
            <w:tcW w:w="3415" w:type="dxa"/>
            <w:gridSpan w:val="2"/>
            <w:vAlign w:val="center"/>
          </w:tcPr>
          <w:p w:rsidR="00CD6EDF" w:rsidP="00CD6EDF" w:rsidRDefault="00CD6EDF" w14:paraId="49D03B93" w14:textId="77777777">
            <w:pPr>
              <w:spacing w:after="0"/>
              <w:rPr>
                <w:color w:val="263238"/>
                <w:sz w:val="20"/>
                <w:szCs w:val="20"/>
              </w:rPr>
            </w:pPr>
            <w:r w:rsidRPr="6AC88235">
              <w:rPr>
                <w:color w:val="263238"/>
                <w:sz w:val="20"/>
                <w:szCs w:val="20"/>
              </w:rPr>
              <w:t xml:space="preserve">SSCC not allowed </w:t>
            </w:r>
            <w:r w:rsidRPr="319D2733">
              <w:rPr>
                <w:color w:val="263238"/>
                <w:sz w:val="20"/>
                <w:szCs w:val="20"/>
              </w:rPr>
              <w:t>for</w:t>
            </w:r>
            <w:r w:rsidRPr="6AC88235">
              <w:rPr>
                <w:color w:val="263238"/>
                <w:sz w:val="20"/>
                <w:szCs w:val="20"/>
              </w:rPr>
              <w:t xml:space="preserve"> dispensing (use SGTIN)</w:t>
            </w:r>
          </w:p>
        </w:tc>
      </w:tr>
      <w:tr w:rsidR="00CD6EDF" w:rsidTr="00CD6EDF" w14:paraId="3A797EC3" w14:textId="77777777">
        <w:trPr>
          <w:trHeight w:val="360"/>
        </w:trPr>
        <w:tc>
          <w:tcPr>
            <w:tcW w:w="4014" w:type="dxa"/>
            <w:vAlign w:val="center"/>
          </w:tcPr>
          <w:p w:rsidR="00CD6EDF" w:rsidP="00CD6EDF" w:rsidRDefault="00CD6EDF" w14:paraId="5AB65ADD" w14:textId="77777777">
            <w:pPr>
              <w:spacing w:after="0"/>
            </w:pPr>
            <w:r w:rsidRPr="7CB41204">
              <w:rPr>
                <w:color w:val="263238"/>
                <w:sz w:val="20"/>
                <w:szCs w:val="20"/>
              </w:rPr>
              <w:t>EXPIRED_PRODUCT</w:t>
            </w:r>
          </w:p>
        </w:tc>
        <w:tc>
          <w:tcPr>
            <w:tcW w:w="2084" w:type="dxa"/>
            <w:vAlign w:val="center"/>
          </w:tcPr>
          <w:p w:rsidR="00CD6EDF" w:rsidP="00CD6EDF" w:rsidRDefault="00CD6EDF" w14:paraId="20C8C0E8" w14:textId="77777777">
            <w:pPr>
              <w:spacing w:after="0"/>
            </w:pPr>
            <w:r w:rsidRPr="7CB41204">
              <w:rPr>
                <w:color w:val="263238"/>
                <w:sz w:val="20"/>
                <w:szCs w:val="20"/>
              </w:rPr>
              <w:t>BUSINESS_RULE</w:t>
            </w:r>
          </w:p>
        </w:tc>
        <w:tc>
          <w:tcPr>
            <w:tcW w:w="3415" w:type="dxa"/>
            <w:gridSpan w:val="2"/>
            <w:vAlign w:val="center"/>
          </w:tcPr>
          <w:p w:rsidRPr="7CB41204" w:rsidR="00CD6EDF" w:rsidP="00CD6EDF" w:rsidRDefault="00CD6EDF" w14:paraId="509D37FB" w14:textId="77777777">
            <w:pPr>
              <w:spacing w:after="0"/>
              <w:rPr>
                <w:color w:val="263238"/>
                <w:sz w:val="20"/>
                <w:szCs w:val="20"/>
              </w:rPr>
            </w:pPr>
            <w:r w:rsidRPr="0F0DD56B">
              <w:rPr>
                <w:color w:val="263238"/>
                <w:sz w:val="20"/>
                <w:szCs w:val="20"/>
              </w:rPr>
              <w:t>Product past expiration date</w:t>
            </w:r>
          </w:p>
        </w:tc>
      </w:tr>
      <w:tr w:rsidR="00CD6EDF" w:rsidTr="00CD6EDF" w14:paraId="74E9D453" w14:textId="77777777">
        <w:trPr>
          <w:trHeight w:val="360"/>
        </w:trPr>
        <w:tc>
          <w:tcPr>
            <w:tcW w:w="4014" w:type="dxa"/>
            <w:vAlign w:val="center"/>
          </w:tcPr>
          <w:p w:rsidR="00CD6EDF" w:rsidP="00CD6EDF" w:rsidRDefault="00CD6EDF" w14:paraId="6200CBDD" w14:textId="77777777">
            <w:pPr>
              <w:spacing w:after="0"/>
            </w:pPr>
            <w:r w:rsidRPr="7CB41204">
              <w:rPr>
                <w:color w:val="263238"/>
                <w:sz w:val="20"/>
                <w:szCs w:val="20"/>
              </w:rPr>
              <w:t>RECALL_ACTIVE</w:t>
            </w:r>
          </w:p>
        </w:tc>
        <w:tc>
          <w:tcPr>
            <w:tcW w:w="2084" w:type="dxa"/>
            <w:vAlign w:val="center"/>
          </w:tcPr>
          <w:p w:rsidR="00CD6EDF" w:rsidP="00CD6EDF" w:rsidRDefault="00CD6EDF" w14:paraId="5399D2FF" w14:textId="77777777">
            <w:pPr>
              <w:spacing w:after="0"/>
            </w:pPr>
            <w:r w:rsidRPr="7CB41204">
              <w:rPr>
                <w:color w:val="263238"/>
                <w:sz w:val="20"/>
                <w:szCs w:val="20"/>
              </w:rPr>
              <w:t>BUSINESS_RULE</w:t>
            </w:r>
          </w:p>
        </w:tc>
        <w:tc>
          <w:tcPr>
            <w:tcW w:w="3415" w:type="dxa"/>
            <w:gridSpan w:val="2"/>
            <w:vAlign w:val="center"/>
          </w:tcPr>
          <w:p w:rsidR="00CD6EDF" w:rsidP="00CD6EDF" w:rsidRDefault="00CD6EDF" w14:paraId="4F406830" w14:textId="77777777">
            <w:pPr>
              <w:spacing w:after="0"/>
            </w:pPr>
            <w:r w:rsidRPr="7CB41204">
              <w:rPr>
                <w:color w:val="263238"/>
                <w:sz w:val="20"/>
                <w:szCs w:val="20"/>
              </w:rPr>
              <w:t>Product under active recall</w:t>
            </w:r>
          </w:p>
        </w:tc>
      </w:tr>
      <w:tr w:rsidR="00CD6EDF" w:rsidTr="00CD6EDF" w14:paraId="386723D4" w14:textId="77777777">
        <w:trPr>
          <w:trHeight w:val="360"/>
        </w:trPr>
        <w:tc>
          <w:tcPr>
            <w:tcW w:w="4014" w:type="dxa"/>
            <w:vAlign w:val="center"/>
          </w:tcPr>
          <w:p w:rsidR="00CD6EDF" w:rsidP="00CD6EDF" w:rsidRDefault="00CD6EDF" w14:paraId="49835AA7" w14:textId="77777777">
            <w:pPr>
              <w:spacing w:after="0"/>
            </w:pPr>
            <w:r w:rsidRPr="7CB41204">
              <w:rPr>
                <w:color w:val="263238"/>
                <w:sz w:val="20"/>
                <w:szCs w:val="20"/>
              </w:rPr>
              <w:t>RECEIVING_WITHOUT_SHIPPING</w:t>
            </w:r>
          </w:p>
        </w:tc>
        <w:tc>
          <w:tcPr>
            <w:tcW w:w="2084" w:type="dxa"/>
            <w:vAlign w:val="center"/>
          </w:tcPr>
          <w:p w:rsidR="00CD6EDF" w:rsidP="00CD6EDF" w:rsidRDefault="00CD6EDF" w14:paraId="4F39A517" w14:textId="77777777">
            <w:pPr>
              <w:spacing w:after="0"/>
            </w:pPr>
            <w:r w:rsidRPr="7CB41204">
              <w:rPr>
                <w:color w:val="263238"/>
                <w:sz w:val="20"/>
                <w:szCs w:val="20"/>
              </w:rPr>
              <w:t>BUSINESS_RULE</w:t>
            </w:r>
          </w:p>
        </w:tc>
        <w:tc>
          <w:tcPr>
            <w:tcW w:w="3415" w:type="dxa"/>
            <w:gridSpan w:val="2"/>
            <w:vAlign w:val="center"/>
          </w:tcPr>
          <w:p w:rsidR="00CD6EDF" w:rsidP="00CD6EDF" w:rsidRDefault="00CD6EDF" w14:paraId="717F36D3" w14:textId="77777777">
            <w:pPr>
              <w:spacing w:after="0"/>
            </w:pPr>
            <w:r w:rsidRPr="7CB41204">
              <w:rPr>
                <w:color w:val="263238"/>
                <w:sz w:val="20"/>
                <w:szCs w:val="20"/>
              </w:rPr>
              <w:t>No prior shipping event found</w:t>
            </w:r>
          </w:p>
        </w:tc>
      </w:tr>
      <w:tr w:rsidR="00CD6EDF" w:rsidTr="00CD6EDF" w14:paraId="246C6D73" w14:textId="77777777">
        <w:trPr>
          <w:trHeight w:val="360"/>
        </w:trPr>
        <w:tc>
          <w:tcPr>
            <w:tcW w:w="4014" w:type="dxa"/>
            <w:vAlign w:val="center"/>
          </w:tcPr>
          <w:p w:rsidR="00CD6EDF" w:rsidP="00CD6EDF" w:rsidRDefault="00CD6EDF" w14:paraId="67D65A80" w14:textId="77777777">
            <w:pPr>
              <w:spacing w:after="0"/>
              <w:rPr>
                <w:color w:val="263238"/>
                <w:sz w:val="20"/>
                <w:szCs w:val="20"/>
              </w:rPr>
            </w:pPr>
            <w:r w:rsidRPr="00381B9E">
              <w:rPr>
                <w:color w:val="263238"/>
                <w:sz w:val="20"/>
                <w:szCs w:val="20"/>
              </w:rPr>
              <w:t>UNPACK_WITHOUT_AGGREGATION</w:t>
            </w:r>
          </w:p>
        </w:tc>
        <w:tc>
          <w:tcPr>
            <w:tcW w:w="2084" w:type="dxa"/>
            <w:vAlign w:val="center"/>
          </w:tcPr>
          <w:p w:rsidR="00CD6EDF" w:rsidP="00CD6EDF" w:rsidRDefault="00CD6EDF" w14:paraId="255ABC37" w14:textId="77777777">
            <w:pPr>
              <w:spacing w:after="0"/>
              <w:rPr>
                <w:color w:val="263238"/>
                <w:sz w:val="20"/>
                <w:szCs w:val="20"/>
              </w:rPr>
            </w:pPr>
            <w:r w:rsidRPr="7CB41204">
              <w:rPr>
                <w:color w:val="263238"/>
                <w:sz w:val="20"/>
                <w:szCs w:val="20"/>
              </w:rPr>
              <w:t>BUSINESS_RULE</w:t>
            </w:r>
          </w:p>
        </w:tc>
        <w:tc>
          <w:tcPr>
            <w:tcW w:w="3415" w:type="dxa"/>
            <w:gridSpan w:val="2"/>
            <w:vAlign w:val="center"/>
          </w:tcPr>
          <w:p w:rsidRPr="00381B9E" w:rsidR="00CD6EDF" w:rsidP="00CD6EDF" w:rsidRDefault="00CD6EDF" w14:paraId="24F34A0C" w14:textId="77777777">
            <w:pPr>
              <w:spacing w:after="0"/>
              <w:rPr>
                <w:rFonts w:ascii="Aptos" w:hAnsi="Aptos" w:eastAsia="Aptos" w:cs="Aptos"/>
              </w:rPr>
            </w:pPr>
            <w:r w:rsidRPr="7CB41204">
              <w:rPr>
                <w:color w:val="263238"/>
                <w:sz w:val="20"/>
                <w:szCs w:val="20"/>
              </w:rPr>
              <w:t xml:space="preserve">No prior </w:t>
            </w:r>
            <w:r>
              <w:rPr>
                <w:color w:val="263238"/>
                <w:sz w:val="20"/>
                <w:szCs w:val="20"/>
              </w:rPr>
              <w:t>pack</w:t>
            </w:r>
            <w:r w:rsidRPr="7CB41204">
              <w:rPr>
                <w:color w:val="263238"/>
                <w:sz w:val="20"/>
                <w:szCs w:val="20"/>
              </w:rPr>
              <w:t xml:space="preserve"> event found</w:t>
            </w:r>
          </w:p>
        </w:tc>
      </w:tr>
      <w:tr w:rsidR="00CD6EDF" w:rsidTr="00CD6EDF" w14:paraId="314FAE9B" w14:textId="77777777">
        <w:trPr>
          <w:trHeight w:val="360"/>
        </w:trPr>
        <w:tc>
          <w:tcPr>
            <w:tcW w:w="4014" w:type="dxa"/>
            <w:vAlign w:val="center"/>
          </w:tcPr>
          <w:p w:rsidRPr="562E9331" w:rsidR="00CD6EDF" w:rsidP="00CD6EDF" w:rsidRDefault="00CD6EDF" w14:paraId="6EAFAC5E" w14:textId="77777777">
            <w:pPr>
              <w:spacing w:after="0"/>
              <w:rPr>
                <w:color w:val="263238"/>
                <w:sz w:val="20"/>
                <w:szCs w:val="20"/>
              </w:rPr>
            </w:pPr>
            <w:r w:rsidRPr="562E9331">
              <w:rPr>
                <w:color w:val="263238"/>
                <w:sz w:val="20"/>
                <w:szCs w:val="20"/>
              </w:rPr>
              <w:t>STALE_EVENT_TIME</w:t>
            </w:r>
          </w:p>
        </w:tc>
        <w:tc>
          <w:tcPr>
            <w:tcW w:w="2084" w:type="dxa"/>
            <w:vAlign w:val="center"/>
          </w:tcPr>
          <w:p w:rsidRPr="562E9331" w:rsidR="00CD6EDF" w:rsidP="00CD6EDF" w:rsidRDefault="00CD6EDF" w14:paraId="647478F3" w14:textId="77777777">
            <w:pPr>
              <w:spacing w:after="0"/>
              <w:rPr>
                <w:color w:val="263238"/>
                <w:sz w:val="20"/>
                <w:szCs w:val="20"/>
              </w:rPr>
            </w:pPr>
            <w:r w:rsidRPr="562E9331">
              <w:rPr>
                <w:color w:val="263238"/>
                <w:sz w:val="20"/>
                <w:szCs w:val="20"/>
              </w:rPr>
              <w:t>TECHNICAL</w:t>
            </w:r>
          </w:p>
        </w:tc>
        <w:tc>
          <w:tcPr>
            <w:tcW w:w="3415" w:type="dxa"/>
            <w:gridSpan w:val="2"/>
            <w:vAlign w:val="center"/>
          </w:tcPr>
          <w:p w:rsidRPr="562E9331" w:rsidR="00CD6EDF" w:rsidP="00CD6EDF" w:rsidRDefault="00CD6EDF" w14:paraId="6350E435" w14:textId="77777777">
            <w:pPr>
              <w:rPr>
                <w:color w:val="263238"/>
                <w:sz w:val="20"/>
                <w:szCs w:val="20"/>
              </w:rPr>
            </w:pPr>
            <w:r w:rsidRPr="62191400">
              <w:rPr>
                <w:color w:val="263238"/>
                <w:sz w:val="20"/>
                <w:szCs w:val="20"/>
              </w:rPr>
              <w:t>EventTime</w:t>
            </w:r>
            <w:r w:rsidRPr="0F0DD56B">
              <w:rPr>
                <w:color w:val="263238"/>
                <w:sz w:val="20"/>
                <w:szCs w:val="20"/>
              </w:rPr>
              <w:t> is more than</w:t>
            </w:r>
            <w:r w:rsidRPr="62191400">
              <w:rPr>
                <w:color w:val="263238"/>
                <w:sz w:val="20"/>
                <w:szCs w:val="20"/>
              </w:rPr>
              <w:t xml:space="preserve"> </w:t>
            </w:r>
            <w:r w:rsidRPr="0F0DD56B">
              <w:rPr>
                <w:color w:val="263238"/>
                <w:sz w:val="20"/>
                <w:szCs w:val="20"/>
              </w:rPr>
              <w:t> 7 days old</w:t>
            </w:r>
          </w:p>
        </w:tc>
      </w:tr>
      <w:tr w:rsidRPr="00EF54F2" w:rsidR="00CD6EDF" w:rsidTr="00CD6EDF" w14:paraId="7665FEAC" w14:textId="77777777">
        <w:trPr>
          <w:gridAfter w:val="1"/>
          <w:wAfter w:w="269" w:type="dxa"/>
          <w:trHeight w:val="360"/>
        </w:trPr>
        <w:tc>
          <w:tcPr>
            <w:tcW w:w="4014" w:type="dxa"/>
            <w:vAlign w:val="center"/>
          </w:tcPr>
          <w:p w:rsidR="00CD6EDF" w:rsidP="00CD6EDF" w:rsidRDefault="00CD6EDF" w14:paraId="58EA329E" w14:textId="77777777">
            <w:pPr>
              <w:spacing w:after="0"/>
            </w:pPr>
            <w:r w:rsidRPr="003D1FA3">
              <w:rPr>
                <w:color w:val="263238"/>
                <w:sz w:val="20"/>
                <w:szCs w:val="20"/>
              </w:rPr>
              <w:t>UNCOMMISSIONED_CHILD</w:t>
            </w:r>
          </w:p>
        </w:tc>
        <w:tc>
          <w:tcPr>
            <w:tcW w:w="2084" w:type="dxa"/>
            <w:vAlign w:val="center"/>
          </w:tcPr>
          <w:p w:rsidR="00CD6EDF" w:rsidP="00CD6EDF" w:rsidRDefault="00CD6EDF" w14:paraId="2BA4CE16" w14:textId="77777777">
            <w:pPr>
              <w:rPr>
                <w:color w:val="263238"/>
                <w:sz w:val="20"/>
                <w:szCs w:val="20"/>
              </w:rPr>
            </w:pPr>
            <w:r w:rsidRPr="62191400">
              <w:rPr>
                <w:color w:val="263238"/>
                <w:sz w:val="20"/>
                <w:szCs w:val="20"/>
              </w:rPr>
              <w:t>BUSINESS_RULE</w:t>
            </w:r>
          </w:p>
        </w:tc>
        <w:tc>
          <w:tcPr>
            <w:tcW w:w="3146" w:type="dxa"/>
            <w:vAlign w:val="center"/>
          </w:tcPr>
          <w:p w:rsidRPr="00EF54F2" w:rsidR="00CD6EDF" w:rsidP="00CD6EDF" w:rsidRDefault="00CD6EDF" w14:paraId="6C82F10A" w14:textId="77777777">
            <w:pPr>
              <w:rPr>
                <w:color w:val="263238"/>
                <w:sz w:val="20"/>
                <w:szCs w:val="20"/>
              </w:rPr>
            </w:pPr>
            <w:r w:rsidRPr="62191400">
              <w:rPr>
                <w:color w:val="263238"/>
                <w:sz w:val="20"/>
                <w:szCs w:val="20"/>
              </w:rPr>
              <w:t xml:space="preserve">Uncommissioned </w:t>
            </w:r>
            <w:r w:rsidRPr="00EF54F2">
              <w:rPr>
                <w:color w:val="263238"/>
                <w:sz w:val="20"/>
                <w:szCs w:val="20"/>
              </w:rPr>
              <w:t>serial(s) aggregated</w:t>
            </w:r>
          </w:p>
        </w:tc>
      </w:tr>
      <w:tr w:rsidRPr="00EF54F2" w:rsidR="00CD6EDF" w:rsidTr="00CD6EDF" w14:paraId="17CB587D" w14:textId="77777777">
        <w:trPr>
          <w:gridAfter w:val="1"/>
          <w:wAfter w:w="269" w:type="dxa"/>
          <w:trHeight w:val="360"/>
        </w:trPr>
        <w:tc>
          <w:tcPr>
            <w:tcW w:w="4014" w:type="dxa"/>
            <w:vAlign w:val="center"/>
          </w:tcPr>
          <w:p w:rsidRPr="00E40C27" w:rsidR="00CD6EDF" w:rsidP="00CD6EDF" w:rsidRDefault="00CD6EDF" w14:paraId="41E7F802" w14:textId="77777777">
            <w:pPr>
              <w:spacing w:after="0"/>
              <w:rPr>
                <w:color w:val="263238"/>
                <w:sz w:val="20"/>
                <w:szCs w:val="20"/>
              </w:rPr>
            </w:pPr>
            <w:r w:rsidRPr="00E40C27">
              <w:rPr>
                <w:color w:val="263238"/>
                <w:sz w:val="20"/>
                <w:szCs w:val="20"/>
              </w:rPr>
              <w:t>SHIPPING_WITHOUT_COMMISSIONING</w:t>
            </w:r>
          </w:p>
        </w:tc>
        <w:tc>
          <w:tcPr>
            <w:tcW w:w="2084" w:type="dxa"/>
            <w:vAlign w:val="center"/>
          </w:tcPr>
          <w:p w:rsidR="00CD6EDF" w:rsidP="00CD6EDF" w:rsidRDefault="00CD6EDF" w14:paraId="7B223160" w14:textId="77777777">
            <w:pPr>
              <w:spacing w:after="0"/>
              <w:rPr>
                <w:color w:val="263238"/>
                <w:sz w:val="20"/>
                <w:szCs w:val="20"/>
              </w:rPr>
            </w:pPr>
            <w:r w:rsidRPr="62191400">
              <w:rPr>
                <w:color w:val="263238"/>
                <w:sz w:val="20"/>
                <w:szCs w:val="20"/>
              </w:rPr>
              <w:t>BUSINESS_RULE</w:t>
            </w:r>
          </w:p>
        </w:tc>
        <w:tc>
          <w:tcPr>
            <w:tcW w:w="3146" w:type="dxa"/>
            <w:vAlign w:val="center"/>
          </w:tcPr>
          <w:p w:rsidRPr="00EF54F2" w:rsidR="00CD6EDF" w:rsidP="00CD6EDF" w:rsidRDefault="00CD6EDF" w14:paraId="69CD291B" w14:textId="77777777">
            <w:pPr>
              <w:rPr>
                <w:color w:val="263238"/>
                <w:sz w:val="20"/>
                <w:szCs w:val="20"/>
              </w:rPr>
            </w:pPr>
            <w:r w:rsidRPr="62191400">
              <w:rPr>
                <w:color w:val="263238"/>
                <w:sz w:val="20"/>
                <w:szCs w:val="20"/>
              </w:rPr>
              <w:t xml:space="preserve">Uncommissioned </w:t>
            </w:r>
            <w:r w:rsidRPr="00EF54F2">
              <w:rPr>
                <w:color w:val="263238"/>
                <w:sz w:val="20"/>
                <w:szCs w:val="20"/>
              </w:rPr>
              <w:t xml:space="preserve">serials(s) shipped </w:t>
            </w:r>
          </w:p>
          <w:p w:rsidR="00CD6EDF" w:rsidP="00CD6EDF" w:rsidRDefault="00CD6EDF" w14:paraId="7EAEED1C" w14:textId="77777777">
            <w:pPr>
              <w:rPr>
                <w:color w:val="263238"/>
                <w:sz w:val="20"/>
                <w:szCs w:val="20"/>
              </w:rPr>
            </w:pPr>
          </w:p>
        </w:tc>
      </w:tr>
      <w:tr w:rsidRPr="00EF54F2" w:rsidR="00CD6EDF" w:rsidTr="00CD6EDF" w14:paraId="3294EF1F" w14:textId="77777777">
        <w:trPr>
          <w:gridAfter w:val="1"/>
          <w:wAfter w:w="269" w:type="dxa"/>
          <w:trHeight w:val="360"/>
        </w:trPr>
        <w:tc>
          <w:tcPr>
            <w:tcW w:w="4014" w:type="dxa"/>
          </w:tcPr>
          <w:p w:rsidRPr="00E40C27" w:rsidR="00CD6EDF" w:rsidP="00CD6EDF" w:rsidRDefault="00CD6EDF" w14:paraId="12EC9865" w14:textId="24B36832">
            <w:pPr>
              <w:spacing w:after="0"/>
              <w:rPr>
                <w:color w:val="263238"/>
                <w:sz w:val="20"/>
                <w:szCs w:val="20"/>
              </w:rPr>
            </w:pPr>
            <w:r w:rsidRPr="00EF54F2">
              <w:rPr>
                <w:color w:val="263238"/>
                <w:sz w:val="20"/>
                <w:szCs w:val="20"/>
              </w:rPr>
              <w:t>INCOMPLETE_ERROR_DECLARATION</w:t>
            </w:r>
          </w:p>
        </w:tc>
        <w:tc>
          <w:tcPr>
            <w:tcW w:w="2084" w:type="dxa"/>
            <w:vAlign w:val="center"/>
          </w:tcPr>
          <w:p w:rsidRPr="62191400" w:rsidR="00CD6EDF" w:rsidP="00CD6EDF" w:rsidRDefault="00CD6EDF" w14:paraId="199F0FE5" w14:textId="4369F503">
            <w:pPr>
              <w:spacing w:after="0"/>
              <w:rPr>
                <w:color w:val="263238"/>
                <w:sz w:val="20"/>
                <w:szCs w:val="20"/>
              </w:rPr>
            </w:pPr>
            <w:r w:rsidRPr="562E9331">
              <w:rPr>
                <w:color w:val="263238"/>
                <w:sz w:val="20"/>
                <w:szCs w:val="20"/>
              </w:rPr>
              <w:t>TECHNICAL</w:t>
            </w:r>
          </w:p>
        </w:tc>
        <w:tc>
          <w:tcPr>
            <w:tcW w:w="3146" w:type="dxa"/>
          </w:tcPr>
          <w:p w:rsidRPr="62191400" w:rsidR="00CD6EDF" w:rsidP="00CD6EDF" w:rsidRDefault="00CD6EDF" w14:paraId="06317653" w14:textId="1688B1BD">
            <w:pPr>
              <w:rPr>
                <w:color w:val="263238"/>
                <w:sz w:val="20"/>
                <w:szCs w:val="20"/>
              </w:rPr>
            </w:pPr>
            <w:r w:rsidRPr="00EF54F2">
              <w:rPr>
                <w:color w:val="263238"/>
                <w:sz w:val="20"/>
                <w:szCs w:val="20"/>
              </w:rPr>
              <w:t>reason is incorrect data with no correctiveEventIDs supplied.</w:t>
            </w:r>
          </w:p>
        </w:tc>
      </w:tr>
      <w:tr w:rsidRPr="00EF54F2" w:rsidR="00CD6EDF" w:rsidTr="00CD6EDF" w14:paraId="290A269C" w14:textId="77777777">
        <w:trPr>
          <w:gridAfter w:val="1"/>
          <w:wAfter w:w="269" w:type="dxa"/>
          <w:trHeight w:val="360"/>
        </w:trPr>
        <w:tc>
          <w:tcPr>
            <w:tcW w:w="4014" w:type="dxa"/>
          </w:tcPr>
          <w:p w:rsidRPr="00E40C27" w:rsidR="00CD6EDF" w:rsidP="00CD6EDF" w:rsidRDefault="00CD6EDF" w14:paraId="17129E00" w14:textId="4D62FA61">
            <w:pPr>
              <w:spacing w:after="0"/>
              <w:rPr>
                <w:color w:val="263238"/>
                <w:sz w:val="20"/>
                <w:szCs w:val="20"/>
              </w:rPr>
            </w:pPr>
            <w:r w:rsidRPr="00EF54F2">
              <w:rPr>
                <w:color w:val="263238"/>
                <w:sz w:val="20"/>
                <w:szCs w:val="20"/>
              </w:rPr>
              <w:t>ERROR_DECLARATION_WITHOUT_REASON</w:t>
            </w:r>
          </w:p>
        </w:tc>
        <w:tc>
          <w:tcPr>
            <w:tcW w:w="2084" w:type="dxa"/>
            <w:vAlign w:val="center"/>
          </w:tcPr>
          <w:p w:rsidRPr="62191400" w:rsidR="00CD6EDF" w:rsidP="00CD6EDF" w:rsidRDefault="00CD6EDF" w14:paraId="4044252A" w14:textId="562EEA42">
            <w:pPr>
              <w:spacing w:after="0"/>
              <w:rPr>
                <w:color w:val="263238"/>
                <w:sz w:val="20"/>
                <w:szCs w:val="20"/>
              </w:rPr>
            </w:pPr>
            <w:r w:rsidRPr="562E9331">
              <w:rPr>
                <w:color w:val="263238"/>
                <w:sz w:val="20"/>
                <w:szCs w:val="20"/>
              </w:rPr>
              <w:t>TECHNICAL</w:t>
            </w:r>
          </w:p>
        </w:tc>
        <w:tc>
          <w:tcPr>
            <w:tcW w:w="3146" w:type="dxa"/>
          </w:tcPr>
          <w:p w:rsidRPr="62191400" w:rsidR="00CD6EDF" w:rsidP="00CD6EDF" w:rsidRDefault="00CD6EDF" w14:paraId="11529AD2" w14:textId="6D82BF62">
            <w:pPr>
              <w:rPr>
                <w:color w:val="263238"/>
                <w:sz w:val="20"/>
                <w:szCs w:val="20"/>
              </w:rPr>
            </w:pPr>
            <w:r w:rsidRPr="00EF54F2">
              <w:rPr>
                <w:color w:val="263238"/>
                <w:sz w:val="20"/>
                <w:szCs w:val="20"/>
              </w:rPr>
              <w:t>reason omitted. inclusion is recommended for partner visibility.</w:t>
            </w:r>
          </w:p>
        </w:tc>
      </w:tr>
      <w:bookmarkEnd w:id="66"/>
    </w:tbl>
    <w:p w:rsidR="00764DED" w:rsidP="00D87C98" w:rsidRDefault="00764DED" w14:paraId="788AEDDA" w14:textId="77777777"/>
    <w:p w:rsidR="00BE6FAB" w:rsidP="00BE6FAB" w:rsidRDefault="00BE6FAB" w14:paraId="19E0BDDC" w14:textId="29A54BDE">
      <w:pPr>
        <w:pStyle w:val="Heading3"/>
      </w:pPr>
      <w:bookmarkStart w:name="_Toc229417853" w:id="69"/>
      <w:r>
        <w:t>6.1.3 Out-of-Order Submission Policy</w:t>
      </w:r>
      <w:bookmarkEnd w:id="69"/>
    </w:p>
    <w:p w:rsidRPr="001A7A5D" w:rsidR="00BE6FAB" w:rsidP="00BE6FAB" w:rsidRDefault="00BE6FAB" w14:paraId="5DE05BE4" w14:textId="77777777">
      <w:r w:rsidRPr="001A7A5D">
        <w:t xml:space="preserve">The </w:t>
      </w:r>
      <w:r>
        <w:t>system</w:t>
      </w:r>
      <w:r w:rsidRPr="001A7A5D">
        <w:t xml:space="preserve"> accepts events in any order and performs temporal validation asynchronously</w:t>
      </w:r>
      <w:r>
        <w:t xml:space="preserve"> (except dispensing events which are sync).</w:t>
      </w:r>
      <w:r w:rsidRPr="001A7A5D">
        <w:t xml:space="preserve"> This allows partners to submit events even if earlier events were delayed or missed. </w:t>
      </w:r>
    </w:p>
    <w:p w:rsidR="00BE6FAB" w:rsidP="00BE6FAB" w:rsidRDefault="00BE6FAB" w14:paraId="033211CC" w14:textId="77777777">
      <w:pPr>
        <w:pStyle w:val="Heading2"/>
      </w:pPr>
      <w:bookmarkStart w:name="_Toc229417854" w:id="70"/>
      <w:r>
        <w:t>6.2 Status Messages</w:t>
      </w:r>
      <w:bookmarkEnd w:id="70"/>
    </w:p>
    <w:tbl>
      <w:tblPr>
        <w:tblW w:w="9266" w:type="dxa"/>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2610"/>
        <w:gridCol w:w="1386"/>
        <w:gridCol w:w="5270"/>
      </w:tblGrid>
      <w:tr w:rsidR="004366FC" w:rsidTr="500AF51D" w14:paraId="12BD9A61" w14:textId="77777777">
        <w:trPr>
          <w:trHeight w:val="400"/>
          <w:tblHeader/>
        </w:trPr>
        <w:tc>
          <w:tcPr>
            <w:tcW w:w="2610" w:type="dxa"/>
            <w:shd w:val="clear" w:color="auto" w:fill="E3F2FD"/>
            <w:vAlign w:val="center"/>
          </w:tcPr>
          <w:p w:rsidR="00BE6FAB" w:rsidRDefault="00BE6FAB" w14:paraId="32E17C07" w14:textId="77777777">
            <w:pPr>
              <w:spacing w:after="0"/>
            </w:pPr>
            <w:r>
              <w:rPr>
                <w:b/>
                <w:color w:val="263238"/>
                <w:sz w:val="20"/>
              </w:rPr>
              <w:t>Status</w:t>
            </w:r>
          </w:p>
        </w:tc>
        <w:tc>
          <w:tcPr>
            <w:tcW w:w="1386" w:type="dxa"/>
            <w:shd w:val="clear" w:color="auto" w:fill="E3F2FD"/>
            <w:vAlign w:val="center"/>
          </w:tcPr>
          <w:p w:rsidR="00BE6FAB" w:rsidRDefault="00BE6FAB" w14:paraId="0F5FE5E0" w14:textId="77777777">
            <w:pPr>
              <w:rPr>
                <w:b/>
                <w:bCs/>
                <w:color w:val="263238"/>
                <w:sz w:val="20"/>
                <w:szCs w:val="20"/>
              </w:rPr>
            </w:pPr>
            <w:r w:rsidRPr="0F0DD56B">
              <w:rPr>
                <w:b/>
                <w:bCs/>
                <w:color w:val="263238"/>
                <w:sz w:val="20"/>
                <w:szCs w:val="20"/>
              </w:rPr>
              <w:t xml:space="preserve">Code </w:t>
            </w:r>
          </w:p>
        </w:tc>
        <w:tc>
          <w:tcPr>
            <w:tcW w:w="5270" w:type="dxa"/>
            <w:shd w:val="clear" w:color="auto" w:fill="E3F2FD"/>
            <w:vAlign w:val="center"/>
          </w:tcPr>
          <w:p w:rsidR="00BE6FAB" w:rsidRDefault="00BE6FAB" w14:paraId="6D0277DF" w14:textId="77777777">
            <w:pPr>
              <w:spacing w:after="0"/>
            </w:pPr>
            <w:r>
              <w:rPr>
                <w:b/>
                <w:color w:val="263238"/>
                <w:sz w:val="20"/>
              </w:rPr>
              <w:t>Meaning</w:t>
            </w:r>
          </w:p>
        </w:tc>
      </w:tr>
      <w:tr w:rsidR="004366FC" w:rsidTr="500AF51D" w14:paraId="31708681" w14:textId="77777777">
        <w:trPr>
          <w:trHeight w:val="360"/>
        </w:trPr>
        <w:tc>
          <w:tcPr>
            <w:tcW w:w="2610" w:type="dxa"/>
            <w:vAlign w:val="center"/>
          </w:tcPr>
          <w:p w:rsidR="00BE6FAB" w:rsidRDefault="00BE6FAB" w14:paraId="0ED8322A" w14:textId="77777777">
            <w:pPr>
              <w:rPr>
                <w:color w:val="263238"/>
                <w:sz w:val="20"/>
                <w:szCs w:val="20"/>
              </w:rPr>
            </w:pPr>
            <w:r w:rsidRPr="300527D5">
              <w:rPr>
                <w:color w:val="263238"/>
                <w:sz w:val="20"/>
                <w:szCs w:val="20"/>
              </w:rPr>
              <w:t xml:space="preserve">PROCESSED </w:t>
            </w:r>
          </w:p>
        </w:tc>
        <w:tc>
          <w:tcPr>
            <w:tcW w:w="1386" w:type="dxa"/>
            <w:vAlign w:val="center"/>
          </w:tcPr>
          <w:p w:rsidR="00BE6FAB" w:rsidRDefault="00BE6FAB" w14:paraId="17092E35" w14:textId="77777777">
            <w:pPr>
              <w:rPr>
                <w:color w:val="263238"/>
                <w:sz w:val="20"/>
                <w:szCs w:val="20"/>
              </w:rPr>
            </w:pPr>
            <w:r w:rsidRPr="554A648D">
              <w:rPr>
                <w:color w:val="263238"/>
                <w:sz w:val="20"/>
                <w:szCs w:val="20"/>
              </w:rPr>
              <w:t>201</w:t>
            </w:r>
          </w:p>
        </w:tc>
        <w:tc>
          <w:tcPr>
            <w:tcW w:w="5270" w:type="dxa"/>
            <w:vAlign w:val="center"/>
          </w:tcPr>
          <w:p w:rsidRPr="00F2775F" w:rsidR="00BE6FAB" w:rsidRDefault="3CF670FA" w14:paraId="563E5C87" w14:textId="1114C521">
            <w:pPr>
              <w:spacing w:after="0"/>
              <w:rPr>
                <w:rFonts w:ascii="Segoe UI" w:hAnsi="Segoe UI" w:eastAsia="Segoe UI" w:cs="Segoe UI"/>
                <w:color w:val="333333"/>
                <w:sz w:val="18"/>
                <w:szCs w:val="18"/>
              </w:rPr>
            </w:pPr>
            <w:r w:rsidRPr="500AF51D">
              <w:rPr>
                <w:rFonts w:ascii="Segoe UI" w:hAnsi="Segoe UI" w:eastAsia="Segoe UI" w:cs="Segoe UI"/>
                <w:color w:val="333333"/>
                <w:sz w:val="18"/>
                <w:szCs w:val="18"/>
              </w:rPr>
              <w:t xml:space="preserve">event successfully validated and fully processed – (message successful) </w:t>
            </w:r>
          </w:p>
        </w:tc>
      </w:tr>
      <w:tr w:rsidR="004366FC" w:rsidTr="500AF51D" w14:paraId="6F678DE1" w14:textId="77777777">
        <w:trPr>
          <w:trHeight w:val="360"/>
        </w:trPr>
        <w:tc>
          <w:tcPr>
            <w:tcW w:w="2610" w:type="dxa"/>
            <w:vAlign w:val="center"/>
          </w:tcPr>
          <w:p w:rsidR="00BE6FAB" w:rsidRDefault="00BE6FAB" w14:paraId="44E4C613" w14:textId="77777777">
            <w:pPr>
              <w:spacing w:after="0"/>
            </w:pPr>
            <w:r>
              <w:rPr>
                <w:color w:val="263238"/>
                <w:sz w:val="20"/>
              </w:rPr>
              <w:t>ACCEPTED</w:t>
            </w:r>
          </w:p>
        </w:tc>
        <w:tc>
          <w:tcPr>
            <w:tcW w:w="1386" w:type="dxa"/>
            <w:vAlign w:val="center"/>
          </w:tcPr>
          <w:p w:rsidR="00BE6FAB" w:rsidRDefault="00BE6FAB" w14:paraId="178F9E1F" w14:textId="77777777">
            <w:pPr>
              <w:rPr>
                <w:color w:val="263238"/>
                <w:sz w:val="20"/>
                <w:szCs w:val="20"/>
              </w:rPr>
            </w:pPr>
            <w:r w:rsidRPr="0F0DD56B">
              <w:rPr>
                <w:color w:val="263238"/>
                <w:sz w:val="20"/>
                <w:szCs w:val="20"/>
              </w:rPr>
              <w:t>202</w:t>
            </w:r>
          </w:p>
        </w:tc>
        <w:tc>
          <w:tcPr>
            <w:tcW w:w="5270" w:type="dxa"/>
            <w:vAlign w:val="center"/>
          </w:tcPr>
          <w:p w:rsidRPr="00F2775F" w:rsidR="00BE6FAB" w:rsidRDefault="00BE6FAB" w14:paraId="7BB1CF38"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 xml:space="preserve">Message accepted for asynchronous processing </w:t>
            </w:r>
          </w:p>
        </w:tc>
      </w:tr>
      <w:tr w:rsidR="004366FC" w:rsidTr="500AF51D" w14:paraId="3735BF90" w14:textId="77777777">
        <w:trPr>
          <w:trHeight w:val="360"/>
        </w:trPr>
        <w:tc>
          <w:tcPr>
            <w:tcW w:w="2610" w:type="dxa"/>
            <w:vAlign w:val="center"/>
          </w:tcPr>
          <w:p w:rsidR="00BE6FAB" w:rsidRDefault="00BE6FAB" w14:paraId="72BAD85D" w14:textId="77777777">
            <w:pPr>
              <w:spacing w:after="0"/>
              <w:rPr>
                <w:color w:val="263238"/>
                <w:sz w:val="20"/>
                <w:szCs w:val="20"/>
              </w:rPr>
            </w:pPr>
            <w:r w:rsidRPr="229493EB">
              <w:rPr>
                <w:color w:val="263238"/>
                <w:sz w:val="20"/>
                <w:szCs w:val="20"/>
              </w:rPr>
              <w:t>PARTIALLY_ACCEPTED</w:t>
            </w:r>
          </w:p>
        </w:tc>
        <w:tc>
          <w:tcPr>
            <w:tcW w:w="1386" w:type="dxa"/>
            <w:vAlign w:val="center"/>
          </w:tcPr>
          <w:p w:rsidR="00BE6FAB" w:rsidRDefault="00BE6FAB" w14:paraId="050B49B8" w14:textId="77777777">
            <w:pPr>
              <w:rPr>
                <w:color w:val="263238"/>
                <w:sz w:val="20"/>
                <w:szCs w:val="20"/>
              </w:rPr>
            </w:pPr>
            <w:r w:rsidRPr="0F0DD56B">
              <w:rPr>
                <w:color w:val="263238"/>
                <w:sz w:val="20"/>
                <w:szCs w:val="20"/>
              </w:rPr>
              <w:t>207</w:t>
            </w:r>
          </w:p>
        </w:tc>
        <w:tc>
          <w:tcPr>
            <w:tcW w:w="5270" w:type="dxa"/>
            <w:vAlign w:val="center"/>
          </w:tcPr>
          <w:p w:rsidRPr="00F2775F" w:rsidR="00BE6FAB" w:rsidRDefault="00BE6FAB" w14:paraId="1D17DAE8"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Some events accepted, others rejected with error details.</w:t>
            </w:r>
            <w:r w:rsidRPr="0F0DD56B">
              <w:rPr>
                <w:rFonts w:ascii="Segoe UI" w:hAnsi="Segoe UI" w:eastAsia="Segoe UI" w:cs="Segoe UI"/>
                <w:color w:val="333333"/>
                <w:sz w:val="18"/>
                <w:szCs w:val="18"/>
              </w:rPr>
              <w:t xml:space="preserve"> Multi-Status with a breakdown in the response body</w:t>
            </w:r>
          </w:p>
        </w:tc>
      </w:tr>
      <w:tr w:rsidR="004366FC" w:rsidTr="500AF51D" w14:paraId="1C85C476" w14:textId="77777777">
        <w:trPr>
          <w:trHeight w:val="360"/>
        </w:trPr>
        <w:tc>
          <w:tcPr>
            <w:tcW w:w="2610" w:type="dxa"/>
            <w:vAlign w:val="center"/>
          </w:tcPr>
          <w:p w:rsidR="00BE6FAB" w:rsidRDefault="00BE6FAB" w14:paraId="2402C384" w14:textId="77777777">
            <w:pPr>
              <w:spacing w:after="0"/>
              <w:rPr>
                <w:color w:val="263238"/>
                <w:sz w:val="20"/>
                <w:szCs w:val="20"/>
              </w:rPr>
            </w:pPr>
            <w:r w:rsidRPr="229493EB">
              <w:rPr>
                <w:color w:val="263238"/>
                <w:sz w:val="20"/>
                <w:szCs w:val="20"/>
              </w:rPr>
              <w:t>REJECTED</w:t>
            </w:r>
          </w:p>
        </w:tc>
        <w:tc>
          <w:tcPr>
            <w:tcW w:w="1386" w:type="dxa"/>
            <w:vAlign w:val="center"/>
          </w:tcPr>
          <w:p w:rsidR="00BE6FAB" w:rsidRDefault="00BE6FAB" w14:paraId="19136E61" w14:textId="77777777">
            <w:pPr>
              <w:rPr>
                <w:color w:val="263238"/>
                <w:sz w:val="20"/>
                <w:szCs w:val="20"/>
              </w:rPr>
            </w:pPr>
            <w:r w:rsidRPr="0F0DD56B">
              <w:rPr>
                <w:color w:val="263238"/>
                <w:sz w:val="20"/>
                <w:szCs w:val="20"/>
              </w:rPr>
              <w:t>400</w:t>
            </w:r>
          </w:p>
        </w:tc>
        <w:tc>
          <w:tcPr>
            <w:tcW w:w="5270" w:type="dxa"/>
            <w:vAlign w:val="center"/>
          </w:tcPr>
          <w:p w:rsidRPr="00F2775F" w:rsidR="00BE6FAB" w:rsidRDefault="00BE6FAB" w14:paraId="197E4766"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Entire message rejected - no events stored</w:t>
            </w:r>
          </w:p>
        </w:tc>
      </w:tr>
      <w:tr w:rsidR="004366FC" w:rsidTr="500AF51D" w14:paraId="22116E9A" w14:textId="77777777">
        <w:trPr>
          <w:trHeight w:val="360"/>
        </w:trPr>
        <w:tc>
          <w:tcPr>
            <w:tcW w:w="2610" w:type="dxa"/>
            <w:vAlign w:val="center"/>
          </w:tcPr>
          <w:p w:rsidR="00BE6FAB" w:rsidRDefault="00BE6FAB" w14:paraId="52CEA361" w14:textId="77777777">
            <w:pPr>
              <w:rPr>
                <w:color w:val="263238"/>
                <w:sz w:val="20"/>
                <w:szCs w:val="20"/>
              </w:rPr>
            </w:pPr>
            <w:r w:rsidRPr="0F0DD56B">
              <w:rPr>
                <w:color w:val="263238"/>
                <w:sz w:val="20"/>
                <w:szCs w:val="20"/>
              </w:rPr>
              <w:t xml:space="preserve">UNAUTHORIZED </w:t>
            </w:r>
          </w:p>
        </w:tc>
        <w:tc>
          <w:tcPr>
            <w:tcW w:w="1386" w:type="dxa"/>
            <w:vAlign w:val="center"/>
          </w:tcPr>
          <w:p w:rsidR="00BE6FAB" w:rsidRDefault="00BE6FAB" w14:paraId="5C5EA923" w14:textId="77777777">
            <w:pPr>
              <w:rPr>
                <w:color w:val="263238"/>
                <w:sz w:val="20"/>
                <w:szCs w:val="20"/>
              </w:rPr>
            </w:pPr>
            <w:r w:rsidRPr="0F0DD56B">
              <w:rPr>
                <w:color w:val="263238"/>
                <w:sz w:val="20"/>
                <w:szCs w:val="20"/>
              </w:rPr>
              <w:t>401</w:t>
            </w:r>
          </w:p>
        </w:tc>
        <w:tc>
          <w:tcPr>
            <w:tcW w:w="5270" w:type="dxa"/>
            <w:vAlign w:val="center"/>
          </w:tcPr>
          <w:p w:rsidRPr="00F2775F" w:rsidR="00BE6FAB" w:rsidRDefault="00BE6FAB" w14:paraId="368B88F2"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Missing/Invalid API Key</w:t>
            </w:r>
          </w:p>
        </w:tc>
      </w:tr>
      <w:tr w:rsidR="004366FC" w:rsidTr="500AF51D" w14:paraId="2DEF3352" w14:textId="77777777">
        <w:trPr>
          <w:trHeight w:val="360"/>
        </w:trPr>
        <w:tc>
          <w:tcPr>
            <w:tcW w:w="2610" w:type="dxa"/>
            <w:vAlign w:val="center"/>
          </w:tcPr>
          <w:p w:rsidR="00BE6FAB" w:rsidRDefault="00BE6FAB" w14:paraId="11CCD6C0" w14:textId="77777777">
            <w:pPr>
              <w:rPr>
                <w:color w:val="263238"/>
                <w:sz w:val="20"/>
                <w:szCs w:val="20"/>
              </w:rPr>
            </w:pPr>
            <w:r w:rsidRPr="300527D5">
              <w:rPr>
                <w:color w:val="263238"/>
                <w:sz w:val="20"/>
                <w:szCs w:val="20"/>
              </w:rPr>
              <w:t xml:space="preserve">FORBIDDEN </w:t>
            </w:r>
          </w:p>
        </w:tc>
        <w:tc>
          <w:tcPr>
            <w:tcW w:w="1386" w:type="dxa"/>
            <w:vAlign w:val="center"/>
          </w:tcPr>
          <w:p w:rsidR="00BE6FAB" w:rsidRDefault="00BE6FAB" w14:paraId="7A573E31" w14:textId="77777777">
            <w:pPr>
              <w:rPr>
                <w:color w:val="263238"/>
                <w:sz w:val="20"/>
                <w:szCs w:val="20"/>
              </w:rPr>
            </w:pPr>
            <w:r w:rsidRPr="300527D5">
              <w:rPr>
                <w:color w:val="263238"/>
                <w:sz w:val="20"/>
                <w:szCs w:val="20"/>
              </w:rPr>
              <w:t>403</w:t>
            </w:r>
          </w:p>
        </w:tc>
        <w:tc>
          <w:tcPr>
            <w:tcW w:w="5270" w:type="dxa"/>
            <w:vAlign w:val="center"/>
          </w:tcPr>
          <w:p w:rsidR="00BE6FAB" w:rsidRDefault="00BE6FAB" w14:paraId="7FF9D1B6" w14:textId="77777777">
            <w:pPr>
              <w:spacing w:after="0"/>
              <w:rPr>
                <w:rFonts w:ascii="Segoe UI" w:hAnsi="Segoe UI" w:eastAsia="Segoe UI" w:cs="Segoe UI"/>
                <w:color w:val="333333"/>
                <w:sz w:val="18"/>
                <w:szCs w:val="18"/>
              </w:rPr>
            </w:pPr>
            <w:r w:rsidRPr="300527D5">
              <w:rPr>
                <w:rFonts w:ascii="Segoe UI" w:hAnsi="Segoe UI" w:eastAsia="Segoe UI" w:cs="Segoe UI"/>
                <w:color w:val="333333"/>
                <w:sz w:val="18"/>
                <w:szCs w:val="18"/>
              </w:rPr>
              <w:t>Authenticated but not authorized for this operation</w:t>
            </w:r>
          </w:p>
        </w:tc>
      </w:tr>
      <w:tr w:rsidR="004366FC" w:rsidTr="500AF51D" w14:paraId="24CF82D9" w14:textId="77777777">
        <w:trPr>
          <w:trHeight w:val="360"/>
        </w:trPr>
        <w:tc>
          <w:tcPr>
            <w:tcW w:w="2610" w:type="dxa"/>
            <w:vAlign w:val="center"/>
          </w:tcPr>
          <w:p w:rsidR="00BE6FAB" w:rsidRDefault="00BE6FAB" w14:paraId="4C90A289" w14:textId="77777777">
            <w:pPr>
              <w:rPr>
                <w:color w:val="263238"/>
                <w:sz w:val="20"/>
                <w:szCs w:val="20"/>
              </w:rPr>
            </w:pPr>
            <w:r w:rsidRPr="300527D5">
              <w:rPr>
                <w:color w:val="263238"/>
                <w:sz w:val="20"/>
                <w:szCs w:val="20"/>
              </w:rPr>
              <w:t xml:space="preserve">DUPLICATE </w:t>
            </w:r>
          </w:p>
        </w:tc>
        <w:tc>
          <w:tcPr>
            <w:tcW w:w="1386" w:type="dxa"/>
            <w:vAlign w:val="center"/>
          </w:tcPr>
          <w:p w:rsidR="00BE6FAB" w:rsidRDefault="00BE6FAB" w14:paraId="63B84220" w14:textId="77777777">
            <w:pPr>
              <w:rPr>
                <w:color w:val="263238"/>
                <w:sz w:val="20"/>
                <w:szCs w:val="20"/>
              </w:rPr>
            </w:pPr>
            <w:r w:rsidRPr="316A491C">
              <w:rPr>
                <w:color w:val="263238"/>
                <w:sz w:val="20"/>
                <w:szCs w:val="20"/>
              </w:rPr>
              <w:t>409</w:t>
            </w:r>
          </w:p>
        </w:tc>
        <w:tc>
          <w:tcPr>
            <w:tcW w:w="5270" w:type="dxa"/>
            <w:vAlign w:val="center"/>
          </w:tcPr>
          <w:p w:rsidR="00BE6FAB" w:rsidRDefault="00BE6FAB" w14:paraId="2ECDB618" w14:textId="77777777">
            <w:pPr>
              <w:spacing w:after="0"/>
              <w:rPr>
                <w:rFonts w:ascii="Segoe UI" w:hAnsi="Segoe UI" w:eastAsia="Segoe UI" w:cs="Segoe UI"/>
                <w:color w:val="333333"/>
                <w:sz w:val="18"/>
                <w:szCs w:val="18"/>
              </w:rPr>
            </w:pPr>
            <w:r w:rsidRPr="300527D5">
              <w:rPr>
                <w:rFonts w:ascii="Segoe UI" w:hAnsi="Segoe UI" w:eastAsia="Segoe UI" w:cs="Segoe UI"/>
                <w:color w:val="333333"/>
                <w:sz w:val="18"/>
                <w:szCs w:val="18"/>
              </w:rPr>
              <w:t xml:space="preserve">Event with this eventID aready exists </w:t>
            </w:r>
          </w:p>
        </w:tc>
      </w:tr>
      <w:tr w:rsidR="004366FC" w:rsidTr="500AF51D" w14:paraId="3558E7EB" w14:textId="77777777">
        <w:trPr>
          <w:trHeight w:val="360"/>
        </w:trPr>
        <w:tc>
          <w:tcPr>
            <w:tcW w:w="2610" w:type="dxa"/>
            <w:vAlign w:val="center"/>
          </w:tcPr>
          <w:p w:rsidR="00BE6FAB" w:rsidRDefault="00BE6FAB" w14:paraId="47DB874A" w14:textId="77777777">
            <w:pPr>
              <w:rPr>
                <w:color w:val="263238"/>
                <w:sz w:val="20"/>
                <w:szCs w:val="20"/>
              </w:rPr>
            </w:pPr>
            <w:r w:rsidRPr="300527D5">
              <w:rPr>
                <w:color w:val="263238"/>
                <w:sz w:val="20"/>
                <w:szCs w:val="20"/>
              </w:rPr>
              <w:t>PAYLOAD_TOO_LARGE</w:t>
            </w:r>
          </w:p>
        </w:tc>
        <w:tc>
          <w:tcPr>
            <w:tcW w:w="1386" w:type="dxa"/>
            <w:vAlign w:val="center"/>
          </w:tcPr>
          <w:p w:rsidR="00BE6FAB" w:rsidRDefault="00BE6FAB" w14:paraId="4BE1EE29" w14:textId="77777777">
            <w:pPr>
              <w:rPr>
                <w:color w:val="263238"/>
                <w:sz w:val="20"/>
                <w:szCs w:val="20"/>
              </w:rPr>
            </w:pPr>
            <w:r w:rsidRPr="300527D5">
              <w:rPr>
                <w:color w:val="263238"/>
                <w:sz w:val="20"/>
                <w:szCs w:val="20"/>
              </w:rPr>
              <w:t>413</w:t>
            </w:r>
          </w:p>
        </w:tc>
        <w:tc>
          <w:tcPr>
            <w:tcW w:w="5270" w:type="dxa"/>
            <w:vAlign w:val="center"/>
          </w:tcPr>
          <w:p w:rsidR="00BE6FAB" w:rsidRDefault="00BE6FAB" w14:paraId="357A714A" w14:textId="77777777">
            <w:pPr>
              <w:spacing w:after="0"/>
              <w:rPr>
                <w:rFonts w:ascii="Segoe UI" w:hAnsi="Segoe UI" w:eastAsia="Segoe UI" w:cs="Segoe UI"/>
                <w:color w:val="333333"/>
                <w:sz w:val="18"/>
                <w:szCs w:val="18"/>
              </w:rPr>
            </w:pPr>
            <w:r w:rsidRPr="300527D5">
              <w:rPr>
                <w:rFonts w:ascii="Segoe UI" w:hAnsi="Segoe UI" w:eastAsia="Segoe UI" w:cs="Segoe UI"/>
                <w:color w:val="333333"/>
                <w:sz w:val="18"/>
                <w:szCs w:val="18"/>
              </w:rPr>
              <w:t xml:space="preserve">Message exceeds maximum allowed size </w:t>
            </w:r>
          </w:p>
        </w:tc>
      </w:tr>
      <w:tr w:rsidR="004366FC" w:rsidTr="500AF51D" w14:paraId="5EDC116E" w14:textId="77777777">
        <w:trPr>
          <w:trHeight w:val="360"/>
        </w:trPr>
        <w:tc>
          <w:tcPr>
            <w:tcW w:w="2610" w:type="dxa"/>
            <w:vAlign w:val="center"/>
          </w:tcPr>
          <w:p w:rsidR="00BE6FAB" w:rsidRDefault="00BE6FAB" w14:paraId="2EC5F984" w14:textId="77777777">
            <w:pPr>
              <w:rPr>
                <w:color w:val="263238"/>
                <w:sz w:val="20"/>
                <w:szCs w:val="20"/>
              </w:rPr>
            </w:pPr>
            <w:r w:rsidRPr="0886C70B">
              <w:rPr>
                <w:color w:val="263238"/>
                <w:sz w:val="20"/>
                <w:szCs w:val="20"/>
              </w:rPr>
              <w:t>UNSUPPORTED_</w:t>
            </w:r>
            <w:r w:rsidRPr="62191400">
              <w:rPr>
                <w:color w:val="263238"/>
                <w:sz w:val="20"/>
                <w:szCs w:val="20"/>
              </w:rPr>
              <w:t>FORMAT</w:t>
            </w:r>
          </w:p>
        </w:tc>
        <w:tc>
          <w:tcPr>
            <w:tcW w:w="1386" w:type="dxa"/>
            <w:vAlign w:val="center"/>
          </w:tcPr>
          <w:p w:rsidR="00BE6FAB" w:rsidRDefault="00BE6FAB" w14:paraId="7C01F9F1" w14:textId="77777777">
            <w:pPr>
              <w:rPr>
                <w:color w:val="263238"/>
                <w:sz w:val="20"/>
                <w:szCs w:val="20"/>
              </w:rPr>
            </w:pPr>
            <w:r w:rsidRPr="0F0DD56B">
              <w:rPr>
                <w:color w:val="263238"/>
                <w:sz w:val="20"/>
                <w:szCs w:val="20"/>
              </w:rPr>
              <w:t>415</w:t>
            </w:r>
          </w:p>
        </w:tc>
        <w:tc>
          <w:tcPr>
            <w:tcW w:w="5270" w:type="dxa"/>
            <w:vAlign w:val="center"/>
          </w:tcPr>
          <w:p w:rsidRPr="00F2775F" w:rsidR="00BE6FAB" w:rsidRDefault="00BE6FAB" w14:paraId="72DE8D35"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Content-Type not recognized (expected XML or JSON-LD)</w:t>
            </w:r>
          </w:p>
        </w:tc>
      </w:tr>
      <w:tr w:rsidR="004366FC" w:rsidTr="500AF51D" w14:paraId="05BB5E41" w14:textId="77777777">
        <w:trPr>
          <w:trHeight w:val="360"/>
        </w:trPr>
        <w:tc>
          <w:tcPr>
            <w:tcW w:w="2610" w:type="dxa"/>
            <w:vAlign w:val="center"/>
          </w:tcPr>
          <w:p w:rsidR="00BE6FAB" w:rsidRDefault="00BE6FAB" w14:paraId="3B958772" w14:textId="77777777">
            <w:pPr>
              <w:rPr>
                <w:color w:val="263238"/>
                <w:sz w:val="20"/>
                <w:szCs w:val="20"/>
              </w:rPr>
            </w:pPr>
            <w:r w:rsidRPr="300527D5">
              <w:rPr>
                <w:color w:val="263238"/>
                <w:sz w:val="20"/>
                <w:szCs w:val="20"/>
              </w:rPr>
              <w:t>RATE_LIMITED</w:t>
            </w:r>
          </w:p>
        </w:tc>
        <w:tc>
          <w:tcPr>
            <w:tcW w:w="1386" w:type="dxa"/>
            <w:vAlign w:val="center"/>
          </w:tcPr>
          <w:p w:rsidR="00BE6FAB" w:rsidRDefault="00BE6FAB" w14:paraId="7279FC20" w14:textId="77777777">
            <w:pPr>
              <w:rPr>
                <w:color w:val="263238"/>
                <w:sz w:val="20"/>
                <w:szCs w:val="20"/>
              </w:rPr>
            </w:pPr>
            <w:r w:rsidRPr="300527D5">
              <w:rPr>
                <w:color w:val="263238"/>
                <w:sz w:val="20"/>
                <w:szCs w:val="20"/>
              </w:rPr>
              <w:t>429</w:t>
            </w:r>
          </w:p>
        </w:tc>
        <w:tc>
          <w:tcPr>
            <w:tcW w:w="5270" w:type="dxa"/>
            <w:vAlign w:val="center"/>
          </w:tcPr>
          <w:p w:rsidR="00BE6FAB" w:rsidRDefault="00BE6FAB" w14:paraId="4CCA3E0D" w14:textId="77777777">
            <w:pPr>
              <w:spacing w:after="0"/>
              <w:rPr>
                <w:rFonts w:ascii="Segoe UI" w:hAnsi="Segoe UI" w:eastAsia="Segoe UI" w:cs="Segoe UI"/>
                <w:color w:val="333333"/>
                <w:sz w:val="18"/>
                <w:szCs w:val="18"/>
              </w:rPr>
            </w:pPr>
            <w:r w:rsidRPr="300527D5">
              <w:rPr>
                <w:rFonts w:ascii="Segoe UI" w:hAnsi="Segoe UI" w:eastAsia="Segoe UI" w:cs="Segoe UI"/>
                <w:color w:val="333333"/>
                <w:sz w:val="18"/>
                <w:szCs w:val="18"/>
              </w:rPr>
              <w:t>Too many requests</w:t>
            </w:r>
          </w:p>
        </w:tc>
      </w:tr>
      <w:tr w:rsidR="004366FC" w:rsidTr="500AF51D" w14:paraId="507DF236" w14:textId="77777777">
        <w:trPr>
          <w:trHeight w:val="360"/>
        </w:trPr>
        <w:tc>
          <w:tcPr>
            <w:tcW w:w="2610" w:type="dxa"/>
            <w:vAlign w:val="center"/>
          </w:tcPr>
          <w:p w:rsidR="00BE6FAB" w:rsidRDefault="00BE6FAB" w14:paraId="001B9BD0" w14:textId="77777777">
            <w:pPr>
              <w:rPr>
                <w:color w:val="263238"/>
                <w:sz w:val="20"/>
                <w:szCs w:val="20"/>
              </w:rPr>
            </w:pPr>
            <w:r w:rsidRPr="0F0DD56B">
              <w:rPr>
                <w:color w:val="263238"/>
                <w:sz w:val="20"/>
                <w:szCs w:val="20"/>
              </w:rPr>
              <w:t>SERVER_ERROR</w:t>
            </w:r>
          </w:p>
        </w:tc>
        <w:tc>
          <w:tcPr>
            <w:tcW w:w="1386" w:type="dxa"/>
            <w:vAlign w:val="center"/>
          </w:tcPr>
          <w:p w:rsidR="00BE6FAB" w:rsidRDefault="00BE6FAB" w14:paraId="3E3536E1" w14:textId="77777777">
            <w:pPr>
              <w:rPr>
                <w:color w:val="263238"/>
                <w:sz w:val="20"/>
                <w:szCs w:val="20"/>
              </w:rPr>
            </w:pPr>
            <w:r w:rsidRPr="0F0DD56B">
              <w:rPr>
                <w:color w:val="263238"/>
                <w:sz w:val="20"/>
                <w:szCs w:val="20"/>
              </w:rPr>
              <w:t>500</w:t>
            </w:r>
          </w:p>
        </w:tc>
        <w:tc>
          <w:tcPr>
            <w:tcW w:w="5270" w:type="dxa"/>
            <w:vAlign w:val="center"/>
          </w:tcPr>
          <w:p w:rsidRPr="00F2775F" w:rsidR="00BE6FAB" w:rsidRDefault="00BE6FAB" w14:paraId="1A87380C"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Internal processing error</w:t>
            </w:r>
          </w:p>
        </w:tc>
      </w:tr>
      <w:tr w:rsidR="004366FC" w:rsidTr="500AF51D" w14:paraId="0BD0C04C" w14:textId="77777777">
        <w:trPr>
          <w:trHeight w:val="360"/>
        </w:trPr>
        <w:tc>
          <w:tcPr>
            <w:tcW w:w="2610" w:type="dxa"/>
            <w:vAlign w:val="center"/>
          </w:tcPr>
          <w:p w:rsidR="00BE6FAB" w:rsidRDefault="00BE6FAB" w14:paraId="0AC1D0E5" w14:textId="77777777">
            <w:pPr>
              <w:rPr>
                <w:color w:val="263238"/>
                <w:sz w:val="20"/>
                <w:szCs w:val="20"/>
              </w:rPr>
            </w:pPr>
            <w:r w:rsidRPr="300527D5">
              <w:rPr>
                <w:color w:val="263238"/>
                <w:sz w:val="20"/>
                <w:szCs w:val="20"/>
              </w:rPr>
              <w:t>BAD_GATEWAY</w:t>
            </w:r>
          </w:p>
        </w:tc>
        <w:tc>
          <w:tcPr>
            <w:tcW w:w="1386" w:type="dxa"/>
            <w:vAlign w:val="center"/>
          </w:tcPr>
          <w:p w:rsidR="00BE6FAB" w:rsidRDefault="00BE6FAB" w14:paraId="48779B69" w14:textId="77777777">
            <w:pPr>
              <w:rPr>
                <w:color w:val="263238"/>
                <w:sz w:val="20"/>
                <w:szCs w:val="20"/>
              </w:rPr>
            </w:pPr>
            <w:r w:rsidRPr="300527D5">
              <w:rPr>
                <w:color w:val="263238"/>
                <w:sz w:val="20"/>
                <w:szCs w:val="20"/>
              </w:rPr>
              <w:t>502</w:t>
            </w:r>
          </w:p>
        </w:tc>
        <w:tc>
          <w:tcPr>
            <w:tcW w:w="5270" w:type="dxa"/>
            <w:vAlign w:val="center"/>
          </w:tcPr>
          <w:p w:rsidR="00BE6FAB" w:rsidRDefault="00BE6FAB" w14:paraId="2F91EA28" w14:textId="77777777">
            <w:pPr>
              <w:spacing w:after="0"/>
              <w:rPr>
                <w:rFonts w:ascii="Segoe UI" w:hAnsi="Segoe UI" w:eastAsia="Segoe UI" w:cs="Segoe UI"/>
                <w:color w:val="333333"/>
                <w:sz w:val="18"/>
                <w:szCs w:val="18"/>
              </w:rPr>
            </w:pPr>
            <w:r w:rsidRPr="300527D5">
              <w:rPr>
                <w:rFonts w:ascii="Segoe UI" w:hAnsi="Segoe UI" w:eastAsia="Segoe UI" w:cs="Segoe UI"/>
                <w:color w:val="333333"/>
                <w:sz w:val="18"/>
                <w:szCs w:val="18"/>
              </w:rPr>
              <w:t xml:space="preserve">Upstream service unreachable </w:t>
            </w:r>
          </w:p>
        </w:tc>
      </w:tr>
      <w:tr w:rsidR="004366FC" w:rsidTr="500AF51D" w14:paraId="2E6E0AD9" w14:textId="77777777">
        <w:trPr>
          <w:trHeight w:val="360"/>
        </w:trPr>
        <w:tc>
          <w:tcPr>
            <w:tcW w:w="2610" w:type="dxa"/>
            <w:vAlign w:val="center"/>
          </w:tcPr>
          <w:p w:rsidR="00BE6FAB" w:rsidRDefault="00BE6FAB" w14:paraId="626DED30" w14:textId="77777777">
            <w:pPr>
              <w:rPr>
                <w:color w:val="263238"/>
                <w:sz w:val="20"/>
                <w:szCs w:val="20"/>
              </w:rPr>
            </w:pPr>
            <w:r w:rsidRPr="0F0DD56B">
              <w:rPr>
                <w:color w:val="263238"/>
                <w:sz w:val="20"/>
                <w:szCs w:val="20"/>
              </w:rPr>
              <w:t xml:space="preserve">SERVICE_UNAVAILABLE </w:t>
            </w:r>
          </w:p>
        </w:tc>
        <w:tc>
          <w:tcPr>
            <w:tcW w:w="1386" w:type="dxa"/>
            <w:vAlign w:val="center"/>
          </w:tcPr>
          <w:p w:rsidR="00BE6FAB" w:rsidRDefault="00BE6FAB" w14:paraId="2E313284" w14:textId="77777777">
            <w:pPr>
              <w:rPr>
                <w:color w:val="263238"/>
                <w:sz w:val="20"/>
                <w:szCs w:val="20"/>
              </w:rPr>
            </w:pPr>
            <w:r w:rsidRPr="0F0DD56B">
              <w:rPr>
                <w:color w:val="263238"/>
                <w:sz w:val="20"/>
                <w:szCs w:val="20"/>
              </w:rPr>
              <w:t>503</w:t>
            </w:r>
          </w:p>
        </w:tc>
        <w:tc>
          <w:tcPr>
            <w:tcW w:w="5270" w:type="dxa"/>
            <w:vAlign w:val="center"/>
          </w:tcPr>
          <w:p w:rsidRPr="00F2775F" w:rsidR="00BE6FAB" w:rsidRDefault="00BE6FAB" w14:paraId="306BB0E5"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 xml:space="preserve">System temporarily down </w:t>
            </w:r>
          </w:p>
        </w:tc>
      </w:tr>
      <w:tr w:rsidR="004366FC" w:rsidTr="500AF51D" w14:paraId="6262E086" w14:textId="77777777">
        <w:trPr>
          <w:trHeight w:val="360"/>
        </w:trPr>
        <w:tc>
          <w:tcPr>
            <w:tcW w:w="2610" w:type="dxa"/>
            <w:vAlign w:val="center"/>
          </w:tcPr>
          <w:p w:rsidR="00BE6FAB" w:rsidRDefault="00BE6FAB" w14:paraId="4EA2EF83" w14:textId="77777777">
            <w:pPr>
              <w:rPr>
                <w:color w:val="263238"/>
                <w:sz w:val="20"/>
                <w:szCs w:val="20"/>
              </w:rPr>
            </w:pPr>
            <w:r w:rsidRPr="0F0DD56B">
              <w:rPr>
                <w:color w:val="263238"/>
                <w:sz w:val="20"/>
                <w:szCs w:val="20"/>
              </w:rPr>
              <w:t>GATEWAY_TIMEOUT</w:t>
            </w:r>
          </w:p>
        </w:tc>
        <w:tc>
          <w:tcPr>
            <w:tcW w:w="1386" w:type="dxa"/>
            <w:vAlign w:val="center"/>
          </w:tcPr>
          <w:p w:rsidR="00BE6FAB" w:rsidRDefault="00BE6FAB" w14:paraId="5BCB55C5" w14:textId="77777777">
            <w:pPr>
              <w:rPr>
                <w:color w:val="263238"/>
                <w:sz w:val="20"/>
                <w:szCs w:val="20"/>
              </w:rPr>
            </w:pPr>
            <w:r w:rsidRPr="0F0DD56B">
              <w:rPr>
                <w:color w:val="263238"/>
                <w:sz w:val="20"/>
                <w:szCs w:val="20"/>
              </w:rPr>
              <w:t>504</w:t>
            </w:r>
          </w:p>
        </w:tc>
        <w:tc>
          <w:tcPr>
            <w:tcW w:w="5270" w:type="dxa"/>
            <w:vAlign w:val="center"/>
          </w:tcPr>
          <w:p w:rsidRPr="00F2775F" w:rsidR="00BE6FAB" w:rsidRDefault="00BE6FAB" w14:paraId="22A656F6" w14:textId="77777777">
            <w:pPr>
              <w:spacing w:after="0"/>
              <w:rPr>
                <w:rFonts w:ascii="Segoe UI" w:hAnsi="Segoe UI" w:eastAsia="Segoe UI" w:cs="Segoe UI"/>
                <w:color w:val="333333"/>
                <w:sz w:val="18"/>
                <w:szCs w:val="18"/>
              </w:rPr>
            </w:pPr>
            <w:r w:rsidRPr="00F2775F">
              <w:rPr>
                <w:rFonts w:ascii="Segoe UI" w:hAnsi="Segoe UI" w:eastAsia="Segoe UI" w:cs="Segoe UI"/>
                <w:color w:val="333333"/>
                <w:sz w:val="18"/>
                <w:szCs w:val="18"/>
              </w:rPr>
              <w:t xml:space="preserve">Upstream service timed out </w:t>
            </w:r>
          </w:p>
        </w:tc>
      </w:tr>
    </w:tbl>
    <w:p w:rsidR="00BE6FAB" w:rsidP="00BE6FAB" w:rsidRDefault="00BE6FAB" w14:paraId="064C67A0" w14:textId="77777777">
      <w:pPr>
        <w:pStyle w:val="Heading2"/>
      </w:pPr>
      <w:bookmarkStart w:name="_Toc229417855" w:id="71"/>
      <w:bookmarkEnd w:id="62"/>
      <w:r>
        <w:t>6.3 Idempotency and Event Logging</w:t>
      </w:r>
      <w:bookmarkEnd w:id="71"/>
    </w:p>
    <w:p w:rsidR="00BE6FAB" w:rsidP="00BE6FAB" w:rsidRDefault="00BE6FAB" w14:paraId="3C300AAA" w14:textId="77777777">
      <w:r w:rsidRPr="0E680CB1">
        <w:rPr>
          <w:b/>
          <w:bCs/>
        </w:rPr>
        <w:t xml:space="preserve">eventID Requirement: </w:t>
      </w:r>
      <w:r w:rsidRPr="0E680CB1">
        <w:t>Every EPCIS event submitted must include a globally unique eventID.</w:t>
      </w:r>
    </w:p>
    <w:p w:rsidR="00BE6FAB" w:rsidP="00BE6FAB" w:rsidRDefault="00BE6FAB" w14:paraId="1A15F5AD" w14:textId="77777777">
      <w:r w:rsidRPr="0E680CB1">
        <w:rPr>
          <w:b/>
          <w:bCs/>
        </w:rPr>
        <w:t xml:space="preserve">eventID Format: </w:t>
      </w:r>
      <w:r w:rsidRPr="0E680CB1">
        <w:t>UUID v4 recommended (e.g., urn:uuid:12345678-1234-1234-1234-123456789abc) or URI format.</w:t>
      </w:r>
    </w:p>
    <w:p w:rsidR="00BE6FAB" w:rsidP="00BE6FAB" w:rsidRDefault="00BE6FAB" w14:paraId="577EA020" w14:textId="77777777">
      <w:r w:rsidRPr="0E680CB1">
        <w:rPr>
          <w:b/>
          <w:bCs/>
        </w:rPr>
        <w:t xml:space="preserve">Event Immutability: </w:t>
      </w:r>
      <w:r w:rsidRPr="0E680CB1">
        <w:t>EPCIS events are immutable. Once accepted, events cannot be modified or deleted. All submissions, rejections, and conflicts are logged for regulatory audit.</w:t>
      </w:r>
    </w:p>
    <w:p w:rsidRPr="00C21983" w:rsidR="00C21983" w:rsidP="00C21983" w:rsidRDefault="00C21983" w14:paraId="4A745B75" w14:textId="0BF373BD">
      <w:pPr>
        <w:spacing w:before="240" w:after="120"/>
        <w:rPr>
          <w:b/>
          <w:color w:val="1C2833"/>
          <w:sz w:val="24"/>
        </w:rPr>
      </w:pPr>
      <w:r w:rsidRPr="0049336B">
        <w:rPr>
          <w:b/>
          <w:bCs/>
        </w:rPr>
        <w:t>Duplicate payloads</w:t>
      </w:r>
      <w:r w:rsidRPr="00C21983">
        <w:t xml:space="preserve"> are </w:t>
      </w:r>
      <w:r w:rsidR="009138F6">
        <w:t xml:space="preserve">also </w:t>
      </w:r>
      <w:r w:rsidRPr="00C21983">
        <w:t xml:space="preserve">automatically rejected. If the same business event is sent more than once, the system recognizes it and blocks the repeat </w:t>
      </w:r>
      <w:r w:rsidR="002D43FB">
        <w:rPr>
          <w:b/>
          <w:color w:val="1C2833"/>
          <w:sz w:val="24"/>
        </w:rPr>
        <w:t xml:space="preserve"> </w:t>
      </w:r>
      <w:r w:rsidRPr="00185DAC" w:rsidR="00185DAC">
        <w:t>We implement hashing internally to achieve this using key immutable fields per event type.</w:t>
      </w:r>
    </w:p>
    <w:p w:rsidRPr="00B11A25" w:rsidR="00C21983" w:rsidP="00C21983" w:rsidRDefault="00C21983" w14:paraId="15BF48AA" w14:textId="77777777">
      <w:pPr>
        <w:spacing w:before="240" w:after="120"/>
      </w:pPr>
      <w:r w:rsidRPr="00B11A25">
        <w:rPr>
          <w:b/>
          <w:bCs/>
        </w:rPr>
        <w:t xml:space="preserve">Exception: </w:t>
      </w:r>
      <w:r w:rsidRPr="00B11A25">
        <w:t>error scenarios. GS1 error declarations (used to void or correct an event) are not treated as duplicates. They follow a separate handling path, per the format defined in §6.4, so a legitimate correction isn't mistaken for a repeat submission.</w:t>
      </w:r>
    </w:p>
    <w:p w:rsidR="00055C5C" w:rsidP="00C21983" w:rsidRDefault="004B403A" w14:paraId="34D57FAD" w14:textId="3686270E">
      <w:pPr>
        <w:spacing w:before="240" w:after="120"/>
      </w:pPr>
      <w:r>
        <w:rPr>
          <w:b/>
          <w:color w:val="1C2833"/>
          <w:sz w:val="24"/>
        </w:rPr>
        <w:t xml:space="preserve">Warning </w:t>
      </w:r>
      <w:r w:rsidR="00055C5C">
        <w:rPr>
          <w:b/>
          <w:color w:val="1C2833"/>
          <w:sz w:val="24"/>
        </w:rPr>
        <w:t>Scenario Example</w:t>
      </w:r>
      <w:r>
        <w:rPr>
          <w:b/>
          <w:color w:val="1C2833"/>
          <w:sz w:val="24"/>
        </w:rPr>
        <w:t>:</w:t>
      </w:r>
    </w:p>
    <w:p w:rsidR="00055C5C" w:rsidP="00055C5C" w:rsidRDefault="00055C5C" w14:paraId="7D8FDA8C" w14:textId="77777777">
      <w:pPr>
        <w:spacing w:after="0"/>
      </w:pPr>
      <w:r>
        <w:rPr>
          <w:color w:val="1C2833"/>
          <w:sz w:val="20"/>
        </w:rPr>
        <w:t>The following example demonstrates a common rejection scenario: attempting to ship a product that has not been commissioned.</w:t>
      </w:r>
    </w:p>
    <w:p w:rsidR="00055C5C" w:rsidP="00055C5C" w:rsidRDefault="00055C5C" w14:paraId="12C030BC" w14:textId="77777777">
      <w:pPr>
        <w:spacing w:before="240" w:after="120"/>
      </w:pPr>
      <w:r>
        <w:rPr>
          <w:b/>
          <w:color w:val="1C2833"/>
        </w:rPr>
        <w:t>Invalid Event Submission (Shipping without Commissioning):</w:t>
      </w:r>
    </w:p>
    <w:p w:rsidR="00055C5C" w:rsidP="00055C5C" w:rsidRDefault="00055C5C" w14:paraId="721A6A25" w14:textId="77777777">
      <w:pPr>
        <w:spacing w:after="0"/>
      </w:pPr>
      <w:r w:rsidRPr="554A648D">
        <w:rPr>
          <w:sz w:val="20"/>
          <w:szCs w:val="20"/>
        </w:rPr>
        <w:t>The following JSON-LD event attempts to ship an SGTIN that was never commissioned:</w:t>
      </w:r>
    </w:p>
    <w:p w:rsidR="00055C5C" w:rsidP="00055C5C" w:rsidRDefault="00055C5C" w14:paraId="7A670313" w14:textId="77777777">
      <w:pPr>
        <w:pStyle w:val="Code0"/>
        <w:spacing w:before="0" w:after="0"/>
      </w:pPr>
      <w:r>
        <w:t>{</w:t>
      </w:r>
    </w:p>
    <w:p w:rsidR="00055C5C" w:rsidP="00055C5C" w:rsidRDefault="00055C5C" w14:paraId="5CEDF6FF" w14:textId="77777777">
      <w:pPr>
        <w:pStyle w:val="Code0"/>
        <w:spacing w:before="0" w:after="0"/>
      </w:pPr>
      <w:r>
        <w:t xml:space="preserve">  "@context": "https://ref.gs1.org/standards/epcis/epcis-context.jsonld",</w:t>
      </w:r>
    </w:p>
    <w:p w:rsidR="00055C5C" w:rsidP="00055C5C" w:rsidRDefault="00055C5C" w14:paraId="302981A9" w14:textId="77777777">
      <w:pPr>
        <w:pStyle w:val="Code0"/>
        <w:spacing w:before="0" w:after="0"/>
      </w:pPr>
      <w:r>
        <w:t xml:space="preserve">  "type": "EPCISDocument",</w:t>
      </w:r>
    </w:p>
    <w:p w:rsidR="00055C5C" w:rsidP="00055C5C" w:rsidRDefault="00055C5C" w14:paraId="435FEEE3" w14:textId="77777777">
      <w:pPr>
        <w:pStyle w:val="Code0"/>
        <w:spacing w:before="0" w:after="0"/>
      </w:pPr>
      <w:r>
        <w:t xml:space="preserve">  "schemaVersion": "2.0",</w:t>
      </w:r>
    </w:p>
    <w:p w:rsidR="00055C5C" w:rsidP="00055C5C" w:rsidRDefault="00055C5C" w14:paraId="525C40AC" w14:textId="77777777">
      <w:pPr>
        <w:pStyle w:val="Code0"/>
        <w:spacing w:before="0" w:after="0"/>
      </w:pPr>
      <w:r>
        <w:t xml:space="preserve">  "creationDate": "2026-01-22T10:00:00.000Z",</w:t>
      </w:r>
    </w:p>
    <w:p w:rsidR="00055C5C" w:rsidP="00055C5C" w:rsidRDefault="00055C5C" w14:paraId="3829E7E4" w14:textId="77777777">
      <w:pPr>
        <w:pStyle w:val="Code0"/>
        <w:spacing w:before="0" w:after="0"/>
      </w:pPr>
      <w:r>
        <w:t xml:space="preserve">  "epcisBody": {</w:t>
      </w:r>
    </w:p>
    <w:p w:rsidR="00055C5C" w:rsidP="00055C5C" w:rsidRDefault="00055C5C" w14:paraId="3AB1F4C3" w14:textId="77777777">
      <w:pPr>
        <w:pStyle w:val="Code0"/>
        <w:spacing w:before="0" w:after="0"/>
      </w:pPr>
      <w:r>
        <w:t xml:space="preserve">    "eventList": [</w:t>
      </w:r>
    </w:p>
    <w:p w:rsidR="00055C5C" w:rsidP="00055C5C" w:rsidRDefault="00055C5C" w14:paraId="5807BBFF" w14:textId="77777777">
      <w:pPr>
        <w:pStyle w:val="Code0"/>
        <w:spacing w:before="0" w:after="0"/>
      </w:pPr>
      <w:r>
        <w:t xml:space="preserve">      {</w:t>
      </w:r>
    </w:p>
    <w:p w:rsidR="00055C5C" w:rsidP="00055C5C" w:rsidRDefault="00055C5C" w14:paraId="3BC419B4" w14:textId="77777777">
      <w:pPr>
        <w:pStyle w:val="Code0"/>
        <w:spacing w:before="0" w:after="0"/>
      </w:pPr>
      <w:r>
        <w:t xml:space="preserve">        "type": "ObjectEvent",</w:t>
      </w:r>
    </w:p>
    <w:p w:rsidR="00055C5C" w:rsidP="00055C5C" w:rsidRDefault="00055C5C" w14:paraId="6D1ACFBA" w14:textId="77777777">
      <w:pPr>
        <w:pStyle w:val="Code0"/>
        <w:spacing w:before="0" w:after="0"/>
      </w:pPr>
      <w:r>
        <w:t xml:space="preserve">        "eventID": "urn:uuid:invalid-ship-001",</w:t>
      </w:r>
    </w:p>
    <w:p w:rsidR="00055C5C" w:rsidP="00055C5C" w:rsidRDefault="00055C5C" w14:paraId="389FFB65" w14:textId="77777777">
      <w:pPr>
        <w:pStyle w:val="Code0"/>
        <w:spacing w:before="0" w:after="0"/>
      </w:pPr>
      <w:r>
        <w:t xml:space="preserve">        "eventTime": "2026-01-22T10:00:00.000Z",</w:t>
      </w:r>
    </w:p>
    <w:p w:rsidR="00055C5C" w:rsidP="00055C5C" w:rsidRDefault="00055C5C" w14:paraId="6C7C3006" w14:textId="77777777">
      <w:pPr>
        <w:pStyle w:val="Code0"/>
        <w:spacing w:before="0" w:after="0"/>
      </w:pPr>
      <w:r>
        <w:t xml:space="preserve">        "eventTimeZoneOffset": "+03:00",</w:t>
      </w:r>
    </w:p>
    <w:p w:rsidR="00055C5C" w:rsidP="00055C5C" w:rsidRDefault="00055C5C" w14:paraId="734B4A51" w14:textId="77777777">
      <w:pPr>
        <w:pStyle w:val="Code0"/>
        <w:spacing w:before="0" w:after="0"/>
      </w:pPr>
      <w:r>
        <w:t xml:space="preserve">        "epcList": [</w:t>
      </w:r>
    </w:p>
    <w:p w:rsidR="00055C5C" w:rsidP="00055C5C" w:rsidRDefault="00055C5C" w14:paraId="2A6EF43F" w14:textId="77777777">
      <w:pPr>
        <w:pStyle w:val="Code0"/>
        <w:spacing w:before="0" w:after="0"/>
      </w:pPr>
      <w:r>
        <w:t xml:space="preserve">          "urn:epc:id:sgtin:0614141.000111.0000001"</w:t>
      </w:r>
    </w:p>
    <w:p w:rsidR="00055C5C" w:rsidP="00055C5C" w:rsidRDefault="00055C5C" w14:paraId="7D9CE13C" w14:textId="77777777">
      <w:pPr>
        <w:pStyle w:val="Code0"/>
        <w:spacing w:before="0" w:after="0"/>
      </w:pPr>
      <w:r>
        <w:t xml:space="preserve">        ],</w:t>
      </w:r>
    </w:p>
    <w:p w:rsidR="00055C5C" w:rsidP="00055C5C" w:rsidRDefault="00055C5C" w14:paraId="0679BE86" w14:textId="77777777">
      <w:pPr>
        <w:pStyle w:val="Code0"/>
        <w:spacing w:before="0" w:after="0"/>
      </w:pPr>
      <w:r>
        <w:t xml:space="preserve">        "action": "OBSERVE",</w:t>
      </w:r>
    </w:p>
    <w:p w:rsidR="00055C5C" w:rsidP="00055C5C" w:rsidRDefault="00055C5C" w14:paraId="078EDABF" w14:textId="77777777">
      <w:pPr>
        <w:pStyle w:val="Code0"/>
        <w:spacing w:before="0" w:after="0"/>
      </w:pPr>
      <w:r>
        <w:t xml:space="preserve">        "bizStep": "shipping",</w:t>
      </w:r>
    </w:p>
    <w:p w:rsidR="00055C5C" w:rsidP="00055C5C" w:rsidRDefault="00055C5C" w14:paraId="0E6A907B" w14:textId="77777777">
      <w:pPr>
        <w:pStyle w:val="Code0"/>
        <w:spacing w:before="0" w:after="0"/>
      </w:pPr>
      <w:r>
        <w:t xml:space="preserve">        "disposition": "in_transit",</w:t>
      </w:r>
    </w:p>
    <w:p w:rsidR="00055C5C" w:rsidP="00055C5C" w:rsidRDefault="00055C5C" w14:paraId="29356FEA" w14:textId="77777777">
      <w:pPr>
        <w:pStyle w:val="Code0"/>
        <w:spacing w:before="0" w:after="0"/>
      </w:pPr>
      <w:r>
        <w:t xml:space="preserve">        "readPoint": {</w:t>
      </w:r>
    </w:p>
    <w:p w:rsidR="00055C5C" w:rsidP="00055C5C" w:rsidRDefault="00055C5C" w14:paraId="02132473" w14:textId="77777777">
      <w:pPr>
        <w:pStyle w:val="Code0"/>
        <w:spacing w:before="0" w:after="0"/>
      </w:pPr>
      <w:r>
        <w:t xml:space="preserve">          "id": "urn:epc:id:sgln:0614141.00001.0"</w:t>
      </w:r>
    </w:p>
    <w:p w:rsidR="00055C5C" w:rsidP="00055C5C" w:rsidRDefault="00055C5C" w14:paraId="336A0B59" w14:textId="77777777">
      <w:pPr>
        <w:pStyle w:val="Code0"/>
        <w:spacing w:before="0" w:after="0"/>
      </w:pPr>
      <w:r>
        <w:t xml:space="preserve">        },</w:t>
      </w:r>
    </w:p>
    <w:p w:rsidR="00055C5C" w:rsidP="00055C5C" w:rsidRDefault="00055C5C" w14:paraId="06421853" w14:textId="77777777">
      <w:pPr>
        <w:pStyle w:val="Code0"/>
        <w:spacing w:before="0" w:after="0"/>
      </w:pPr>
      <w:r>
        <w:t xml:space="preserve">        "bizLocation": {</w:t>
      </w:r>
    </w:p>
    <w:p w:rsidR="00055C5C" w:rsidP="00055C5C" w:rsidRDefault="00055C5C" w14:paraId="30ABDB1B" w14:textId="77777777">
      <w:pPr>
        <w:pStyle w:val="Code0"/>
        <w:spacing w:before="0" w:after="0"/>
      </w:pPr>
      <w:r>
        <w:t xml:space="preserve">          "id": "urn:epc:id:sgln:0614141.00001.0"</w:t>
      </w:r>
    </w:p>
    <w:p w:rsidR="00055C5C" w:rsidP="00055C5C" w:rsidRDefault="00055C5C" w14:paraId="4C016211" w14:textId="77777777">
      <w:pPr>
        <w:pStyle w:val="Code0"/>
        <w:spacing w:before="0" w:after="0"/>
      </w:pPr>
      <w:r>
        <w:t xml:space="preserve">        },</w:t>
      </w:r>
    </w:p>
    <w:p w:rsidR="00055C5C" w:rsidP="00055C5C" w:rsidRDefault="00055C5C" w14:paraId="6C1BF60C" w14:textId="77777777">
      <w:pPr>
        <w:pStyle w:val="Code0"/>
        <w:spacing w:before="0" w:after="0"/>
      </w:pPr>
      <w:r>
        <w:t xml:space="preserve">        "sourceList": [</w:t>
      </w:r>
    </w:p>
    <w:p w:rsidR="00055C5C" w:rsidP="00055C5C" w:rsidRDefault="00055C5C" w14:paraId="07BB1C54" w14:textId="77777777">
      <w:pPr>
        <w:pStyle w:val="Code0"/>
        <w:spacing w:before="0" w:after="0"/>
      </w:pPr>
      <w:r>
        <w:t xml:space="preserve">          {</w:t>
      </w:r>
    </w:p>
    <w:p w:rsidR="00055C5C" w:rsidP="00055C5C" w:rsidRDefault="00055C5C" w14:paraId="303A80A2" w14:textId="77777777">
      <w:pPr>
        <w:pStyle w:val="Code0"/>
        <w:spacing w:before="0" w:after="0"/>
      </w:pPr>
      <w:r>
        <w:t xml:space="preserve">            "type": "owning_party",</w:t>
      </w:r>
    </w:p>
    <w:p w:rsidR="00055C5C" w:rsidP="00055C5C" w:rsidRDefault="00055C5C" w14:paraId="4F659095" w14:textId="77777777">
      <w:pPr>
        <w:pStyle w:val="Code0"/>
        <w:spacing w:before="0" w:after="0"/>
      </w:pPr>
      <w:r>
        <w:t xml:space="preserve">            "source": "urn:epc:id:sgln:0614141.00001.0"</w:t>
      </w:r>
    </w:p>
    <w:p w:rsidR="00055C5C" w:rsidP="00055C5C" w:rsidRDefault="00055C5C" w14:paraId="066873C8" w14:textId="77777777">
      <w:pPr>
        <w:pStyle w:val="Code0"/>
        <w:spacing w:before="0" w:after="0"/>
      </w:pPr>
      <w:r>
        <w:t xml:space="preserve">          }</w:t>
      </w:r>
    </w:p>
    <w:p w:rsidR="00055C5C" w:rsidP="00055C5C" w:rsidRDefault="00055C5C" w14:paraId="702E765A" w14:textId="77777777">
      <w:pPr>
        <w:pStyle w:val="Code0"/>
        <w:spacing w:before="0" w:after="0"/>
      </w:pPr>
      <w:r>
        <w:t xml:space="preserve">        ],</w:t>
      </w:r>
    </w:p>
    <w:p w:rsidR="00055C5C" w:rsidP="00055C5C" w:rsidRDefault="00055C5C" w14:paraId="417F4B76" w14:textId="77777777">
      <w:pPr>
        <w:pStyle w:val="Code0"/>
        <w:spacing w:before="0" w:after="0"/>
      </w:pPr>
      <w:r>
        <w:t xml:space="preserve">        "destinationList": [</w:t>
      </w:r>
    </w:p>
    <w:p w:rsidR="00055C5C" w:rsidP="00055C5C" w:rsidRDefault="00055C5C" w14:paraId="4B7ED5F1" w14:textId="77777777">
      <w:pPr>
        <w:pStyle w:val="Code0"/>
        <w:spacing w:before="0" w:after="0"/>
      </w:pPr>
      <w:r>
        <w:t xml:space="preserve">          {</w:t>
      </w:r>
    </w:p>
    <w:p w:rsidR="00055C5C" w:rsidP="00055C5C" w:rsidRDefault="00055C5C" w14:paraId="5BE263DA" w14:textId="77777777">
      <w:pPr>
        <w:pStyle w:val="Code0"/>
        <w:spacing w:before="0" w:after="0"/>
      </w:pPr>
      <w:r>
        <w:t xml:space="preserve">            "type": "owning_party",</w:t>
      </w:r>
    </w:p>
    <w:p w:rsidR="00055C5C" w:rsidP="00055C5C" w:rsidRDefault="00055C5C" w14:paraId="171D9237" w14:textId="77777777">
      <w:pPr>
        <w:pStyle w:val="Code0"/>
        <w:spacing w:before="0" w:after="0"/>
      </w:pPr>
      <w:r>
        <w:t xml:space="preserve">            "destination": "urn:epc:id:sgln:0614141.00002.0"</w:t>
      </w:r>
    </w:p>
    <w:p w:rsidR="00055C5C" w:rsidP="00055C5C" w:rsidRDefault="00055C5C" w14:paraId="647F10A9" w14:textId="77777777">
      <w:pPr>
        <w:pStyle w:val="Code0"/>
        <w:spacing w:before="0" w:after="0"/>
      </w:pPr>
      <w:r>
        <w:t xml:space="preserve">          }</w:t>
      </w:r>
    </w:p>
    <w:p w:rsidR="00055C5C" w:rsidP="00055C5C" w:rsidRDefault="00055C5C" w14:paraId="79AF0493" w14:textId="77777777">
      <w:pPr>
        <w:pStyle w:val="Code0"/>
        <w:spacing w:before="0" w:after="0"/>
      </w:pPr>
      <w:r>
        <w:t xml:space="preserve">        ]</w:t>
      </w:r>
    </w:p>
    <w:p w:rsidR="00055C5C" w:rsidP="00055C5C" w:rsidRDefault="00055C5C" w14:paraId="4A4F6BCB" w14:textId="77777777">
      <w:pPr>
        <w:pStyle w:val="Code0"/>
        <w:spacing w:before="0" w:after="0"/>
      </w:pPr>
      <w:r>
        <w:t xml:space="preserve">      }</w:t>
      </w:r>
    </w:p>
    <w:p w:rsidR="00055C5C" w:rsidP="00055C5C" w:rsidRDefault="00055C5C" w14:paraId="63E73644" w14:textId="77777777">
      <w:pPr>
        <w:pStyle w:val="Code0"/>
        <w:spacing w:before="0" w:after="0"/>
      </w:pPr>
      <w:r>
        <w:t xml:space="preserve">    ]</w:t>
      </w:r>
    </w:p>
    <w:p w:rsidR="00055C5C" w:rsidP="00055C5C" w:rsidRDefault="00055C5C" w14:paraId="3819C1A5" w14:textId="77777777">
      <w:pPr>
        <w:pStyle w:val="Code0"/>
        <w:spacing w:before="0" w:after="0"/>
      </w:pPr>
      <w:r>
        <w:t xml:space="preserve">  }</w:t>
      </w:r>
    </w:p>
    <w:p w:rsidR="00055C5C" w:rsidP="00055C5C" w:rsidRDefault="00055C5C" w14:paraId="4F26A2D8" w14:textId="77777777">
      <w:pPr>
        <w:pStyle w:val="Code0"/>
        <w:spacing w:before="0" w:after="0"/>
      </w:pPr>
      <w:r>
        <w:t>}</w:t>
      </w:r>
    </w:p>
    <w:p w:rsidR="00055C5C" w:rsidP="00055C5C" w:rsidRDefault="00055C5C" w14:paraId="18421263" w14:textId="77777777">
      <w:pPr>
        <w:spacing w:after="0"/>
        <w:rPr>
          <w:sz w:val="20"/>
          <w:szCs w:val="20"/>
        </w:rPr>
      </w:pPr>
    </w:p>
    <w:p w:rsidR="00055C5C" w:rsidP="00055C5C" w:rsidRDefault="00055C5C" w14:paraId="39C8123E" w14:textId="77777777">
      <w:pPr>
        <w:spacing w:before="240" w:after="120"/>
      </w:pPr>
      <w:r>
        <w:rPr>
          <w:b/>
          <w:color w:val="1C2833"/>
        </w:rPr>
        <w:t>Rejection Response:</w:t>
      </w:r>
    </w:p>
    <w:p w:rsidR="00055C5C" w:rsidP="00055C5C" w:rsidRDefault="00055C5C" w14:paraId="4B70A9CB" w14:textId="77777777">
      <w:pPr>
        <w:spacing w:after="0"/>
      </w:pPr>
      <w:r w:rsidRPr="554A648D">
        <w:rPr>
          <w:sz w:val="20"/>
          <w:szCs w:val="20"/>
        </w:rPr>
        <w:t>The</w:t>
      </w:r>
      <w:r>
        <w:rPr>
          <w:sz w:val="20"/>
          <w:szCs w:val="20"/>
        </w:rPr>
        <w:t xml:space="preserve"> system</w:t>
      </w:r>
      <w:r w:rsidRPr="554A648D">
        <w:rPr>
          <w:sz w:val="20"/>
          <w:szCs w:val="20"/>
        </w:rPr>
        <w:t xml:space="preserve"> returns the following HTTP 201 response with a warning flag (the event is stored but flagged):</w:t>
      </w:r>
    </w:p>
    <w:p w:rsidR="00055C5C" w:rsidP="00055C5C" w:rsidRDefault="00055C5C" w14:paraId="3C2E9F59" w14:textId="77777777">
      <w:pPr>
        <w:pStyle w:val="Code0"/>
        <w:spacing w:before="0" w:after="0"/>
      </w:pPr>
      <w:r>
        <w:t>{</w:t>
      </w:r>
    </w:p>
    <w:p w:rsidR="00055C5C" w:rsidP="00055C5C" w:rsidRDefault="00055C5C" w14:paraId="63A3E190" w14:textId="77777777">
      <w:pPr>
        <w:pStyle w:val="Code0"/>
        <w:spacing w:before="0" w:after="0"/>
      </w:pPr>
      <w:r>
        <w:t xml:space="preserve">  "status": "CREATED",</w:t>
      </w:r>
    </w:p>
    <w:p w:rsidR="00055C5C" w:rsidP="00055C5C" w:rsidRDefault="00055C5C" w14:paraId="21112F0D" w14:textId="77777777">
      <w:pPr>
        <w:pStyle w:val="Code0"/>
        <w:spacing w:before="0" w:after="0"/>
      </w:pPr>
      <w:r>
        <w:t xml:space="preserve">  "statusCode": 201,</w:t>
      </w:r>
    </w:p>
    <w:p w:rsidR="00055C5C" w:rsidP="00055C5C" w:rsidRDefault="00055C5C" w14:paraId="2B46C21E" w14:textId="77777777">
      <w:pPr>
        <w:pStyle w:val="Code0"/>
        <w:spacing w:before="0" w:after="0"/>
      </w:pPr>
      <w:r>
        <w:t xml:space="preserve">  "correlationId": "req-9876543210",</w:t>
      </w:r>
    </w:p>
    <w:p w:rsidR="00055C5C" w:rsidP="00055C5C" w:rsidRDefault="00055C5C" w14:paraId="5491BBCF" w14:textId="77777777">
      <w:pPr>
        <w:pStyle w:val="Code0"/>
        <w:spacing w:before="0" w:after="0"/>
      </w:pPr>
      <w:r>
        <w:t xml:space="preserve">  "timestamp": "2026-01-22T10:00:01.000Z",</w:t>
      </w:r>
    </w:p>
    <w:p w:rsidR="00055C5C" w:rsidP="00055C5C" w:rsidRDefault="00055C5C" w14:paraId="75DED5E7" w14:textId="77777777">
      <w:pPr>
        <w:pStyle w:val="Code0"/>
        <w:spacing w:before="0" w:after="0"/>
      </w:pPr>
      <w:r>
        <w:t xml:space="preserve">  "message": "Event accepted with warnings",</w:t>
      </w:r>
    </w:p>
    <w:p w:rsidR="00055C5C" w:rsidP="00055C5C" w:rsidRDefault="00055C5C" w14:paraId="00C0F9BB" w14:textId="77777777">
      <w:pPr>
        <w:pStyle w:val="Code0"/>
        <w:spacing w:before="0" w:after="0"/>
      </w:pPr>
      <w:r>
        <w:t xml:space="preserve">  "warnings": [</w:t>
      </w:r>
    </w:p>
    <w:p w:rsidR="00055C5C" w:rsidP="00055C5C" w:rsidRDefault="00055C5C" w14:paraId="06392353" w14:textId="77777777">
      <w:pPr>
        <w:pStyle w:val="Code0"/>
        <w:spacing w:before="0" w:after="0"/>
      </w:pPr>
      <w:r>
        <w:t xml:space="preserve">    {</w:t>
      </w:r>
    </w:p>
    <w:p w:rsidR="00055C5C" w:rsidP="00055C5C" w:rsidRDefault="00055C5C" w14:paraId="590CD6F5" w14:textId="77777777">
      <w:pPr>
        <w:pStyle w:val="Code0"/>
        <w:spacing w:before="0" w:after="0"/>
      </w:pPr>
      <w:r>
        <w:t xml:space="preserve">      "eventIndex": 0,</w:t>
      </w:r>
    </w:p>
    <w:p w:rsidR="00055C5C" w:rsidP="00055C5C" w:rsidRDefault="00055C5C" w14:paraId="5C9F55FE" w14:textId="77777777">
      <w:pPr>
        <w:pStyle w:val="Code0"/>
        <w:spacing w:before="0" w:after="0"/>
      </w:pPr>
      <w:r>
        <w:t xml:space="preserve">      "eventID": "urn:uuid:invalid-ship-001",</w:t>
      </w:r>
    </w:p>
    <w:p w:rsidR="00055C5C" w:rsidP="00055C5C" w:rsidRDefault="00055C5C" w14:paraId="67B2DBD2" w14:textId="77777777">
      <w:pPr>
        <w:pStyle w:val="Code0"/>
        <w:spacing w:before="0" w:after="0"/>
      </w:pPr>
      <w:r>
        <w:t xml:space="preserve">      "errorCode": "SHIPPING_WITHOUT_COMMISSIONING",</w:t>
      </w:r>
    </w:p>
    <w:p w:rsidR="00055C5C" w:rsidP="00055C5C" w:rsidRDefault="00055C5C" w14:paraId="53A7EC5E" w14:textId="77777777">
      <w:pPr>
        <w:pStyle w:val="Code0"/>
        <w:spacing w:before="0" w:after="0"/>
      </w:pPr>
      <w:r>
        <w:t xml:space="preserve">      "errorMessage": "Serial urn:epc:id:sgtin:0614141.000111.0000001 has no prior commissioning event. Shipping events require the EPC to be commissioned first.",</w:t>
      </w:r>
    </w:p>
    <w:p w:rsidR="00055C5C" w:rsidP="00055C5C" w:rsidRDefault="00055C5C" w14:paraId="6C23AD42" w14:textId="77777777">
      <w:pPr>
        <w:pStyle w:val="Code0"/>
        <w:spacing w:before="0" w:after="0"/>
      </w:pPr>
      <w:r>
        <w:t xml:space="preserve">      "epc": "urn:epc:id:sgtin:0614141.000111.0000001",</w:t>
      </w:r>
    </w:p>
    <w:p w:rsidR="00055C5C" w:rsidP="00055C5C" w:rsidRDefault="00055C5C" w14:paraId="2FBAB863" w14:textId="77777777">
      <w:pPr>
        <w:pStyle w:val="Code0"/>
        <w:spacing w:before="0" w:after="0"/>
      </w:pPr>
      <w:r>
        <w:t xml:space="preserve">      "severity": "WARNING",</w:t>
      </w:r>
    </w:p>
    <w:p w:rsidR="00055C5C" w:rsidP="00055C5C" w:rsidRDefault="00055C5C" w14:paraId="294067BC" w14:textId="77777777">
      <w:pPr>
        <w:pStyle w:val="Code0"/>
        <w:spacing w:before="0" w:after="0"/>
      </w:pPr>
      <w:r>
        <w:t xml:space="preserve">      "resolution": "Submit a commissioning event (bizStep: urn:epcglobal:cbv:bizstep:commissioning) before shipping."</w:t>
      </w:r>
    </w:p>
    <w:p w:rsidR="00055C5C" w:rsidP="00055C5C" w:rsidRDefault="00055C5C" w14:paraId="26D872DC" w14:textId="77777777">
      <w:pPr>
        <w:pStyle w:val="Code0"/>
        <w:spacing w:before="0" w:after="0"/>
      </w:pPr>
      <w:r>
        <w:t xml:space="preserve">    }</w:t>
      </w:r>
    </w:p>
    <w:p w:rsidR="00055C5C" w:rsidP="00055C5C" w:rsidRDefault="00055C5C" w14:paraId="58BB3A69" w14:textId="77777777">
      <w:pPr>
        <w:pStyle w:val="Code0"/>
        <w:spacing w:before="0" w:after="0"/>
      </w:pPr>
      <w:r>
        <w:t xml:space="preserve">  ]</w:t>
      </w:r>
    </w:p>
    <w:p w:rsidR="00055C5C" w:rsidP="00055C5C" w:rsidRDefault="00055C5C" w14:paraId="21BCBBD7" w14:textId="77777777">
      <w:pPr>
        <w:pStyle w:val="Code0"/>
        <w:spacing w:before="0" w:after="0"/>
      </w:pPr>
      <w:r>
        <w:t>}</w:t>
      </w:r>
    </w:p>
    <w:p w:rsidR="00055C5C" w:rsidP="00055C5C" w:rsidRDefault="00055C5C" w14:paraId="607EFDF2" w14:textId="77777777">
      <w:pPr>
        <w:spacing w:after="0"/>
        <w:rPr>
          <w:sz w:val="20"/>
          <w:szCs w:val="20"/>
        </w:rPr>
      </w:pPr>
    </w:p>
    <w:p w:rsidR="00055C5C" w:rsidP="00055C5C" w:rsidRDefault="00055C5C" w14:paraId="02E11AC3" w14:textId="77777777">
      <w:pPr>
        <w:spacing w:before="240" w:after="120"/>
      </w:pPr>
      <w:r>
        <w:rPr>
          <w:b/>
          <w:color w:val="1C2833"/>
        </w:rPr>
        <w:t>Key Points:</w:t>
      </w:r>
    </w:p>
    <w:p w:rsidR="00055C5C" w:rsidP="00055C5C" w:rsidRDefault="00055C5C" w14:paraId="10CC6942" w14:textId="77777777">
      <w:pPr>
        <w:spacing w:after="0"/>
      </w:pPr>
      <w:r>
        <w:rPr>
          <w:color w:val="1C2833"/>
          <w:sz w:val="20"/>
        </w:rPr>
        <w:t>• The event is accepted (HTTP 201) but flagged with a warning</w:t>
      </w:r>
    </w:p>
    <w:p w:rsidR="00055C5C" w:rsidP="00055C5C" w:rsidRDefault="00055C5C" w14:paraId="0CEEC839" w14:textId="77777777">
      <w:pPr>
        <w:spacing w:after="0"/>
      </w:pPr>
      <w:r>
        <w:rPr>
          <w:color w:val="1C2833"/>
          <w:sz w:val="20"/>
        </w:rPr>
        <w:t>• The warning includes the specific error code (SHIPPING_WITHOUT_COMMISSIONING)</w:t>
      </w:r>
    </w:p>
    <w:p w:rsidR="00055C5C" w:rsidP="00055C5C" w:rsidRDefault="00055C5C" w14:paraId="3F83E283" w14:textId="77777777">
      <w:pPr>
        <w:spacing w:after="0"/>
      </w:pPr>
      <w:r>
        <w:rPr>
          <w:color w:val="1C2833"/>
          <w:sz w:val="20"/>
        </w:rPr>
        <w:t>• The resolution field provides guidance on how to fix the issue</w:t>
      </w:r>
    </w:p>
    <w:p w:rsidR="00055C5C" w:rsidP="002E6187" w:rsidRDefault="00055C5C" w14:paraId="2EA54998" w14:textId="50C35E46">
      <w:pPr>
        <w:spacing w:after="0"/>
        <w:rPr>
          <w:color w:val="1C2833"/>
          <w:sz w:val="20"/>
        </w:rPr>
      </w:pPr>
      <w:r>
        <w:rPr>
          <w:color w:val="1C2833"/>
          <w:sz w:val="20"/>
        </w:rPr>
        <w:t>• The event remains in the system and contributes to data quality scoring</w:t>
      </w:r>
    </w:p>
    <w:p w:rsidRPr="00F4662A" w:rsidR="00F4662A" w:rsidP="0073387E" w:rsidRDefault="00960F20" w14:paraId="16869509" w14:textId="6E4C253D">
      <w:pPr>
        <w:pStyle w:val="Heading2"/>
      </w:pPr>
      <w:r>
        <w:t>6.4</w:t>
      </w:r>
      <w:r w:rsidR="0017240E">
        <w:t xml:space="preserve"> </w:t>
      </w:r>
      <w:r w:rsidR="009E4F16">
        <w:t>Correcting &amp; Voiding events</w:t>
      </w:r>
    </w:p>
    <w:p w:rsidR="001C4944" w:rsidP="001C4944" w:rsidRDefault="001C4944" w14:paraId="34420203" w14:textId="24005F7A">
      <w:r w:rsidRPr="00F4662A">
        <w:t>GS1 EPCIS is append-only: an accepted event cannot be deleted or modified. The</w:t>
      </w:r>
      <w:r w:rsidR="003C7893">
        <w:t xml:space="preserve"> erroneous event can be corrected by an </w:t>
      </w:r>
      <w:r w:rsidRPr="00F4662A">
        <w:t>Error Declaration</w:t>
      </w:r>
      <w:r w:rsidR="003C7893">
        <w:t>; it</w:t>
      </w:r>
      <w:r w:rsidRPr="00F4662A">
        <w:t xml:space="preserve"> does not remove the original event</w:t>
      </w:r>
      <w:r w:rsidR="003C7893">
        <w:t>,</w:t>
      </w:r>
      <w:r w:rsidRPr="00F4662A">
        <w:t xml:space="preserve"> </w:t>
      </w:r>
      <w:r w:rsidR="00171229">
        <w:t xml:space="preserve"> </w:t>
      </w:r>
      <w:r w:rsidRPr="00F4662A">
        <w:t>it appends a matching event carrying an errorDeclaration block</w:t>
      </w:r>
      <w:r w:rsidR="00171229">
        <w:t xml:space="preserve">. This </w:t>
      </w:r>
      <w:r w:rsidRPr="00F4662A">
        <w:t>voids the original for trace, rule-engine purposes while preserving it for audit.</w:t>
      </w:r>
    </w:p>
    <w:p w:rsidRPr="00F4662A" w:rsidR="00F4662A" w:rsidP="00CA0280" w:rsidRDefault="00F4662A" w14:paraId="458FE8FF" w14:textId="0F1AE0D7">
      <w:pPr>
        <w:pStyle w:val="Heading3"/>
        <w:numPr>
          <w:ilvl w:val="0"/>
          <w:numId w:val="17"/>
        </w:numPr>
      </w:pPr>
      <w:r w:rsidRPr="00F4662A">
        <w:t>Error Declaration structure</w:t>
      </w:r>
    </w:p>
    <w:p w:rsidRPr="00F4662A" w:rsidR="00F4662A" w:rsidP="001C4944" w:rsidRDefault="00F4662A" w14:paraId="7B2557BF" w14:textId="67B242C1">
      <w:pPr>
        <w:spacing w:after="0" w:line="240" w:lineRule="auto"/>
      </w:pPr>
      <w:r w:rsidRPr="00F4662A">
        <w:t xml:space="preserve">An Error Declaration is an errorDeclaration block attached to a second </w:t>
      </w:r>
      <w:r w:rsidR="00EF391B">
        <w:t xml:space="preserve">(corrected) </w:t>
      </w:r>
      <w:r w:rsidRPr="00F4662A">
        <w:t>event that:</w:t>
      </w:r>
    </w:p>
    <w:p w:rsidRPr="00F4662A" w:rsidR="00F4662A" w:rsidP="00CA0280" w:rsidRDefault="00F4662A" w14:paraId="07481B5D" w14:textId="77777777">
      <w:pPr>
        <w:numPr>
          <w:ilvl w:val="0"/>
          <w:numId w:val="42"/>
        </w:numPr>
        <w:spacing w:line="240" w:lineRule="auto"/>
      </w:pPr>
      <w:r w:rsidRPr="00F4662A">
        <w:t>Reuses the eventID of the original event.</w:t>
      </w:r>
    </w:p>
    <w:p w:rsidRPr="00F4662A" w:rsidR="00F4662A" w:rsidP="00CA0280" w:rsidRDefault="00F4662A" w14:paraId="744E7987" w14:textId="77777777">
      <w:pPr>
        <w:numPr>
          <w:ilvl w:val="0"/>
          <w:numId w:val="42"/>
        </w:numPr>
        <w:spacing w:line="240" w:lineRule="auto"/>
      </w:pPr>
      <w:r w:rsidRPr="00F4662A">
        <w:t>Matches the original event on every field other than errorDeclaration and recordTime — epcList, action, bizStep, disposition, eventTime, and so on.</w:t>
      </w:r>
    </w:p>
    <w:p w:rsidRPr="00F4662A" w:rsidR="00F4662A" w:rsidP="00CA0280" w:rsidRDefault="00F4662A" w14:paraId="6972D9F2" w14:textId="0D0FD6D2">
      <w:pPr>
        <w:numPr>
          <w:ilvl w:val="0"/>
          <w:numId w:val="42"/>
        </w:numPr>
        <w:spacing w:line="240" w:lineRule="auto"/>
      </w:pPr>
      <w:r w:rsidRPr="00F4662A">
        <w:t>Carries the errorDeclaration block, specifying declaration time and reason.</w:t>
      </w:r>
    </w:p>
    <w:p w:rsidR="00F4662A" w:rsidP="001C4944" w:rsidRDefault="00F4662A" w14:paraId="76201272" w14:textId="77777777">
      <w:pPr>
        <w:spacing w:after="0" w:line="240" w:lineRule="auto"/>
      </w:pPr>
      <w:r w:rsidRPr="00F4662A">
        <w:t>This is the only case in which the system accepts two events with the same eventID (see section 4).</w:t>
      </w:r>
    </w:p>
    <w:p w:rsidRPr="00F4662A" w:rsidR="00F54AFF" w:rsidP="001C4944" w:rsidRDefault="00F54AFF" w14:paraId="27075EBA" w14:textId="77777777">
      <w:pPr>
        <w:spacing w:after="0" w:line="240" w:lineRule="auto"/>
      </w:pPr>
    </w:p>
    <w:p w:rsidRPr="00F4662A" w:rsidR="00F4662A" w:rsidP="00EB775A" w:rsidRDefault="00F4662A" w14:paraId="47709C8B" w14:textId="072A7BDD">
      <w:pPr>
        <w:pStyle w:val="Heading3"/>
        <w:numPr>
          <w:ilvl w:val="0"/>
          <w:numId w:val="17"/>
        </w:numPr>
      </w:pPr>
      <w:r w:rsidRPr="00F4662A">
        <w:t>errorDeclaration fields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45"/>
        <w:gridCol w:w="1665"/>
        <w:gridCol w:w="5056"/>
      </w:tblGrid>
      <w:tr w:rsidRPr="00F4662A" w:rsidR="00F4662A" w:rsidTr="00080CD8" w14:paraId="4D1552F7" w14:textId="77777777">
        <w:trPr>
          <w:tblHeader/>
        </w:trPr>
        <w:tc>
          <w:tcPr>
            <w:tcW w:w="2600" w:type="dxa"/>
            <w:tcMar>
              <w:top w:w="100" w:type="dxa"/>
              <w:left w:w="120" w:type="dxa"/>
              <w:bottom w:w="100" w:type="dxa"/>
              <w:right w:w="120" w:type="dxa"/>
            </w:tcMar>
          </w:tcPr>
          <w:p w:rsidRPr="00F4662A" w:rsidR="00F4662A" w:rsidP="001C4944" w:rsidRDefault="00F4662A" w14:paraId="46326786" w14:textId="77777777">
            <w:pPr>
              <w:spacing w:after="0" w:line="240" w:lineRule="auto"/>
            </w:pPr>
            <w:r w:rsidRPr="00F4662A">
              <w:rPr>
                <w:b/>
                <w:bCs/>
              </w:rPr>
              <w:t>Field</w:t>
            </w:r>
          </w:p>
        </w:tc>
        <w:tc>
          <w:tcPr>
            <w:tcW w:w="1700" w:type="dxa"/>
            <w:tcMar>
              <w:top w:w="100" w:type="dxa"/>
              <w:left w:w="120" w:type="dxa"/>
              <w:bottom w:w="100" w:type="dxa"/>
              <w:right w:w="120" w:type="dxa"/>
            </w:tcMar>
          </w:tcPr>
          <w:p w:rsidRPr="00F4662A" w:rsidR="00F4662A" w:rsidP="001C4944" w:rsidRDefault="00F4662A" w14:paraId="16BA5028" w14:textId="77777777">
            <w:pPr>
              <w:spacing w:after="0" w:line="240" w:lineRule="auto"/>
            </w:pPr>
            <w:r w:rsidRPr="00F4662A">
              <w:rPr>
                <w:b/>
                <w:bCs/>
              </w:rPr>
              <w:t>Required?</w:t>
            </w:r>
          </w:p>
        </w:tc>
        <w:tc>
          <w:tcPr>
            <w:tcW w:w="5360" w:type="dxa"/>
            <w:tcMar>
              <w:top w:w="100" w:type="dxa"/>
              <w:left w:w="120" w:type="dxa"/>
              <w:bottom w:w="100" w:type="dxa"/>
              <w:right w:w="120" w:type="dxa"/>
            </w:tcMar>
          </w:tcPr>
          <w:p w:rsidRPr="00F4662A" w:rsidR="00F4662A" w:rsidP="001C4944" w:rsidRDefault="00F4662A" w14:paraId="04A1C528" w14:textId="77777777">
            <w:pPr>
              <w:spacing w:after="0" w:line="240" w:lineRule="auto"/>
            </w:pPr>
            <w:r w:rsidRPr="00F4662A">
              <w:rPr>
                <w:b/>
                <w:bCs/>
              </w:rPr>
              <w:t>Description</w:t>
            </w:r>
          </w:p>
        </w:tc>
      </w:tr>
      <w:tr w:rsidRPr="00F4662A" w:rsidR="00F4662A" w:rsidTr="00080CD8" w14:paraId="31B902EE" w14:textId="77777777">
        <w:tc>
          <w:tcPr>
            <w:tcW w:w="2600" w:type="dxa"/>
            <w:tcMar>
              <w:top w:w="100" w:type="dxa"/>
              <w:left w:w="120" w:type="dxa"/>
              <w:bottom w:w="100" w:type="dxa"/>
              <w:right w:w="120" w:type="dxa"/>
            </w:tcMar>
          </w:tcPr>
          <w:p w:rsidRPr="00F4662A" w:rsidR="00F4662A" w:rsidP="001C4944" w:rsidRDefault="00F4662A" w14:paraId="461CB9DA" w14:textId="77777777">
            <w:pPr>
              <w:spacing w:after="0" w:line="240" w:lineRule="auto"/>
            </w:pPr>
            <w:r w:rsidRPr="00F4662A">
              <w:t>declarationTime</w:t>
            </w:r>
          </w:p>
        </w:tc>
        <w:tc>
          <w:tcPr>
            <w:tcW w:w="1700" w:type="dxa"/>
            <w:tcMar>
              <w:top w:w="100" w:type="dxa"/>
              <w:left w:w="120" w:type="dxa"/>
              <w:bottom w:w="100" w:type="dxa"/>
              <w:right w:w="120" w:type="dxa"/>
            </w:tcMar>
          </w:tcPr>
          <w:p w:rsidRPr="00F4662A" w:rsidR="00F4662A" w:rsidP="001C4944" w:rsidRDefault="00F4662A" w14:paraId="5712BE28" w14:textId="77777777">
            <w:pPr>
              <w:spacing w:after="0" w:line="240" w:lineRule="auto"/>
            </w:pPr>
            <w:r w:rsidRPr="00F4662A">
              <w:t>Required</w:t>
            </w:r>
          </w:p>
        </w:tc>
        <w:tc>
          <w:tcPr>
            <w:tcW w:w="5360" w:type="dxa"/>
            <w:tcMar>
              <w:top w:w="100" w:type="dxa"/>
              <w:left w:w="120" w:type="dxa"/>
              <w:bottom w:w="100" w:type="dxa"/>
              <w:right w:w="120" w:type="dxa"/>
            </w:tcMar>
          </w:tcPr>
          <w:p w:rsidRPr="00F4662A" w:rsidR="00F4662A" w:rsidP="001C4944" w:rsidRDefault="00F4662A" w14:paraId="0515D5D5" w14:textId="77777777">
            <w:pPr>
              <w:spacing w:after="0" w:line="240" w:lineRule="auto"/>
            </w:pPr>
            <w:r w:rsidRPr="00F4662A">
              <w:t>Time the error was identified. Must be later than the original eventTime.</w:t>
            </w:r>
          </w:p>
        </w:tc>
      </w:tr>
      <w:tr w:rsidRPr="00F4662A" w:rsidR="00F4662A" w:rsidTr="00080CD8" w14:paraId="27F0CB9F" w14:textId="77777777">
        <w:tc>
          <w:tcPr>
            <w:tcW w:w="2600" w:type="dxa"/>
            <w:shd w:val="clear" w:color="auto" w:fill="F2F2F2"/>
            <w:tcMar>
              <w:top w:w="100" w:type="dxa"/>
              <w:left w:w="120" w:type="dxa"/>
              <w:bottom w:w="100" w:type="dxa"/>
              <w:right w:w="120" w:type="dxa"/>
            </w:tcMar>
          </w:tcPr>
          <w:p w:rsidRPr="00F4662A" w:rsidR="00F4662A" w:rsidP="001C4944" w:rsidRDefault="00F4662A" w14:paraId="21B220EE" w14:textId="77777777">
            <w:pPr>
              <w:spacing w:after="0" w:line="240" w:lineRule="auto"/>
            </w:pPr>
            <w:r w:rsidRPr="00F4662A">
              <w:t>reason</w:t>
            </w:r>
          </w:p>
        </w:tc>
        <w:tc>
          <w:tcPr>
            <w:tcW w:w="1700" w:type="dxa"/>
            <w:shd w:val="clear" w:color="auto" w:fill="F2F2F2"/>
            <w:tcMar>
              <w:top w:w="100" w:type="dxa"/>
              <w:left w:w="120" w:type="dxa"/>
              <w:bottom w:w="100" w:type="dxa"/>
              <w:right w:w="120" w:type="dxa"/>
            </w:tcMar>
          </w:tcPr>
          <w:p w:rsidRPr="00F4662A" w:rsidR="00F4662A" w:rsidP="001C4944" w:rsidRDefault="00F4662A" w14:paraId="49A61457" w14:textId="1BBD12E9">
            <w:pPr>
              <w:spacing w:after="0" w:line="240" w:lineRule="auto"/>
            </w:pPr>
            <w:r w:rsidRPr="00F4662A">
              <w:t>R</w:t>
            </w:r>
            <w:r w:rsidR="00080CD8">
              <w:t>equired</w:t>
            </w:r>
          </w:p>
        </w:tc>
        <w:tc>
          <w:tcPr>
            <w:tcW w:w="5360" w:type="dxa"/>
            <w:shd w:val="clear" w:color="auto" w:fill="F2F2F2"/>
            <w:tcMar>
              <w:top w:w="100" w:type="dxa"/>
              <w:left w:w="120" w:type="dxa"/>
              <w:bottom w:w="100" w:type="dxa"/>
              <w:right w:w="120" w:type="dxa"/>
            </w:tcMar>
          </w:tcPr>
          <w:p w:rsidRPr="00F4662A" w:rsidR="00F4662A" w:rsidP="001C4944" w:rsidRDefault="00F4662A" w14:paraId="03672B32" w14:textId="77777777">
            <w:pPr>
              <w:spacing w:after="0" w:line="240" w:lineRule="auto"/>
            </w:pPr>
            <w:r w:rsidRPr="00F4662A">
              <w:t>GS1 CBV reason code for the correction. See values below.</w:t>
            </w:r>
          </w:p>
        </w:tc>
      </w:tr>
      <w:tr w:rsidRPr="00F4662A" w:rsidR="00F4662A" w:rsidTr="00080CD8" w14:paraId="2A4842F1" w14:textId="77777777">
        <w:tc>
          <w:tcPr>
            <w:tcW w:w="2600" w:type="dxa"/>
            <w:tcMar>
              <w:top w:w="100" w:type="dxa"/>
              <w:left w:w="120" w:type="dxa"/>
              <w:bottom w:w="100" w:type="dxa"/>
              <w:right w:w="120" w:type="dxa"/>
            </w:tcMar>
          </w:tcPr>
          <w:p w:rsidRPr="00F4662A" w:rsidR="00F4662A" w:rsidP="001C4944" w:rsidRDefault="00F4662A" w14:paraId="5BC05DEA" w14:textId="77777777">
            <w:pPr>
              <w:spacing w:after="0" w:line="240" w:lineRule="auto"/>
            </w:pPr>
            <w:r w:rsidRPr="00F4662A">
              <w:t>correctiveEventIDs</w:t>
            </w:r>
          </w:p>
        </w:tc>
        <w:tc>
          <w:tcPr>
            <w:tcW w:w="1700" w:type="dxa"/>
            <w:tcMar>
              <w:top w:w="100" w:type="dxa"/>
              <w:left w:w="120" w:type="dxa"/>
              <w:bottom w:w="100" w:type="dxa"/>
              <w:right w:w="120" w:type="dxa"/>
            </w:tcMar>
          </w:tcPr>
          <w:p w:rsidRPr="00F4662A" w:rsidR="00F4662A" w:rsidP="001C4944" w:rsidRDefault="00F4662A" w14:paraId="7DDFBAF6" w14:textId="6941D134">
            <w:pPr>
              <w:spacing w:after="0" w:line="240" w:lineRule="auto"/>
            </w:pPr>
            <w:r w:rsidRPr="00F4662A">
              <w:t>Conditional</w:t>
            </w:r>
            <w:r w:rsidR="00080CD8">
              <w:t xml:space="preserve"> on reason</w:t>
            </w:r>
          </w:p>
        </w:tc>
        <w:tc>
          <w:tcPr>
            <w:tcW w:w="5360" w:type="dxa"/>
            <w:tcMar>
              <w:top w:w="100" w:type="dxa"/>
              <w:left w:w="120" w:type="dxa"/>
              <w:bottom w:w="100" w:type="dxa"/>
              <w:right w:w="120" w:type="dxa"/>
            </w:tcMar>
          </w:tcPr>
          <w:p w:rsidRPr="00F4662A" w:rsidR="00F4662A" w:rsidP="001C4944" w:rsidRDefault="00F4662A" w14:paraId="0B147139" w14:textId="77777777">
            <w:pPr>
              <w:spacing w:after="0" w:line="240" w:lineRule="auto"/>
            </w:pPr>
            <w:r w:rsidRPr="00F4662A">
              <w:t>eventID(s) of the event(s) that supersede the erroneous one. Required when reason is incorrect_data.</w:t>
            </w:r>
          </w:p>
        </w:tc>
      </w:tr>
    </w:tbl>
    <w:p w:rsidRPr="00F4662A" w:rsidR="00F4662A" w:rsidP="00F4662A" w:rsidRDefault="00F4662A" w14:paraId="313CE9F9" w14:textId="77777777"/>
    <w:p w:rsidRPr="00F4662A" w:rsidR="00F4662A" w:rsidP="00EB775A" w:rsidRDefault="00EB775A" w14:paraId="08E8C7CF" w14:textId="07ECEF24">
      <w:pPr>
        <w:pStyle w:val="Heading3"/>
        <w:numPr>
          <w:ilvl w:val="0"/>
          <w:numId w:val="17"/>
        </w:numPr>
      </w:pPr>
      <w:r>
        <w:t>R</w:t>
      </w:r>
      <w:r w:rsidRPr="00F4662A" w:rsidR="00F4662A">
        <w:t>eason values:</w:t>
      </w:r>
    </w:p>
    <w:p w:rsidRPr="00F4662A" w:rsidR="00F4662A" w:rsidP="008C5B76" w:rsidRDefault="00F4662A" w14:paraId="6545F536" w14:textId="54FD63D5">
      <w:pPr>
        <w:numPr>
          <w:ilvl w:val="0"/>
          <w:numId w:val="39"/>
        </w:numPr>
        <w:spacing w:after="0"/>
      </w:pPr>
      <w:r w:rsidRPr="008C5B76">
        <w:rPr>
          <w:b/>
          <w:bCs/>
        </w:rPr>
        <w:t>did_not_occur</w:t>
      </w:r>
      <w:r w:rsidRPr="00F4662A">
        <w:t xml:space="preserve"> </w:t>
      </w:r>
      <w:r w:rsidR="008C5B76">
        <w:t>:</w:t>
      </w:r>
      <w:r w:rsidRPr="00F4662A">
        <w:t xml:space="preserve"> the original event should not have been recorded (e.g. product was not actually destroyed).</w:t>
      </w:r>
    </w:p>
    <w:p w:rsidRPr="00F4662A" w:rsidR="00F4662A" w:rsidP="008C5B76" w:rsidRDefault="00F4662A" w14:paraId="47DD0E7B" w14:textId="49168839">
      <w:pPr>
        <w:numPr>
          <w:ilvl w:val="0"/>
          <w:numId w:val="39"/>
        </w:numPr>
        <w:spacing w:after="0"/>
      </w:pPr>
      <w:r w:rsidRPr="008C5B76">
        <w:rPr>
          <w:b/>
          <w:bCs/>
        </w:rPr>
        <w:t>incorrect_data</w:t>
      </w:r>
      <w:r w:rsidRPr="00F4662A">
        <w:t xml:space="preserve"> </w:t>
      </w:r>
      <w:r w:rsidR="008C5B76">
        <w:t>:</w:t>
      </w:r>
      <w:r w:rsidRPr="00F4662A">
        <w:t xml:space="preserve"> the event occurred but was recorded with incorrect data (e.g. wrong purchase order). Must be paired with correctiveEventIDs.</w:t>
      </w:r>
    </w:p>
    <w:p w:rsidR="00F4662A" w:rsidP="008C5B76" w:rsidRDefault="00F4662A" w14:paraId="068153D0" w14:textId="77777777">
      <w:pPr>
        <w:spacing w:after="0"/>
      </w:pPr>
      <w:r w:rsidRPr="00F4662A">
        <w:t>Both the short token (did_not_occur) and the full CBV URI (cbv:ER-did_not_occur) are accepted.</w:t>
      </w:r>
    </w:p>
    <w:p w:rsidRPr="00F4662A" w:rsidR="008C5B76" w:rsidP="008C5B76" w:rsidRDefault="008C5B76" w14:paraId="4DA305D3" w14:textId="77777777">
      <w:pPr>
        <w:spacing w:after="0"/>
      </w:pPr>
    </w:p>
    <w:p w:rsidRPr="00F4662A" w:rsidR="00F4662A" w:rsidP="00EB775A" w:rsidRDefault="00F4662A" w14:paraId="2A78FED9" w14:textId="279EDA66">
      <w:pPr>
        <w:pStyle w:val="Heading3"/>
        <w:numPr>
          <w:ilvl w:val="0"/>
          <w:numId w:val="17"/>
        </w:numPr>
      </w:pPr>
      <w:r w:rsidRPr="00F4662A">
        <w:t>eventID reuse rule</w:t>
      </w:r>
    </w:p>
    <w:p w:rsidRPr="00F4662A" w:rsidR="00F4662A" w:rsidP="00F4662A" w:rsidRDefault="00F4662A" w14:paraId="7ED58BB7" w14:textId="2367863E">
      <w:r w:rsidRPr="00F4662A">
        <w:t>The system</w:t>
      </w:r>
      <w:r w:rsidR="00DC0A29">
        <w:t xml:space="preserve"> </w:t>
      </w:r>
      <w:r w:rsidRPr="00F4662A">
        <w:t>rejects any event that reuses an existing eventID (DUPLICATE_EVENT_ID, HTTP 409), with one exception: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48"/>
        <w:gridCol w:w="4618"/>
      </w:tblGrid>
      <w:tr w:rsidRPr="00F4662A" w:rsidR="00F4662A" w:rsidTr="008843B7" w14:paraId="38825F4F" w14:textId="77777777">
        <w:trPr>
          <w:tblHeader/>
        </w:trPr>
        <w:tc>
          <w:tcPr>
            <w:tcW w:w="4000" w:type="dxa"/>
            <w:tcMar>
              <w:top w:w="100" w:type="dxa"/>
              <w:left w:w="120" w:type="dxa"/>
              <w:bottom w:w="100" w:type="dxa"/>
              <w:right w:w="120" w:type="dxa"/>
            </w:tcMar>
          </w:tcPr>
          <w:p w:rsidRPr="001C4944" w:rsidR="00F4662A" w:rsidP="00DC0A29" w:rsidRDefault="00F4662A" w14:paraId="615DF738" w14:textId="77777777">
            <w:pPr>
              <w:spacing w:after="0" w:line="240" w:lineRule="auto"/>
              <w:rPr>
                <w:sz w:val="20"/>
                <w:szCs w:val="20"/>
              </w:rPr>
            </w:pPr>
            <w:r w:rsidRPr="001C4944">
              <w:rPr>
                <w:b/>
                <w:bCs/>
                <w:sz w:val="20"/>
                <w:szCs w:val="20"/>
              </w:rPr>
              <w:t>Scenario</w:t>
            </w:r>
          </w:p>
        </w:tc>
        <w:tc>
          <w:tcPr>
            <w:tcW w:w="2400" w:type="dxa"/>
            <w:tcMar>
              <w:top w:w="100" w:type="dxa"/>
              <w:left w:w="120" w:type="dxa"/>
              <w:bottom w:w="100" w:type="dxa"/>
              <w:right w:w="120" w:type="dxa"/>
            </w:tcMar>
          </w:tcPr>
          <w:p w:rsidRPr="001C4944" w:rsidR="00F4662A" w:rsidP="00DC0A29" w:rsidRDefault="00F4662A" w14:paraId="6CE21667" w14:textId="77777777">
            <w:pPr>
              <w:spacing w:after="0" w:line="240" w:lineRule="auto"/>
              <w:rPr>
                <w:sz w:val="20"/>
                <w:szCs w:val="20"/>
              </w:rPr>
            </w:pPr>
            <w:r w:rsidRPr="001C4944">
              <w:rPr>
                <w:b/>
                <w:bCs/>
                <w:sz w:val="20"/>
                <w:szCs w:val="20"/>
              </w:rPr>
              <w:t>Result</w:t>
            </w:r>
          </w:p>
        </w:tc>
      </w:tr>
      <w:tr w:rsidRPr="00F4662A" w:rsidR="00F4662A" w:rsidTr="008843B7" w14:paraId="2E7AC121" w14:textId="77777777">
        <w:tc>
          <w:tcPr>
            <w:tcW w:w="4000" w:type="dxa"/>
            <w:tcMar>
              <w:top w:w="100" w:type="dxa"/>
              <w:left w:w="120" w:type="dxa"/>
              <w:bottom w:w="100" w:type="dxa"/>
              <w:right w:w="120" w:type="dxa"/>
            </w:tcMar>
          </w:tcPr>
          <w:p w:rsidRPr="001C4944" w:rsidR="00F4662A" w:rsidP="00DC0A29" w:rsidRDefault="00F4662A" w14:paraId="7C8F3722" w14:textId="77777777">
            <w:pPr>
              <w:spacing w:after="0" w:line="240" w:lineRule="auto"/>
              <w:rPr>
                <w:sz w:val="20"/>
                <w:szCs w:val="20"/>
              </w:rPr>
            </w:pPr>
            <w:r w:rsidRPr="001C4944">
              <w:rPr>
                <w:sz w:val="20"/>
                <w:szCs w:val="20"/>
              </w:rPr>
              <w:t>Ordinary event resubmitted with an existing eventID</w:t>
            </w:r>
          </w:p>
        </w:tc>
        <w:tc>
          <w:tcPr>
            <w:tcW w:w="2400" w:type="dxa"/>
            <w:tcMar>
              <w:top w:w="100" w:type="dxa"/>
              <w:left w:w="120" w:type="dxa"/>
              <w:bottom w:w="100" w:type="dxa"/>
              <w:right w:w="120" w:type="dxa"/>
            </w:tcMar>
          </w:tcPr>
          <w:p w:rsidRPr="001C4944" w:rsidR="00F4662A" w:rsidP="00DC0A29" w:rsidRDefault="00F4662A" w14:paraId="1D430099" w14:textId="13429220">
            <w:pPr>
              <w:spacing w:after="0" w:line="240" w:lineRule="auto"/>
              <w:rPr>
                <w:sz w:val="20"/>
                <w:szCs w:val="20"/>
              </w:rPr>
            </w:pPr>
            <w:r w:rsidRPr="001C4944">
              <w:rPr>
                <w:sz w:val="20"/>
                <w:szCs w:val="20"/>
              </w:rPr>
              <w:t xml:space="preserve">409 </w:t>
            </w:r>
            <w:r w:rsidR="0010613A">
              <w:rPr>
                <w:sz w:val="20"/>
                <w:szCs w:val="20"/>
              </w:rPr>
              <w:t>-</w:t>
            </w:r>
            <w:r w:rsidRPr="001C4944">
              <w:rPr>
                <w:sz w:val="20"/>
                <w:szCs w:val="20"/>
              </w:rPr>
              <w:t xml:space="preserve"> rejected</w:t>
            </w:r>
          </w:p>
        </w:tc>
      </w:tr>
      <w:tr w:rsidRPr="00F4662A" w:rsidR="00F4662A" w:rsidTr="008843B7" w14:paraId="03592FAE" w14:textId="77777777">
        <w:tc>
          <w:tcPr>
            <w:tcW w:w="4000" w:type="dxa"/>
            <w:shd w:val="clear" w:color="auto" w:fill="F2F2F2"/>
            <w:tcMar>
              <w:top w:w="100" w:type="dxa"/>
              <w:left w:w="120" w:type="dxa"/>
              <w:bottom w:w="100" w:type="dxa"/>
              <w:right w:w="120" w:type="dxa"/>
            </w:tcMar>
          </w:tcPr>
          <w:p w:rsidRPr="001C4944" w:rsidR="00F4662A" w:rsidP="00DC0A29" w:rsidRDefault="00F4662A" w14:paraId="364FD6C5" w14:textId="77777777">
            <w:pPr>
              <w:spacing w:after="0" w:line="240" w:lineRule="auto"/>
              <w:rPr>
                <w:sz w:val="20"/>
                <w:szCs w:val="20"/>
              </w:rPr>
            </w:pPr>
            <w:r w:rsidRPr="001C4944">
              <w:rPr>
                <w:sz w:val="20"/>
                <w:szCs w:val="20"/>
              </w:rPr>
              <w:t>Second event, same eventID, valid errorDeclaration, content otherwise identical</w:t>
            </w:r>
          </w:p>
        </w:tc>
        <w:tc>
          <w:tcPr>
            <w:tcW w:w="2400" w:type="dxa"/>
            <w:shd w:val="clear" w:color="auto" w:fill="F2F2F2"/>
            <w:tcMar>
              <w:top w:w="100" w:type="dxa"/>
              <w:left w:w="120" w:type="dxa"/>
              <w:bottom w:w="100" w:type="dxa"/>
              <w:right w:w="120" w:type="dxa"/>
            </w:tcMar>
          </w:tcPr>
          <w:p w:rsidRPr="001C4944" w:rsidR="00F4662A" w:rsidP="00DC0A29" w:rsidRDefault="00F4662A" w14:paraId="2FEF1DDB" w14:textId="4764F95E">
            <w:pPr>
              <w:spacing w:after="0" w:line="240" w:lineRule="auto"/>
              <w:rPr>
                <w:sz w:val="20"/>
                <w:szCs w:val="20"/>
              </w:rPr>
            </w:pPr>
            <w:r w:rsidRPr="001C4944">
              <w:rPr>
                <w:sz w:val="20"/>
                <w:szCs w:val="20"/>
              </w:rPr>
              <w:t xml:space="preserve">201 </w:t>
            </w:r>
            <w:r w:rsidR="0010613A">
              <w:rPr>
                <w:sz w:val="20"/>
                <w:szCs w:val="20"/>
              </w:rPr>
              <w:t>-</w:t>
            </w:r>
            <w:r w:rsidRPr="001C4944">
              <w:rPr>
                <w:sz w:val="20"/>
                <w:szCs w:val="20"/>
              </w:rPr>
              <w:t xml:space="preserve"> accepted</w:t>
            </w:r>
          </w:p>
        </w:tc>
      </w:tr>
      <w:tr w:rsidRPr="00F4662A" w:rsidR="00F4662A" w:rsidTr="008843B7" w14:paraId="402534D1" w14:textId="77777777">
        <w:tc>
          <w:tcPr>
            <w:tcW w:w="4000" w:type="dxa"/>
            <w:tcMar>
              <w:top w:w="100" w:type="dxa"/>
              <w:left w:w="120" w:type="dxa"/>
              <w:bottom w:w="100" w:type="dxa"/>
              <w:right w:w="120" w:type="dxa"/>
            </w:tcMar>
          </w:tcPr>
          <w:p w:rsidRPr="001C4944" w:rsidR="00F4662A" w:rsidP="00DC0A29" w:rsidRDefault="00F4662A" w14:paraId="0F86E6E1" w14:textId="77777777">
            <w:pPr>
              <w:spacing w:after="0" w:line="240" w:lineRule="auto"/>
              <w:rPr>
                <w:sz w:val="20"/>
                <w:szCs w:val="20"/>
              </w:rPr>
            </w:pPr>
            <w:r w:rsidRPr="001C4944">
              <w:rPr>
                <w:sz w:val="20"/>
                <w:szCs w:val="20"/>
              </w:rPr>
              <w:t>Second event, same eventID, errorDeclaration present but content does not match the original</w:t>
            </w:r>
          </w:p>
        </w:tc>
        <w:tc>
          <w:tcPr>
            <w:tcW w:w="2400" w:type="dxa"/>
            <w:tcMar>
              <w:top w:w="100" w:type="dxa"/>
              <w:left w:w="120" w:type="dxa"/>
              <w:bottom w:w="100" w:type="dxa"/>
              <w:right w:w="120" w:type="dxa"/>
            </w:tcMar>
          </w:tcPr>
          <w:p w:rsidRPr="001C4944" w:rsidR="00F4662A" w:rsidP="00DC0A29" w:rsidRDefault="00F4662A" w14:paraId="4553EFD9" w14:textId="6E55B25D">
            <w:pPr>
              <w:spacing w:after="0" w:line="240" w:lineRule="auto"/>
              <w:rPr>
                <w:sz w:val="20"/>
                <w:szCs w:val="20"/>
              </w:rPr>
            </w:pPr>
            <w:r w:rsidRPr="001C4944">
              <w:rPr>
                <w:sz w:val="20"/>
                <w:szCs w:val="20"/>
              </w:rPr>
              <w:t xml:space="preserve">400 </w:t>
            </w:r>
            <w:r w:rsidR="0010613A">
              <w:rPr>
                <w:sz w:val="20"/>
                <w:szCs w:val="20"/>
              </w:rPr>
              <w:t>-</w:t>
            </w:r>
            <w:r w:rsidRPr="001C4944">
              <w:rPr>
                <w:sz w:val="20"/>
                <w:szCs w:val="20"/>
              </w:rPr>
              <w:t>ERROR_DECLARATION_CONTENT_MISMATCH</w:t>
            </w:r>
          </w:p>
        </w:tc>
      </w:tr>
    </w:tbl>
    <w:p w:rsidRPr="00F4662A" w:rsidR="00F4662A" w:rsidP="00F4662A" w:rsidRDefault="00F4662A" w14:paraId="2B95E855" w14:textId="77777777">
      <w:r w:rsidRPr="00F4662A">
        <w:t>Content match is evaluated on every field except errorDeclaration and recordTime, including eventTime. A discrepancy in eventTime is a content mismatch, not a valid Error Declaration.</w:t>
      </w:r>
    </w:p>
    <w:p w:rsidRPr="00F4662A" w:rsidR="00F4662A" w:rsidP="00764DED" w:rsidRDefault="00F4662A" w14:paraId="30FEBC8D" w14:textId="0F929F54">
      <w:pPr>
        <w:pStyle w:val="Heading4"/>
      </w:pPr>
      <w:r w:rsidRPr="00F4662A">
        <w:t>Example: voiding an event (did_not_occur)</w:t>
      </w:r>
    </w:p>
    <w:p w:rsidRPr="00F4662A" w:rsidR="00F4662A" w:rsidP="00F4662A" w:rsidRDefault="00F4662A" w14:paraId="3794457D" w14:textId="638F0823">
      <w:r w:rsidRPr="00F4662A">
        <w:t xml:space="preserve">Original event, already accepted by </w:t>
      </w:r>
      <w:r w:rsidR="008C5B76">
        <w:t>the system</w:t>
      </w:r>
      <w:r w:rsidRPr="00F4662A">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426"/>
      </w:tblGrid>
      <w:tr w:rsidRPr="00F4662A" w:rsidR="00F4662A" w:rsidTr="008843B7" w14:paraId="545EC181" w14:textId="77777777">
        <w:tc>
          <w:tcPr>
            <w:tcW w:w="0" w:type="auto"/>
            <w:shd w:val="clear" w:color="auto" w:fill="F5F5F5"/>
            <w:tcMar>
              <w:top w:w="160" w:type="dxa"/>
              <w:left w:w="200" w:type="dxa"/>
              <w:bottom w:w="160" w:type="dxa"/>
              <w:right w:w="200" w:type="dxa"/>
            </w:tcMar>
          </w:tcPr>
          <w:p w:rsidRPr="00F4662A" w:rsidR="00F4662A" w:rsidP="0073387E" w:rsidRDefault="00F4662A" w14:paraId="4E3AA533" w14:textId="77777777">
            <w:pPr>
              <w:pStyle w:val="Code0"/>
              <w:spacing w:before="0" w:after="0"/>
            </w:pPr>
            <w:r w:rsidRPr="00F4662A">
              <w:t>{</w:t>
            </w:r>
          </w:p>
          <w:p w:rsidRPr="00F4662A" w:rsidR="00F4662A" w:rsidP="0073387E" w:rsidRDefault="00F4662A" w14:paraId="3AE078BC" w14:textId="77777777">
            <w:pPr>
              <w:pStyle w:val="Code0"/>
              <w:spacing w:before="0" w:after="0"/>
            </w:pPr>
            <w:r w:rsidRPr="00F4662A">
              <w:t xml:space="preserve">  "eventID": "urn:uuid:aaa-111",</w:t>
            </w:r>
          </w:p>
          <w:p w:rsidRPr="00F4662A" w:rsidR="00F4662A" w:rsidP="0073387E" w:rsidRDefault="00F4662A" w14:paraId="50848AA7" w14:textId="77777777">
            <w:pPr>
              <w:pStyle w:val="Code0"/>
              <w:spacing w:before="0" w:after="0"/>
            </w:pPr>
            <w:r w:rsidRPr="00F4662A">
              <w:t xml:space="preserve">  "type": "ObjectEvent",</w:t>
            </w:r>
          </w:p>
          <w:p w:rsidRPr="00F4662A" w:rsidR="00F4662A" w:rsidP="0073387E" w:rsidRDefault="00F4662A" w14:paraId="07C81804" w14:textId="77777777">
            <w:pPr>
              <w:pStyle w:val="Code0"/>
              <w:spacing w:before="0" w:after="0"/>
            </w:pPr>
            <w:r w:rsidRPr="00F4662A">
              <w:t xml:space="preserve">  "action": "DELETE",</w:t>
            </w:r>
          </w:p>
          <w:p w:rsidRPr="00F4662A" w:rsidR="00F4662A" w:rsidP="0073387E" w:rsidRDefault="00F4662A" w14:paraId="224E01C9" w14:textId="77777777">
            <w:pPr>
              <w:pStyle w:val="Code0"/>
              <w:spacing w:before="0" w:after="0"/>
            </w:pPr>
            <w:r w:rsidRPr="00F4662A">
              <w:t xml:space="preserve">  "bizStep": "urn:epcglobal:cbv:bizstep:destroying",</w:t>
            </w:r>
          </w:p>
          <w:p w:rsidRPr="00F4662A" w:rsidR="00F4662A" w:rsidP="0073387E" w:rsidRDefault="00F4662A" w14:paraId="25A73591" w14:textId="77777777">
            <w:pPr>
              <w:pStyle w:val="Code0"/>
              <w:spacing w:before="0" w:after="0"/>
            </w:pPr>
            <w:r w:rsidRPr="00F4662A">
              <w:t xml:space="preserve">  "epcList": ["urn:epc:id:sgtin:0123456.305512.NP2P22376C9A"],</w:t>
            </w:r>
          </w:p>
          <w:p w:rsidRPr="00F4662A" w:rsidR="00F4662A" w:rsidP="0073387E" w:rsidRDefault="00F4662A" w14:paraId="1ABEC256" w14:textId="77777777">
            <w:pPr>
              <w:pStyle w:val="Code0"/>
              <w:spacing w:before="0" w:after="0"/>
            </w:pPr>
            <w:r w:rsidRPr="00F4662A">
              <w:t xml:space="preserve">  "eventTime": "2026-06-18T09:00:00+03:00"</w:t>
            </w:r>
          </w:p>
          <w:p w:rsidRPr="00F4662A" w:rsidR="00F4662A" w:rsidP="0073387E" w:rsidRDefault="00F4662A" w14:paraId="23321BBC" w14:textId="77777777">
            <w:pPr>
              <w:pStyle w:val="Code0"/>
              <w:spacing w:before="0" w:after="0"/>
            </w:pPr>
            <w:r w:rsidRPr="00F4662A">
              <w:t>}</w:t>
            </w:r>
          </w:p>
        </w:tc>
      </w:tr>
    </w:tbl>
    <w:p w:rsidRPr="00F4662A" w:rsidR="00F4662A" w:rsidP="00F4662A" w:rsidRDefault="00F4662A" w14:paraId="52325345" w14:textId="05D19978">
      <w:r w:rsidRPr="00F4662A">
        <w:t xml:space="preserve">Your correcting submission </w:t>
      </w:r>
      <w:r w:rsidR="008052E6">
        <w:t>-</w:t>
      </w:r>
      <w:r w:rsidRPr="00F4662A">
        <w:t xml:space="preserve"> same eventID, same content, plus the errorDeclaration block:</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426"/>
      </w:tblGrid>
      <w:tr w:rsidRPr="00F4662A" w:rsidR="00F4662A" w:rsidTr="008843B7" w14:paraId="1F4277F6" w14:textId="77777777">
        <w:tc>
          <w:tcPr>
            <w:tcW w:w="0" w:type="auto"/>
            <w:shd w:val="clear" w:color="auto" w:fill="F5F5F5"/>
            <w:tcMar>
              <w:top w:w="160" w:type="dxa"/>
              <w:left w:w="200" w:type="dxa"/>
              <w:bottom w:w="160" w:type="dxa"/>
              <w:right w:w="200" w:type="dxa"/>
            </w:tcMar>
          </w:tcPr>
          <w:p w:rsidRPr="00F4662A" w:rsidR="00F4662A" w:rsidP="0073387E" w:rsidRDefault="00F4662A" w14:paraId="6FB15CFF" w14:textId="77777777">
            <w:pPr>
              <w:pStyle w:val="Code0"/>
              <w:spacing w:before="0" w:after="0"/>
            </w:pPr>
            <w:r w:rsidRPr="00F4662A">
              <w:t>{</w:t>
            </w:r>
          </w:p>
          <w:p w:rsidRPr="00F4662A" w:rsidR="00F4662A" w:rsidP="0073387E" w:rsidRDefault="00F4662A" w14:paraId="0249A82A" w14:textId="77777777">
            <w:pPr>
              <w:pStyle w:val="Code0"/>
              <w:spacing w:before="0" w:after="0"/>
            </w:pPr>
            <w:r w:rsidRPr="00F4662A">
              <w:t xml:space="preserve">  "eventID": "urn:uuid:aaa-111",</w:t>
            </w:r>
          </w:p>
          <w:p w:rsidRPr="00F4662A" w:rsidR="00F4662A" w:rsidP="0073387E" w:rsidRDefault="00F4662A" w14:paraId="5EC4FABE" w14:textId="77777777">
            <w:pPr>
              <w:pStyle w:val="Code0"/>
              <w:spacing w:before="0" w:after="0"/>
            </w:pPr>
            <w:r w:rsidRPr="00F4662A">
              <w:t xml:space="preserve">  "type": "ObjectEvent",</w:t>
            </w:r>
          </w:p>
          <w:p w:rsidRPr="00F4662A" w:rsidR="00F4662A" w:rsidP="0073387E" w:rsidRDefault="00F4662A" w14:paraId="45D440AA" w14:textId="77777777">
            <w:pPr>
              <w:pStyle w:val="Code0"/>
              <w:spacing w:before="0" w:after="0"/>
            </w:pPr>
            <w:r w:rsidRPr="00F4662A">
              <w:t xml:space="preserve">  "action": "DELETE",</w:t>
            </w:r>
          </w:p>
          <w:p w:rsidRPr="00F4662A" w:rsidR="00F4662A" w:rsidP="0073387E" w:rsidRDefault="00F4662A" w14:paraId="7AC18AFA" w14:textId="77777777">
            <w:pPr>
              <w:pStyle w:val="Code0"/>
              <w:spacing w:before="0" w:after="0"/>
            </w:pPr>
            <w:r w:rsidRPr="00F4662A">
              <w:t xml:space="preserve">  "bizStep": "urn:epcglobal:cbv:bizstep:destroying",</w:t>
            </w:r>
          </w:p>
          <w:p w:rsidRPr="00F4662A" w:rsidR="00F4662A" w:rsidP="0073387E" w:rsidRDefault="00F4662A" w14:paraId="6DFD9520" w14:textId="77777777">
            <w:pPr>
              <w:pStyle w:val="Code0"/>
              <w:spacing w:before="0" w:after="0"/>
            </w:pPr>
            <w:r w:rsidRPr="00F4662A">
              <w:t xml:space="preserve">  "epcList": ["urn:epc:id:sgtin:0123456.305512.NP2P22376C9A"],</w:t>
            </w:r>
          </w:p>
          <w:p w:rsidRPr="00F4662A" w:rsidR="00F4662A" w:rsidP="0073387E" w:rsidRDefault="00F4662A" w14:paraId="344ED3A7" w14:textId="77777777">
            <w:pPr>
              <w:pStyle w:val="Code0"/>
              <w:spacing w:before="0" w:after="0"/>
            </w:pPr>
            <w:r w:rsidRPr="00F4662A">
              <w:t xml:space="preserve">  "eventTime": "2026-06-18T09:00:00+03:00",</w:t>
            </w:r>
          </w:p>
          <w:p w:rsidRPr="00F4662A" w:rsidR="00F4662A" w:rsidP="0073387E" w:rsidRDefault="00F4662A" w14:paraId="4F1A7E37" w14:textId="77777777">
            <w:pPr>
              <w:pStyle w:val="Code0"/>
              <w:spacing w:before="0" w:after="0"/>
            </w:pPr>
            <w:r w:rsidRPr="00F4662A">
              <w:t xml:space="preserve">  "errorDeclaration": {</w:t>
            </w:r>
          </w:p>
          <w:p w:rsidRPr="00F4662A" w:rsidR="00F4662A" w:rsidP="0073387E" w:rsidRDefault="00F4662A" w14:paraId="4668E7EF" w14:textId="77777777">
            <w:pPr>
              <w:pStyle w:val="Code0"/>
              <w:spacing w:before="0" w:after="0"/>
            </w:pPr>
            <w:r w:rsidRPr="00F4662A">
              <w:t xml:space="preserve">    "declarationTime": "2026-06-20T14:00:00+03:00",</w:t>
            </w:r>
          </w:p>
          <w:p w:rsidRPr="00F4662A" w:rsidR="00F4662A" w:rsidP="0073387E" w:rsidRDefault="00F4662A" w14:paraId="4196A181" w14:textId="77777777">
            <w:pPr>
              <w:pStyle w:val="Code0"/>
              <w:spacing w:before="0" w:after="0"/>
            </w:pPr>
            <w:r w:rsidRPr="00F4662A">
              <w:t xml:space="preserve">    "reason": "did_not_occur"</w:t>
            </w:r>
          </w:p>
          <w:p w:rsidRPr="00F4662A" w:rsidR="00F4662A" w:rsidP="0073387E" w:rsidRDefault="00F4662A" w14:paraId="4ABE97FF" w14:textId="77777777">
            <w:pPr>
              <w:pStyle w:val="Code0"/>
              <w:spacing w:before="0" w:after="0"/>
            </w:pPr>
            <w:r w:rsidRPr="00F4662A">
              <w:t xml:space="preserve">  }</w:t>
            </w:r>
          </w:p>
          <w:p w:rsidRPr="00F4662A" w:rsidR="00F4662A" w:rsidP="0073387E" w:rsidRDefault="00F4662A" w14:paraId="0CD9EC14" w14:textId="77777777">
            <w:pPr>
              <w:pStyle w:val="Code0"/>
              <w:spacing w:before="0" w:after="0"/>
            </w:pPr>
            <w:r w:rsidRPr="00F4662A">
              <w:t>}</w:t>
            </w:r>
          </w:p>
        </w:tc>
      </w:tr>
    </w:tbl>
    <w:p w:rsidR="00F4662A" w:rsidP="00F4662A" w:rsidRDefault="00F4662A" w14:paraId="5400D0CA" w14:textId="77777777">
      <w:r w:rsidRPr="00F4662A">
        <w:t>Result: both rows are retained for audit. The destroy event is treated as voided; the serial is not destroyed for trace, rule-engine, and dispensing purposes.</w:t>
      </w:r>
    </w:p>
    <w:p w:rsidRPr="006F7680" w:rsidR="006F7680" w:rsidP="006F7680" w:rsidRDefault="006F7680" w14:paraId="764E4FC0" w14:textId="77777777">
      <w:pPr>
        <w:rPr>
          <w:b/>
          <w:bCs/>
        </w:rPr>
      </w:pPr>
      <w:r w:rsidRPr="006F7680">
        <w:rPr>
          <w:b/>
          <w:bCs/>
        </w:rPr>
        <w:t>Example 1 – Voiding an Event (did_not_occur)</w:t>
      </w:r>
    </w:p>
    <w:p w:rsidR="006A4D39" w:rsidP="006A4D39" w:rsidRDefault="006A4D39" w14:paraId="49F7EDD2" w14:textId="074B7EDB">
      <w:pPr>
        <w:pStyle w:val="Code0"/>
        <w:spacing w:before="0" w:after="0"/>
      </w:pPr>
      <w:r>
        <w:t>&lt;?xml version="1.0" encoding="UTF-8"?&gt;</w:t>
      </w:r>
    </w:p>
    <w:p w:rsidR="006A4D39" w:rsidP="006A4D39" w:rsidRDefault="006A4D39" w14:paraId="476B705F" w14:textId="77777777">
      <w:pPr>
        <w:pStyle w:val="Code0"/>
        <w:spacing w:before="0" w:after="0"/>
      </w:pPr>
      <w:r>
        <w:t>&lt;epcis:EPCISDocument</w:t>
      </w:r>
    </w:p>
    <w:p w:rsidR="006A4D39" w:rsidP="006A4D39" w:rsidRDefault="006A4D39" w14:paraId="7FC2D99B" w14:textId="77777777">
      <w:pPr>
        <w:pStyle w:val="Code0"/>
        <w:spacing w:before="0" w:after="0"/>
      </w:pPr>
      <w:r>
        <w:t xml:space="preserve">    xmlns:epcis="urn:epcglobal:epcis:xsd:1"</w:t>
      </w:r>
    </w:p>
    <w:p w:rsidR="006A4D39" w:rsidP="006A4D39" w:rsidRDefault="006A4D39" w14:paraId="7122FB21" w14:textId="77777777">
      <w:pPr>
        <w:pStyle w:val="Code0"/>
        <w:spacing w:before="0" w:after="0"/>
      </w:pPr>
      <w:r>
        <w:t xml:space="preserve">    xmlns:cbv="urn:epcglobal:cbv:mda"</w:t>
      </w:r>
    </w:p>
    <w:p w:rsidR="006A4D39" w:rsidP="006A4D39" w:rsidRDefault="006A4D39" w14:paraId="66090983" w14:textId="77777777">
      <w:pPr>
        <w:pStyle w:val="Code0"/>
        <w:spacing w:before="0" w:after="0"/>
      </w:pPr>
      <w:r>
        <w:t xml:space="preserve">    creationDate="2026-06-20T14:00:00+03:00"</w:t>
      </w:r>
    </w:p>
    <w:p w:rsidR="006A4D39" w:rsidP="006A4D39" w:rsidRDefault="006A4D39" w14:paraId="03BECF6B" w14:textId="77777777">
      <w:pPr>
        <w:pStyle w:val="Code0"/>
        <w:spacing w:before="0" w:after="0"/>
      </w:pPr>
      <w:r>
        <w:t xml:space="preserve">    schemaVersion="1.2"&gt;</w:t>
      </w:r>
    </w:p>
    <w:p w:rsidR="006A4D39" w:rsidP="006A4D39" w:rsidRDefault="006A4D39" w14:paraId="4A27F3C4" w14:textId="77777777">
      <w:pPr>
        <w:pStyle w:val="Code0"/>
        <w:spacing w:before="0" w:after="0"/>
      </w:pPr>
    </w:p>
    <w:p w:rsidR="006A4D39" w:rsidP="006A4D39" w:rsidRDefault="006A4D39" w14:paraId="79BF935F" w14:textId="77777777">
      <w:pPr>
        <w:pStyle w:val="Code0"/>
        <w:spacing w:before="0" w:after="0"/>
      </w:pPr>
      <w:r>
        <w:t xml:space="preserve">    &lt;EPCISBody&gt;</w:t>
      </w:r>
    </w:p>
    <w:p w:rsidR="006A4D39" w:rsidP="006A4D39" w:rsidRDefault="006A4D39" w14:paraId="4585964D" w14:textId="77777777">
      <w:pPr>
        <w:pStyle w:val="Code0"/>
        <w:spacing w:before="0" w:after="0"/>
      </w:pPr>
      <w:r>
        <w:t xml:space="preserve">        &lt;EventList&gt;</w:t>
      </w:r>
    </w:p>
    <w:p w:rsidR="006A4D39" w:rsidP="006A4D39" w:rsidRDefault="006A4D39" w14:paraId="30E3EC4E" w14:textId="77777777">
      <w:pPr>
        <w:pStyle w:val="Code0"/>
        <w:spacing w:before="0" w:after="0"/>
      </w:pPr>
    </w:p>
    <w:p w:rsidR="006A4D39" w:rsidP="006A4D39" w:rsidRDefault="006A4D39" w14:paraId="32ED2821" w14:textId="77777777">
      <w:pPr>
        <w:pStyle w:val="Code0"/>
        <w:spacing w:before="0" w:after="0"/>
      </w:pPr>
      <w:r>
        <w:t xml:space="preserve">            &lt;ObjectEvent&gt;</w:t>
      </w:r>
    </w:p>
    <w:p w:rsidR="006A4D39" w:rsidP="006A4D39" w:rsidRDefault="006A4D39" w14:paraId="4F2951E1" w14:textId="77777777">
      <w:pPr>
        <w:pStyle w:val="Code0"/>
        <w:spacing w:before="0" w:after="0"/>
      </w:pPr>
      <w:r>
        <w:t xml:space="preserve">                &lt;eventTime&gt;2026-06-18T09:00:00+03:00&lt;/eventTime&gt;</w:t>
      </w:r>
    </w:p>
    <w:p w:rsidR="006A4D39" w:rsidP="006A4D39" w:rsidRDefault="006A4D39" w14:paraId="7F37010C" w14:textId="77777777">
      <w:pPr>
        <w:pStyle w:val="Code0"/>
        <w:spacing w:before="0" w:after="0"/>
      </w:pPr>
      <w:r>
        <w:t xml:space="preserve">                &lt;eventTimeZoneOffset&gt;+03:00&lt;/eventTimeZoneOffset&gt;</w:t>
      </w:r>
    </w:p>
    <w:p w:rsidR="006A4D39" w:rsidP="006A4D39" w:rsidRDefault="006A4D39" w14:paraId="7C30212B" w14:textId="77777777">
      <w:pPr>
        <w:pStyle w:val="Code0"/>
        <w:spacing w:before="0" w:after="0"/>
      </w:pPr>
    </w:p>
    <w:p w:rsidR="006A4D39" w:rsidP="006A4D39" w:rsidRDefault="006A4D39" w14:paraId="5D75598B" w14:textId="77777777">
      <w:pPr>
        <w:pStyle w:val="Code0"/>
        <w:spacing w:before="0" w:after="0"/>
      </w:pPr>
      <w:r>
        <w:t xml:space="preserve">                &lt;baseExtension&gt;</w:t>
      </w:r>
    </w:p>
    <w:p w:rsidR="006A4D39" w:rsidP="006A4D39" w:rsidRDefault="006A4D39" w14:paraId="79F90B20" w14:textId="77777777">
      <w:pPr>
        <w:pStyle w:val="Code0"/>
        <w:spacing w:before="0" w:after="0"/>
      </w:pPr>
      <w:r>
        <w:t xml:space="preserve">                    &lt;eventID&gt;urn:uuid:aaa-111&lt;/eventID&gt;</w:t>
      </w:r>
    </w:p>
    <w:p w:rsidR="006A4D39" w:rsidP="006A4D39" w:rsidRDefault="006A4D39" w14:paraId="622CBE76" w14:textId="77777777">
      <w:pPr>
        <w:pStyle w:val="Code0"/>
        <w:spacing w:before="0" w:after="0"/>
      </w:pPr>
      <w:r>
        <w:t xml:space="preserve">                    &lt;errorDeclaration&gt;</w:t>
      </w:r>
    </w:p>
    <w:p w:rsidR="006A4D39" w:rsidP="006A4D39" w:rsidRDefault="006A4D39" w14:paraId="6993AE2D" w14:textId="77777777">
      <w:pPr>
        <w:pStyle w:val="Code0"/>
        <w:spacing w:before="0" w:after="0"/>
      </w:pPr>
      <w:r>
        <w:t xml:space="preserve">                        &lt;declarationTime&gt;2026-06-20T14:00:00+03:00&lt;/declarationTime&gt;</w:t>
      </w:r>
    </w:p>
    <w:p w:rsidR="006A4D39" w:rsidP="006A4D39" w:rsidRDefault="006A4D39" w14:paraId="618DD11B" w14:textId="77777777">
      <w:pPr>
        <w:pStyle w:val="Code0"/>
        <w:spacing w:before="0" w:after="0"/>
      </w:pPr>
      <w:r>
        <w:t xml:space="preserve">                        &lt;reason&gt;did_not_occur&lt;/reason&gt;</w:t>
      </w:r>
    </w:p>
    <w:p w:rsidR="006A4D39" w:rsidP="006A4D39" w:rsidRDefault="006A4D39" w14:paraId="189BF412" w14:textId="77777777">
      <w:pPr>
        <w:pStyle w:val="Code0"/>
        <w:spacing w:before="0" w:after="0"/>
      </w:pPr>
      <w:r>
        <w:t xml:space="preserve">                    &lt;/errorDeclaration&gt;</w:t>
      </w:r>
    </w:p>
    <w:p w:rsidR="006A4D39" w:rsidP="006A4D39" w:rsidRDefault="006A4D39" w14:paraId="31EF024C" w14:textId="77777777">
      <w:pPr>
        <w:pStyle w:val="Code0"/>
        <w:spacing w:before="0" w:after="0"/>
      </w:pPr>
      <w:r>
        <w:t xml:space="preserve">                &lt;/baseExtension&gt;</w:t>
      </w:r>
    </w:p>
    <w:p w:rsidR="006A4D39" w:rsidP="006A4D39" w:rsidRDefault="006A4D39" w14:paraId="3937FA72" w14:textId="77777777">
      <w:pPr>
        <w:pStyle w:val="Code0"/>
        <w:spacing w:before="0" w:after="0"/>
      </w:pPr>
    </w:p>
    <w:p w:rsidR="006A4D39" w:rsidP="006A4D39" w:rsidRDefault="006A4D39" w14:paraId="338FC347" w14:textId="77777777">
      <w:pPr>
        <w:pStyle w:val="Code0"/>
        <w:spacing w:before="0" w:after="0"/>
      </w:pPr>
      <w:r>
        <w:t xml:space="preserve">                &lt;epcList&gt;</w:t>
      </w:r>
    </w:p>
    <w:p w:rsidR="006A4D39" w:rsidP="006A4D39" w:rsidRDefault="006A4D39" w14:paraId="2D4348CB" w14:textId="77777777">
      <w:pPr>
        <w:pStyle w:val="Code0"/>
        <w:spacing w:before="0" w:after="0"/>
      </w:pPr>
      <w:r>
        <w:t xml:space="preserve">                    &lt;epc&gt;urn:epc:id:sgtin:0123456.305512.NP2P22376C9A&lt;/epc&gt;</w:t>
      </w:r>
    </w:p>
    <w:p w:rsidR="006A4D39" w:rsidP="006A4D39" w:rsidRDefault="006A4D39" w14:paraId="094C70F6" w14:textId="77777777">
      <w:pPr>
        <w:pStyle w:val="Code0"/>
        <w:spacing w:before="0" w:after="0"/>
      </w:pPr>
      <w:r>
        <w:t xml:space="preserve">                &lt;/epcList&gt;</w:t>
      </w:r>
    </w:p>
    <w:p w:rsidR="006A4D39" w:rsidP="006A4D39" w:rsidRDefault="006A4D39" w14:paraId="54963F58" w14:textId="77777777">
      <w:pPr>
        <w:pStyle w:val="Code0"/>
        <w:spacing w:before="0" w:after="0"/>
      </w:pPr>
    </w:p>
    <w:p w:rsidR="006A4D39" w:rsidP="006A4D39" w:rsidRDefault="006A4D39" w14:paraId="2308F2BB" w14:textId="77777777">
      <w:pPr>
        <w:pStyle w:val="Code0"/>
        <w:spacing w:before="0" w:after="0"/>
      </w:pPr>
      <w:r>
        <w:t xml:space="preserve">                &lt;action&gt;DELETE&lt;/action&gt;</w:t>
      </w:r>
    </w:p>
    <w:p w:rsidR="006A4D39" w:rsidP="006A4D39" w:rsidRDefault="006A4D39" w14:paraId="2954A8A8" w14:textId="77777777">
      <w:pPr>
        <w:pStyle w:val="Code0"/>
        <w:spacing w:before="0" w:after="0"/>
      </w:pPr>
    </w:p>
    <w:p w:rsidR="006A4D39" w:rsidP="006A4D39" w:rsidRDefault="006A4D39" w14:paraId="2FD6FBC4" w14:textId="77777777">
      <w:pPr>
        <w:pStyle w:val="Code0"/>
        <w:spacing w:before="0" w:after="0"/>
      </w:pPr>
      <w:r>
        <w:t xml:space="preserve">                &lt;bizStep&gt;</w:t>
      </w:r>
    </w:p>
    <w:p w:rsidR="006A4D39" w:rsidP="006A4D39" w:rsidRDefault="006A4D39" w14:paraId="658553A9" w14:textId="77777777">
      <w:pPr>
        <w:pStyle w:val="Code0"/>
        <w:spacing w:before="0" w:after="0"/>
      </w:pPr>
      <w:r>
        <w:t xml:space="preserve">                    urn:epcglobal:cbv:bizstep:destroying</w:t>
      </w:r>
    </w:p>
    <w:p w:rsidR="006A4D39" w:rsidP="006A4D39" w:rsidRDefault="006A4D39" w14:paraId="46E762D8" w14:textId="77777777">
      <w:pPr>
        <w:pStyle w:val="Code0"/>
        <w:spacing w:before="0" w:after="0"/>
      </w:pPr>
      <w:r>
        <w:t xml:space="preserve">                &lt;/bizStep&gt;</w:t>
      </w:r>
    </w:p>
    <w:p w:rsidR="006A4D39" w:rsidP="006A4D39" w:rsidRDefault="006A4D39" w14:paraId="35C7DA40" w14:textId="77777777">
      <w:pPr>
        <w:pStyle w:val="Code0"/>
        <w:spacing w:before="0" w:after="0"/>
      </w:pPr>
    </w:p>
    <w:p w:rsidR="006A4D39" w:rsidP="006A4D39" w:rsidRDefault="006A4D39" w14:paraId="4F0CA4A9" w14:textId="77777777">
      <w:pPr>
        <w:pStyle w:val="Code0"/>
        <w:spacing w:before="0" w:after="0"/>
      </w:pPr>
      <w:r>
        <w:t xml:space="preserve">            &lt;/ObjectEvent&gt;</w:t>
      </w:r>
    </w:p>
    <w:p w:rsidR="006A4D39" w:rsidP="006A4D39" w:rsidRDefault="006A4D39" w14:paraId="3315D850" w14:textId="77777777">
      <w:pPr>
        <w:pStyle w:val="Code0"/>
        <w:spacing w:before="0" w:after="0"/>
      </w:pPr>
    </w:p>
    <w:p w:rsidR="006A4D39" w:rsidP="006A4D39" w:rsidRDefault="006A4D39" w14:paraId="681844A2" w14:textId="77777777">
      <w:pPr>
        <w:pStyle w:val="Code0"/>
        <w:spacing w:before="0" w:after="0"/>
      </w:pPr>
      <w:r>
        <w:t xml:space="preserve">        &lt;/EventList&gt;</w:t>
      </w:r>
    </w:p>
    <w:p w:rsidR="006A4D39" w:rsidP="006A4D39" w:rsidRDefault="006A4D39" w14:paraId="060DF750" w14:textId="77777777">
      <w:pPr>
        <w:pStyle w:val="Code0"/>
        <w:spacing w:before="0" w:after="0"/>
      </w:pPr>
      <w:r>
        <w:t xml:space="preserve">    &lt;/EPCISBody&gt;</w:t>
      </w:r>
    </w:p>
    <w:p w:rsidR="006A4D39" w:rsidP="006A4D39" w:rsidRDefault="006A4D39" w14:paraId="0B4871D6" w14:textId="60D56039">
      <w:pPr>
        <w:pStyle w:val="Code0"/>
        <w:spacing w:before="0" w:after="0"/>
      </w:pPr>
      <w:r>
        <w:t>&lt;/epcis:EPCISDocument&gt;</w:t>
      </w:r>
    </w:p>
    <w:p w:rsidRPr="00783CFB" w:rsidR="00783CFB" w:rsidP="00783CFB" w:rsidRDefault="00F4662A" w14:paraId="5FBD4906" w14:textId="77777777">
      <w:pPr>
        <w:rPr>
          <w:b/>
          <w:bCs/>
        </w:rPr>
      </w:pPr>
      <w:r w:rsidRPr="00F4662A">
        <w:t xml:space="preserve"> </w:t>
      </w:r>
      <w:r w:rsidRPr="00783CFB" w:rsidR="00783CFB">
        <w:rPr>
          <w:b/>
          <w:bCs/>
        </w:rPr>
        <w:t>Example 2 – Original Event Declared Incorrect (incorrect_data)</w:t>
      </w:r>
    </w:p>
    <w:p w:rsidRPr="00783CFB" w:rsidR="00783CFB" w:rsidP="00783CFB" w:rsidRDefault="00783CFB" w14:paraId="7BA76562" w14:textId="77777777">
      <w:r w:rsidRPr="00783CFB">
        <w:t xml:space="preserve">The original event is resubmitted with an </w:t>
      </w:r>
      <w:r w:rsidRPr="00783CFB">
        <w:rPr>
          <w:b/>
          <w:bCs/>
        </w:rPr>
        <w:t>ErrorDeclaration</w:t>
      </w:r>
      <w:r w:rsidRPr="00783CFB">
        <w:t xml:space="preserve"> referencing the corrective event.</w:t>
      </w:r>
    </w:p>
    <w:p w:rsidRPr="00783CFB" w:rsidR="00783CFB" w:rsidP="00783CFB" w:rsidRDefault="00783CFB" w14:paraId="5FE96A9E" w14:textId="77777777">
      <w:pPr>
        <w:pStyle w:val="Code0"/>
        <w:spacing w:before="0" w:after="0"/>
      </w:pPr>
      <w:r w:rsidRPr="00783CFB">
        <w:t>&lt;?xml version="1.0" encoding="UTF-8"?&gt;</w:t>
      </w:r>
    </w:p>
    <w:p w:rsidRPr="00783CFB" w:rsidR="00783CFB" w:rsidP="00783CFB" w:rsidRDefault="00783CFB" w14:paraId="18AC1FB8" w14:textId="77777777">
      <w:pPr>
        <w:pStyle w:val="Code0"/>
        <w:spacing w:before="0" w:after="0"/>
      </w:pPr>
      <w:r w:rsidRPr="00783CFB">
        <w:t>&lt;epcis:EPCISDocument</w:t>
      </w:r>
    </w:p>
    <w:p w:rsidRPr="00783CFB" w:rsidR="00783CFB" w:rsidP="00783CFB" w:rsidRDefault="00783CFB" w14:paraId="1E499409" w14:textId="77777777">
      <w:pPr>
        <w:pStyle w:val="Code0"/>
        <w:spacing w:before="0" w:after="0"/>
      </w:pPr>
      <w:r w:rsidRPr="00783CFB">
        <w:t xml:space="preserve">    xmlns:epcis="urn:epcglobal:epcis:xsd:1"</w:t>
      </w:r>
    </w:p>
    <w:p w:rsidRPr="00783CFB" w:rsidR="00783CFB" w:rsidP="00783CFB" w:rsidRDefault="00783CFB" w14:paraId="07C0EDF9" w14:textId="77777777">
      <w:pPr>
        <w:pStyle w:val="Code0"/>
        <w:spacing w:before="0" w:after="0"/>
      </w:pPr>
      <w:r w:rsidRPr="00783CFB">
        <w:t xml:space="preserve">    creationDate="2026-06-20T14:05:00+03:00"</w:t>
      </w:r>
    </w:p>
    <w:p w:rsidRPr="00783CFB" w:rsidR="00783CFB" w:rsidP="00783CFB" w:rsidRDefault="00783CFB" w14:paraId="0F760EA0" w14:textId="77777777">
      <w:pPr>
        <w:pStyle w:val="Code0"/>
        <w:spacing w:before="0" w:after="0"/>
      </w:pPr>
      <w:r w:rsidRPr="00783CFB">
        <w:t xml:space="preserve">    schemaVersion="1.2"&gt;</w:t>
      </w:r>
    </w:p>
    <w:p w:rsidRPr="00783CFB" w:rsidR="00783CFB" w:rsidP="00783CFB" w:rsidRDefault="00783CFB" w14:paraId="3F1BC733" w14:textId="77777777">
      <w:pPr>
        <w:pStyle w:val="Code0"/>
        <w:spacing w:before="0" w:after="0"/>
      </w:pPr>
    </w:p>
    <w:p w:rsidRPr="00783CFB" w:rsidR="00783CFB" w:rsidP="00783CFB" w:rsidRDefault="00783CFB" w14:paraId="27B5B669" w14:textId="77777777">
      <w:pPr>
        <w:pStyle w:val="Code0"/>
        <w:spacing w:before="0" w:after="0"/>
      </w:pPr>
      <w:r w:rsidRPr="00783CFB">
        <w:t xml:space="preserve">    &lt;EPCISBody&gt;</w:t>
      </w:r>
    </w:p>
    <w:p w:rsidRPr="00783CFB" w:rsidR="00783CFB" w:rsidP="00783CFB" w:rsidRDefault="00783CFB" w14:paraId="0123AD8B" w14:textId="77777777">
      <w:pPr>
        <w:pStyle w:val="Code0"/>
        <w:spacing w:before="0" w:after="0"/>
      </w:pPr>
      <w:r w:rsidRPr="00783CFB">
        <w:t xml:space="preserve">        &lt;EventList&gt;</w:t>
      </w:r>
    </w:p>
    <w:p w:rsidRPr="00783CFB" w:rsidR="00783CFB" w:rsidP="00783CFB" w:rsidRDefault="00783CFB" w14:paraId="50C56757" w14:textId="77777777">
      <w:pPr>
        <w:pStyle w:val="Code0"/>
        <w:spacing w:before="0" w:after="0"/>
      </w:pPr>
    </w:p>
    <w:p w:rsidRPr="00783CFB" w:rsidR="00783CFB" w:rsidP="00783CFB" w:rsidRDefault="00783CFB" w14:paraId="401A5723" w14:textId="77777777">
      <w:pPr>
        <w:pStyle w:val="Code0"/>
        <w:spacing w:before="0" w:after="0"/>
      </w:pPr>
      <w:r w:rsidRPr="00783CFB">
        <w:t xml:space="preserve">            &lt;ObjectEvent&gt;</w:t>
      </w:r>
    </w:p>
    <w:p w:rsidRPr="00783CFB" w:rsidR="00783CFB" w:rsidP="00783CFB" w:rsidRDefault="00783CFB" w14:paraId="4D8DB98C" w14:textId="77777777">
      <w:pPr>
        <w:pStyle w:val="Code0"/>
        <w:spacing w:before="0" w:after="0"/>
      </w:pPr>
    </w:p>
    <w:p w:rsidRPr="00783CFB" w:rsidR="00783CFB" w:rsidP="00783CFB" w:rsidRDefault="00783CFB" w14:paraId="511415E9" w14:textId="77777777">
      <w:pPr>
        <w:pStyle w:val="Code0"/>
        <w:spacing w:before="0" w:after="0"/>
      </w:pPr>
      <w:r w:rsidRPr="00783CFB">
        <w:t xml:space="preserve">                &lt;!-- Same values as original event --&gt;</w:t>
      </w:r>
    </w:p>
    <w:p w:rsidRPr="00783CFB" w:rsidR="00783CFB" w:rsidP="00783CFB" w:rsidRDefault="00783CFB" w14:paraId="0A99749F" w14:textId="77777777">
      <w:pPr>
        <w:pStyle w:val="Code0"/>
        <w:spacing w:before="0" w:after="0"/>
      </w:pPr>
    </w:p>
    <w:p w:rsidRPr="00783CFB" w:rsidR="00783CFB" w:rsidP="00783CFB" w:rsidRDefault="00783CFB" w14:paraId="3C1BBD98" w14:textId="77777777">
      <w:pPr>
        <w:pStyle w:val="Code0"/>
        <w:spacing w:before="0" w:after="0"/>
      </w:pPr>
      <w:r w:rsidRPr="00783CFB">
        <w:t xml:space="preserve">                &lt;baseExtension&gt;</w:t>
      </w:r>
    </w:p>
    <w:p w:rsidRPr="00783CFB" w:rsidR="00783CFB" w:rsidP="00783CFB" w:rsidRDefault="00783CFB" w14:paraId="0F455527" w14:textId="77777777">
      <w:pPr>
        <w:pStyle w:val="Code0"/>
        <w:spacing w:before="0" w:after="0"/>
      </w:pPr>
      <w:r w:rsidRPr="00783CFB">
        <w:t xml:space="preserve">                    &lt;eventID&gt;urn:uuid:bbb-222&lt;/eventID&gt;</w:t>
      </w:r>
    </w:p>
    <w:p w:rsidRPr="00783CFB" w:rsidR="00783CFB" w:rsidP="00783CFB" w:rsidRDefault="00783CFB" w14:paraId="71E05FFA" w14:textId="77777777">
      <w:pPr>
        <w:pStyle w:val="Code0"/>
        <w:spacing w:before="0" w:after="0"/>
      </w:pPr>
    </w:p>
    <w:p w:rsidRPr="00783CFB" w:rsidR="00783CFB" w:rsidP="00783CFB" w:rsidRDefault="00783CFB" w14:paraId="47CEFD78" w14:textId="77777777">
      <w:pPr>
        <w:pStyle w:val="Code0"/>
        <w:spacing w:before="0" w:after="0"/>
      </w:pPr>
      <w:r w:rsidRPr="00783CFB">
        <w:t xml:space="preserve">                    &lt;errorDeclaration&gt;</w:t>
      </w:r>
    </w:p>
    <w:p w:rsidRPr="00783CFB" w:rsidR="00783CFB" w:rsidP="00783CFB" w:rsidRDefault="00783CFB" w14:paraId="6ADEC3FA" w14:textId="77777777">
      <w:pPr>
        <w:pStyle w:val="Code0"/>
        <w:spacing w:before="0" w:after="0"/>
      </w:pPr>
      <w:r w:rsidRPr="00783CFB">
        <w:t xml:space="preserve">                        &lt;declarationTime&gt;2026-06-20T14:05:00+03:00&lt;/declarationTime&gt;</w:t>
      </w:r>
    </w:p>
    <w:p w:rsidRPr="00783CFB" w:rsidR="00783CFB" w:rsidP="00783CFB" w:rsidRDefault="00783CFB" w14:paraId="7F11306C" w14:textId="77777777">
      <w:pPr>
        <w:pStyle w:val="Code0"/>
        <w:spacing w:before="0" w:after="0"/>
      </w:pPr>
    </w:p>
    <w:p w:rsidRPr="00783CFB" w:rsidR="00783CFB" w:rsidP="00783CFB" w:rsidRDefault="00783CFB" w14:paraId="517BA0EF" w14:textId="77777777">
      <w:pPr>
        <w:pStyle w:val="Code0"/>
        <w:spacing w:before="0" w:after="0"/>
      </w:pPr>
      <w:r w:rsidRPr="00783CFB">
        <w:t xml:space="preserve">                        &lt;reason&gt;incorrect_data&lt;/reason&gt;</w:t>
      </w:r>
    </w:p>
    <w:p w:rsidRPr="00783CFB" w:rsidR="00783CFB" w:rsidP="00783CFB" w:rsidRDefault="00783CFB" w14:paraId="0ED9DADA" w14:textId="77777777">
      <w:pPr>
        <w:pStyle w:val="Code0"/>
        <w:spacing w:before="0" w:after="0"/>
      </w:pPr>
    </w:p>
    <w:p w:rsidRPr="00783CFB" w:rsidR="00783CFB" w:rsidP="00783CFB" w:rsidRDefault="00783CFB" w14:paraId="56AD917F" w14:textId="77777777">
      <w:pPr>
        <w:pStyle w:val="Code0"/>
        <w:spacing w:before="0" w:after="0"/>
      </w:pPr>
      <w:r w:rsidRPr="00783CFB">
        <w:t xml:space="preserve">                        &lt;correctiveEventIDs&gt;</w:t>
      </w:r>
    </w:p>
    <w:p w:rsidRPr="00783CFB" w:rsidR="00783CFB" w:rsidP="00783CFB" w:rsidRDefault="00783CFB" w14:paraId="5BB386BB" w14:textId="77777777">
      <w:pPr>
        <w:pStyle w:val="Code0"/>
        <w:spacing w:before="0" w:after="0"/>
      </w:pPr>
      <w:r w:rsidRPr="00783CFB">
        <w:t xml:space="preserve">                            &lt;correctiveEventID&gt;urn:uuid:ccc-333&lt;/correctiveEventID&gt;</w:t>
      </w:r>
    </w:p>
    <w:p w:rsidRPr="00783CFB" w:rsidR="00783CFB" w:rsidP="00783CFB" w:rsidRDefault="00783CFB" w14:paraId="1144ACB9" w14:textId="77777777">
      <w:pPr>
        <w:pStyle w:val="Code0"/>
        <w:spacing w:before="0" w:after="0"/>
      </w:pPr>
      <w:r w:rsidRPr="00783CFB">
        <w:t xml:space="preserve">                        &lt;/correctiveEventIDs&gt;</w:t>
      </w:r>
    </w:p>
    <w:p w:rsidRPr="00783CFB" w:rsidR="00783CFB" w:rsidP="00783CFB" w:rsidRDefault="00783CFB" w14:paraId="12A2E131" w14:textId="77777777">
      <w:pPr>
        <w:pStyle w:val="Code0"/>
        <w:spacing w:before="0" w:after="0"/>
      </w:pPr>
    </w:p>
    <w:p w:rsidRPr="00783CFB" w:rsidR="00783CFB" w:rsidP="00783CFB" w:rsidRDefault="00783CFB" w14:paraId="0DA5E02F" w14:textId="77777777">
      <w:pPr>
        <w:pStyle w:val="Code0"/>
        <w:spacing w:before="0" w:after="0"/>
      </w:pPr>
      <w:r w:rsidRPr="00783CFB">
        <w:t xml:space="preserve">                    &lt;/errorDeclaration&gt;</w:t>
      </w:r>
    </w:p>
    <w:p w:rsidRPr="00783CFB" w:rsidR="00783CFB" w:rsidP="00783CFB" w:rsidRDefault="00783CFB" w14:paraId="2F961436" w14:textId="77777777">
      <w:pPr>
        <w:pStyle w:val="Code0"/>
        <w:spacing w:before="0" w:after="0"/>
      </w:pPr>
    </w:p>
    <w:p w:rsidRPr="00783CFB" w:rsidR="00783CFB" w:rsidP="00783CFB" w:rsidRDefault="00783CFB" w14:paraId="2B922ABE" w14:textId="77777777">
      <w:pPr>
        <w:pStyle w:val="Code0"/>
        <w:spacing w:before="0" w:after="0"/>
      </w:pPr>
      <w:r w:rsidRPr="00783CFB">
        <w:t xml:space="preserve">                &lt;/baseExtension&gt;</w:t>
      </w:r>
    </w:p>
    <w:p w:rsidRPr="00783CFB" w:rsidR="00783CFB" w:rsidP="00783CFB" w:rsidRDefault="00783CFB" w14:paraId="217E8DAC" w14:textId="77777777">
      <w:pPr>
        <w:pStyle w:val="Code0"/>
        <w:spacing w:before="0" w:after="0"/>
      </w:pPr>
    </w:p>
    <w:p w:rsidRPr="00783CFB" w:rsidR="00783CFB" w:rsidP="00783CFB" w:rsidRDefault="00783CFB" w14:paraId="0F0DC060" w14:textId="77777777">
      <w:pPr>
        <w:pStyle w:val="Code0"/>
        <w:spacing w:before="0" w:after="0"/>
      </w:pPr>
      <w:r w:rsidRPr="00783CFB">
        <w:t xml:space="preserve">                &lt;!-- All original event fields remain unchanged --&gt;</w:t>
      </w:r>
    </w:p>
    <w:p w:rsidRPr="00783CFB" w:rsidR="00783CFB" w:rsidP="00783CFB" w:rsidRDefault="00783CFB" w14:paraId="1D99E1E4" w14:textId="77777777">
      <w:pPr>
        <w:pStyle w:val="Code0"/>
        <w:spacing w:before="0" w:after="0"/>
      </w:pPr>
    </w:p>
    <w:p w:rsidRPr="00783CFB" w:rsidR="00783CFB" w:rsidP="00783CFB" w:rsidRDefault="00783CFB" w14:paraId="337BB874" w14:textId="77777777">
      <w:pPr>
        <w:pStyle w:val="Code0"/>
        <w:spacing w:before="0" w:after="0"/>
      </w:pPr>
      <w:r w:rsidRPr="00783CFB">
        <w:t xml:space="preserve">            &lt;/ObjectEvent&gt;</w:t>
      </w:r>
    </w:p>
    <w:p w:rsidRPr="00783CFB" w:rsidR="00783CFB" w:rsidP="00783CFB" w:rsidRDefault="00783CFB" w14:paraId="2C5FFEB4" w14:textId="77777777">
      <w:pPr>
        <w:pStyle w:val="Code0"/>
        <w:spacing w:before="0" w:after="0"/>
      </w:pPr>
    </w:p>
    <w:p w:rsidRPr="00783CFB" w:rsidR="00783CFB" w:rsidP="00783CFB" w:rsidRDefault="00783CFB" w14:paraId="79BAFA95" w14:textId="77777777">
      <w:pPr>
        <w:pStyle w:val="Code0"/>
        <w:spacing w:before="0" w:after="0"/>
      </w:pPr>
      <w:r w:rsidRPr="00783CFB">
        <w:t xml:space="preserve">        &lt;/EventList&gt;</w:t>
      </w:r>
    </w:p>
    <w:p w:rsidRPr="00783CFB" w:rsidR="00783CFB" w:rsidP="00783CFB" w:rsidRDefault="00783CFB" w14:paraId="152C1301" w14:textId="77777777">
      <w:pPr>
        <w:pStyle w:val="Code0"/>
        <w:spacing w:before="0" w:after="0"/>
      </w:pPr>
      <w:r w:rsidRPr="00783CFB">
        <w:t xml:space="preserve">    &lt;/EPCISBody&gt;</w:t>
      </w:r>
    </w:p>
    <w:p w:rsidRPr="00783CFB" w:rsidR="00783CFB" w:rsidP="00783CFB" w:rsidRDefault="00783CFB" w14:paraId="56E1BDFE" w14:textId="77777777">
      <w:pPr>
        <w:pStyle w:val="Code0"/>
        <w:spacing w:before="0" w:after="0"/>
      </w:pPr>
      <w:r w:rsidRPr="00783CFB">
        <w:t>&lt;/epcis:EPCISDocument&gt;</w:t>
      </w:r>
    </w:p>
    <w:p w:rsidRPr="00783CFB" w:rsidR="00783CFB" w:rsidP="00783CFB" w:rsidRDefault="00783CFB" w14:paraId="6D68F8D6" w14:textId="77777777">
      <w:pPr>
        <w:rPr>
          <w:b/>
          <w:bCs/>
        </w:rPr>
      </w:pPr>
      <w:r w:rsidRPr="00783CFB">
        <w:rPr>
          <w:b/>
          <w:bCs/>
        </w:rPr>
        <w:t>Example 3 – Corrective Event</w:t>
      </w:r>
    </w:p>
    <w:p w:rsidRPr="00783CFB" w:rsidR="00783CFB" w:rsidP="00783CFB" w:rsidRDefault="00783CFB" w14:paraId="6F1F1017" w14:textId="77777777">
      <w:r w:rsidRPr="00783CFB">
        <w:t>This is submitted as a normal EPCIS ObjectEvent with a new Event ID.</w:t>
      </w:r>
    </w:p>
    <w:p w:rsidRPr="00783CFB" w:rsidR="00783CFB" w:rsidP="00783CFB" w:rsidRDefault="00783CFB" w14:paraId="15B9475B" w14:textId="77777777">
      <w:pPr>
        <w:pStyle w:val="Code0"/>
        <w:spacing w:before="0" w:after="0"/>
      </w:pPr>
      <w:r w:rsidRPr="00783CFB">
        <w:t>&lt;?xml version="1.0" encoding="UTF-8"?&gt;</w:t>
      </w:r>
    </w:p>
    <w:p w:rsidRPr="00783CFB" w:rsidR="00783CFB" w:rsidP="00783CFB" w:rsidRDefault="00783CFB" w14:paraId="7FF3316A" w14:textId="77777777">
      <w:pPr>
        <w:pStyle w:val="Code0"/>
        <w:spacing w:before="0" w:after="0"/>
      </w:pPr>
      <w:r w:rsidRPr="00783CFB">
        <w:t>&lt;epcis:EPCISDocument</w:t>
      </w:r>
    </w:p>
    <w:p w:rsidRPr="00783CFB" w:rsidR="00783CFB" w:rsidP="00783CFB" w:rsidRDefault="00783CFB" w14:paraId="2FBBBB07" w14:textId="77777777">
      <w:pPr>
        <w:pStyle w:val="Code0"/>
        <w:spacing w:before="0" w:after="0"/>
      </w:pPr>
      <w:r w:rsidRPr="00783CFB">
        <w:t xml:space="preserve">    xmlns:epcis="urn:epcglobal:epcis:xsd:1"</w:t>
      </w:r>
    </w:p>
    <w:p w:rsidRPr="00783CFB" w:rsidR="00783CFB" w:rsidP="00783CFB" w:rsidRDefault="00783CFB" w14:paraId="5002B769" w14:textId="77777777">
      <w:pPr>
        <w:pStyle w:val="Code0"/>
        <w:spacing w:before="0" w:after="0"/>
      </w:pPr>
      <w:r w:rsidRPr="00783CFB">
        <w:t xml:space="preserve">    creationDate="2026-06-20T14:05:00+03:00"</w:t>
      </w:r>
    </w:p>
    <w:p w:rsidRPr="00783CFB" w:rsidR="00783CFB" w:rsidP="00783CFB" w:rsidRDefault="00783CFB" w14:paraId="13431602" w14:textId="77777777">
      <w:pPr>
        <w:pStyle w:val="Code0"/>
        <w:spacing w:before="0" w:after="0"/>
      </w:pPr>
      <w:r w:rsidRPr="00783CFB">
        <w:t xml:space="preserve">    schemaVersion="1.2"&gt;</w:t>
      </w:r>
    </w:p>
    <w:p w:rsidRPr="00783CFB" w:rsidR="00783CFB" w:rsidP="00783CFB" w:rsidRDefault="00783CFB" w14:paraId="0FAFFC8F" w14:textId="77777777">
      <w:pPr>
        <w:pStyle w:val="Code0"/>
        <w:spacing w:before="0" w:after="0"/>
      </w:pPr>
    </w:p>
    <w:p w:rsidRPr="00783CFB" w:rsidR="00783CFB" w:rsidP="00783CFB" w:rsidRDefault="00783CFB" w14:paraId="6D78A568" w14:textId="77777777">
      <w:pPr>
        <w:pStyle w:val="Code0"/>
        <w:spacing w:before="0" w:after="0"/>
      </w:pPr>
      <w:r w:rsidRPr="00783CFB">
        <w:t xml:space="preserve">    &lt;EPCISBody&gt;</w:t>
      </w:r>
    </w:p>
    <w:p w:rsidRPr="00783CFB" w:rsidR="00783CFB" w:rsidP="00783CFB" w:rsidRDefault="00783CFB" w14:paraId="486E6E1B" w14:textId="77777777">
      <w:pPr>
        <w:pStyle w:val="Code0"/>
        <w:spacing w:before="0" w:after="0"/>
      </w:pPr>
      <w:r w:rsidRPr="00783CFB">
        <w:t xml:space="preserve">        &lt;EventList&gt;</w:t>
      </w:r>
    </w:p>
    <w:p w:rsidRPr="00783CFB" w:rsidR="00783CFB" w:rsidP="00783CFB" w:rsidRDefault="00783CFB" w14:paraId="4F82EE3B" w14:textId="77777777">
      <w:pPr>
        <w:pStyle w:val="Code0"/>
        <w:spacing w:before="0" w:after="0"/>
      </w:pPr>
    </w:p>
    <w:p w:rsidRPr="00783CFB" w:rsidR="00783CFB" w:rsidP="00783CFB" w:rsidRDefault="00783CFB" w14:paraId="6CFA20E7" w14:textId="77777777">
      <w:pPr>
        <w:pStyle w:val="Code0"/>
        <w:spacing w:before="0" w:after="0"/>
      </w:pPr>
      <w:r w:rsidRPr="00783CFB">
        <w:t xml:space="preserve">            &lt;ObjectEvent&gt;</w:t>
      </w:r>
    </w:p>
    <w:p w:rsidRPr="00783CFB" w:rsidR="00783CFB" w:rsidP="00783CFB" w:rsidRDefault="00783CFB" w14:paraId="52CD2518" w14:textId="77777777">
      <w:pPr>
        <w:pStyle w:val="Code0"/>
        <w:spacing w:before="0" w:after="0"/>
      </w:pPr>
    </w:p>
    <w:p w:rsidRPr="00783CFB" w:rsidR="00783CFB" w:rsidP="00783CFB" w:rsidRDefault="00783CFB" w14:paraId="2314E835" w14:textId="77777777">
      <w:pPr>
        <w:pStyle w:val="Code0"/>
        <w:spacing w:before="0" w:after="0"/>
      </w:pPr>
      <w:r w:rsidRPr="00783CFB">
        <w:t xml:space="preserve">                &lt;baseExtension&gt;</w:t>
      </w:r>
    </w:p>
    <w:p w:rsidRPr="00783CFB" w:rsidR="00783CFB" w:rsidP="00783CFB" w:rsidRDefault="00783CFB" w14:paraId="741CEE9A" w14:textId="77777777">
      <w:pPr>
        <w:pStyle w:val="Code0"/>
        <w:spacing w:before="0" w:after="0"/>
      </w:pPr>
      <w:r w:rsidRPr="00783CFB">
        <w:t xml:space="preserve">                    &lt;eventID&gt;urn:uuid:ccc-333&lt;/eventID&gt;</w:t>
      </w:r>
    </w:p>
    <w:p w:rsidRPr="00783CFB" w:rsidR="00783CFB" w:rsidP="00783CFB" w:rsidRDefault="00783CFB" w14:paraId="14FA7060" w14:textId="77777777">
      <w:pPr>
        <w:pStyle w:val="Code0"/>
        <w:spacing w:before="0" w:after="0"/>
      </w:pPr>
      <w:r w:rsidRPr="00783CFB">
        <w:t xml:space="preserve">                &lt;/baseExtension&gt;</w:t>
      </w:r>
    </w:p>
    <w:p w:rsidRPr="00783CFB" w:rsidR="00783CFB" w:rsidP="00783CFB" w:rsidRDefault="00783CFB" w14:paraId="66B5D20A" w14:textId="77777777">
      <w:pPr>
        <w:pStyle w:val="Code0"/>
        <w:spacing w:before="0" w:after="0"/>
      </w:pPr>
    </w:p>
    <w:p w:rsidRPr="00783CFB" w:rsidR="00783CFB" w:rsidP="00783CFB" w:rsidRDefault="00783CFB" w14:paraId="6847A831" w14:textId="77777777">
      <w:pPr>
        <w:pStyle w:val="Code0"/>
        <w:spacing w:before="0" w:after="0"/>
      </w:pPr>
      <w:r w:rsidRPr="00783CFB">
        <w:t xml:space="preserve">                &lt;!-- Corrected EPCIS fields --&gt;</w:t>
      </w:r>
    </w:p>
    <w:p w:rsidRPr="00783CFB" w:rsidR="00783CFB" w:rsidP="00783CFB" w:rsidRDefault="00783CFB" w14:paraId="200C427C" w14:textId="77777777">
      <w:pPr>
        <w:pStyle w:val="Code0"/>
        <w:spacing w:before="0" w:after="0"/>
      </w:pPr>
    </w:p>
    <w:p w:rsidRPr="00783CFB" w:rsidR="00783CFB" w:rsidP="00783CFB" w:rsidRDefault="00783CFB" w14:paraId="115F4AFE" w14:textId="77777777">
      <w:pPr>
        <w:pStyle w:val="Code0"/>
        <w:spacing w:before="0" w:after="0"/>
      </w:pPr>
      <w:r w:rsidRPr="00783CFB">
        <w:t xml:space="preserve">                &lt;bizTransactionList&gt;</w:t>
      </w:r>
    </w:p>
    <w:p w:rsidRPr="00783CFB" w:rsidR="00783CFB" w:rsidP="00783CFB" w:rsidRDefault="00783CFB" w14:paraId="0FCCB1BE" w14:textId="77777777">
      <w:pPr>
        <w:pStyle w:val="Code0"/>
        <w:spacing w:before="0" w:after="0"/>
      </w:pPr>
      <w:r w:rsidRPr="00783CFB">
        <w:t xml:space="preserve">                    &lt;bizTransaction</w:t>
      </w:r>
    </w:p>
    <w:p w:rsidRPr="00783CFB" w:rsidR="00783CFB" w:rsidP="00783CFB" w:rsidRDefault="00783CFB" w14:paraId="3ACB73BB" w14:textId="77777777">
      <w:pPr>
        <w:pStyle w:val="Code0"/>
        <w:spacing w:before="0" w:after="0"/>
      </w:pPr>
      <w:r w:rsidRPr="00783CFB">
        <w:t xml:space="preserve">                        type="urn:epcglobal:cbv:btt:po"&gt;</w:t>
      </w:r>
    </w:p>
    <w:p w:rsidRPr="00783CFB" w:rsidR="00783CFB" w:rsidP="00783CFB" w:rsidRDefault="00783CFB" w14:paraId="2A239F22" w14:textId="77777777">
      <w:pPr>
        <w:pStyle w:val="Code0"/>
        <w:spacing w:before="0" w:after="0"/>
      </w:pPr>
      <w:r w:rsidRPr="00783CFB">
        <w:t xml:space="preserve">                        urn:...:PO-CORRECT-9981</w:t>
      </w:r>
    </w:p>
    <w:p w:rsidRPr="00783CFB" w:rsidR="00783CFB" w:rsidP="00783CFB" w:rsidRDefault="00783CFB" w14:paraId="339C98CB" w14:textId="77777777">
      <w:pPr>
        <w:pStyle w:val="Code0"/>
        <w:spacing w:before="0" w:after="0"/>
      </w:pPr>
      <w:r w:rsidRPr="00783CFB">
        <w:t xml:space="preserve">                    &lt;/bizTransaction&gt;</w:t>
      </w:r>
    </w:p>
    <w:p w:rsidRPr="00783CFB" w:rsidR="00783CFB" w:rsidP="00783CFB" w:rsidRDefault="00783CFB" w14:paraId="199E7B7D" w14:textId="77777777">
      <w:pPr>
        <w:pStyle w:val="Code0"/>
        <w:spacing w:before="0" w:after="0"/>
      </w:pPr>
      <w:r w:rsidRPr="00783CFB">
        <w:t xml:space="preserve">                &lt;/bizTransactionList&gt;</w:t>
      </w:r>
    </w:p>
    <w:p w:rsidRPr="00783CFB" w:rsidR="00783CFB" w:rsidP="00783CFB" w:rsidRDefault="00783CFB" w14:paraId="6FF438C8" w14:textId="77777777">
      <w:pPr>
        <w:pStyle w:val="Code0"/>
        <w:spacing w:before="0" w:after="0"/>
      </w:pPr>
    </w:p>
    <w:p w:rsidRPr="00783CFB" w:rsidR="00783CFB" w:rsidP="00783CFB" w:rsidRDefault="00783CFB" w14:paraId="073350B6" w14:textId="77777777">
      <w:pPr>
        <w:pStyle w:val="Code0"/>
        <w:spacing w:before="0" w:after="0"/>
      </w:pPr>
      <w:r w:rsidRPr="00783CFB">
        <w:t xml:space="preserve">                &lt;!-- Any other corrected fields --&gt;</w:t>
      </w:r>
    </w:p>
    <w:p w:rsidRPr="00783CFB" w:rsidR="00783CFB" w:rsidP="00783CFB" w:rsidRDefault="00783CFB" w14:paraId="56AC19ED" w14:textId="77777777">
      <w:pPr>
        <w:pStyle w:val="Code0"/>
        <w:spacing w:before="0" w:after="0"/>
      </w:pPr>
      <w:r w:rsidRPr="00783CFB">
        <w:t xml:space="preserve">                &lt;!-- eventTime --&gt;</w:t>
      </w:r>
    </w:p>
    <w:p w:rsidRPr="00783CFB" w:rsidR="00783CFB" w:rsidP="00783CFB" w:rsidRDefault="00783CFB" w14:paraId="236B81B3" w14:textId="77777777">
      <w:pPr>
        <w:pStyle w:val="Code0"/>
        <w:spacing w:before="0" w:after="0"/>
      </w:pPr>
      <w:r w:rsidRPr="00783CFB">
        <w:t xml:space="preserve">                &lt;!-- action --&gt;</w:t>
      </w:r>
    </w:p>
    <w:p w:rsidRPr="00783CFB" w:rsidR="00783CFB" w:rsidP="00783CFB" w:rsidRDefault="00783CFB" w14:paraId="6E5B7961" w14:textId="77777777">
      <w:pPr>
        <w:pStyle w:val="Code0"/>
        <w:spacing w:before="0" w:after="0"/>
      </w:pPr>
      <w:r w:rsidRPr="00783CFB">
        <w:t xml:space="preserve">                &lt;!-- bizStep --&gt;</w:t>
      </w:r>
    </w:p>
    <w:p w:rsidRPr="00783CFB" w:rsidR="00783CFB" w:rsidP="00783CFB" w:rsidRDefault="00783CFB" w14:paraId="464C77C6" w14:textId="77777777">
      <w:pPr>
        <w:pStyle w:val="Code0"/>
        <w:spacing w:before="0" w:after="0"/>
      </w:pPr>
      <w:r w:rsidRPr="00783CFB">
        <w:t xml:space="preserve">                &lt;!-- readPoint --&gt;</w:t>
      </w:r>
    </w:p>
    <w:p w:rsidRPr="00783CFB" w:rsidR="00783CFB" w:rsidP="00783CFB" w:rsidRDefault="00783CFB" w14:paraId="7E9BB261" w14:textId="77777777">
      <w:pPr>
        <w:pStyle w:val="Code0"/>
        <w:spacing w:before="0" w:after="0"/>
      </w:pPr>
      <w:r w:rsidRPr="00783CFB">
        <w:t xml:space="preserve">                &lt;!-- disposition --&gt;</w:t>
      </w:r>
    </w:p>
    <w:p w:rsidRPr="00783CFB" w:rsidR="00783CFB" w:rsidP="00783CFB" w:rsidRDefault="00783CFB" w14:paraId="36173012" w14:textId="77777777">
      <w:pPr>
        <w:pStyle w:val="Code0"/>
        <w:spacing w:before="0" w:after="0"/>
      </w:pPr>
      <w:r w:rsidRPr="00783CFB">
        <w:t xml:space="preserve">                &lt;!-- epcList --&gt;</w:t>
      </w:r>
    </w:p>
    <w:p w:rsidRPr="00783CFB" w:rsidR="00783CFB" w:rsidP="00783CFB" w:rsidRDefault="00783CFB" w14:paraId="329BEDB1" w14:textId="77777777">
      <w:pPr>
        <w:pStyle w:val="Code0"/>
        <w:spacing w:before="0" w:after="0"/>
      </w:pPr>
      <w:r w:rsidRPr="00783CFB">
        <w:t xml:space="preserve">                &lt;!-- etc. --&gt;</w:t>
      </w:r>
    </w:p>
    <w:p w:rsidRPr="00783CFB" w:rsidR="00783CFB" w:rsidP="00783CFB" w:rsidRDefault="00783CFB" w14:paraId="22FA8043" w14:textId="77777777">
      <w:pPr>
        <w:pStyle w:val="Code0"/>
        <w:spacing w:before="0" w:after="0"/>
      </w:pPr>
    </w:p>
    <w:p w:rsidRPr="00783CFB" w:rsidR="00783CFB" w:rsidP="00783CFB" w:rsidRDefault="00783CFB" w14:paraId="7F173F76" w14:textId="77777777">
      <w:pPr>
        <w:pStyle w:val="Code0"/>
        <w:spacing w:before="0" w:after="0"/>
      </w:pPr>
      <w:r w:rsidRPr="00783CFB">
        <w:t xml:space="preserve">            &lt;/ObjectEvent&gt;</w:t>
      </w:r>
    </w:p>
    <w:p w:rsidRPr="00783CFB" w:rsidR="00783CFB" w:rsidP="00783CFB" w:rsidRDefault="00783CFB" w14:paraId="39EA89C1" w14:textId="77777777">
      <w:pPr>
        <w:pStyle w:val="Code0"/>
        <w:spacing w:before="0" w:after="0"/>
      </w:pPr>
    </w:p>
    <w:p w:rsidRPr="00783CFB" w:rsidR="00783CFB" w:rsidP="00783CFB" w:rsidRDefault="00783CFB" w14:paraId="75B37C90" w14:textId="77777777">
      <w:pPr>
        <w:pStyle w:val="Code0"/>
        <w:spacing w:before="0" w:after="0"/>
      </w:pPr>
      <w:r w:rsidRPr="00783CFB">
        <w:t xml:space="preserve">        &lt;/EventList&gt;</w:t>
      </w:r>
    </w:p>
    <w:p w:rsidRPr="00783CFB" w:rsidR="00783CFB" w:rsidP="00783CFB" w:rsidRDefault="00783CFB" w14:paraId="01BE9D26" w14:textId="77777777">
      <w:pPr>
        <w:pStyle w:val="Code0"/>
        <w:spacing w:before="0" w:after="0"/>
      </w:pPr>
      <w:r w:rsidRPr="00783CFB">
        <w:t xml:space="preserve">    &lt;/EPCISBody&gt;</w:t>
      </w:r>
    </w:p>
    <w:p w:rsidRPr="00783CFB" w:rsidR="00783CFB" w:rsidP="00783CFB" w:rsidRDefault="00783CFB" w14:paraId="089F5F99" w14:textId="77777777">
      <w:pPr>
        <w:pStyle w:val="Code0"/>
        <w:spacing w:before="0" w:after="0"/>
      </w:pPr>
      <w:r w:rsidRPr="00783CFB">
        <w:t>&lt;/epcis:EPCISDocument&gt;</w:t>
      </w:r>
    </w:p>
    <w:p w:rsidR="006A4D39" w:rsidP="006A4D39" w:rsidRDefault="006A4D39" w14:paraId="688469FB" w14:textId="65232B2D"/>
    <w:p w:rsidRPr="00F4662A" w:rsidR="00F4662A" w:rsidP="00764DED" w:rsidRDefault="00F4662A" w14:paraId="3E56A69B" w14:textId="1B320206">
      <w:pPr>
        <w:pStyle w:val="Heading4"/>
      </w:pPr>
      <w:r w:rsidRPr="00F4662A">
        <w:t>Example: voiding an event with a corrective event (incorrect_data)</w:t>
      </w:r>
    </w:p>
    <w:p w:rsidRPr="00F4662A" w:rsidR="00F4662A" w:rsidP="00F4662A" w:rsidRDefault="00F4662A" w14:paraId="1D425E41" w14:textId="092F854A">
      <w:r w:rsidRPr="00F4662A">
        <w:t xml:space="preserve">A shipping event referenced the wrong purchase order. Because the event did occur </w:t>
      </w:r>
      <w:r w:rsidR="008C5B76">
        <w:t>-</w:t>
      </w:r>
      <w:r w:rsidRPr="00F4662A">
        <w:t xml:space="preserve"> only the data is wrong</w:t>
      </w:r>
      <w:r w:rsidR="008C5B76">
        <w:t>-</w:t>
      </w:r>
      <w:r w:rsidRPr="00F4662A">
        <w:t xml:space="preserve"> the capture document contains the error declaration for the original event plus the corrective event: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426"/>
      </w:tblGrid>
      <w:tr w:rsidRPr="00F4662A" w:rsidR="00F4662A" w:rsidTr="008843B7" w14:paraId="2B8278B3" w14:textId="77777777">
        <w:tc>
          <w:tcPr>
            <w:tcW w:w="0" w:type="auto"/>
            <w:shd w:val="clear" w:color="auto" w:fill="F5F5F5"/>
            <w:tcMar>
              <w:top w:w="160" w:type="dxa"/>
              <w:left w:w="200" w:type="dxa"/>
              <w:bottom w:w="160" w:type="dxa"/>
              <w:right w:w="200" w:type="dxa"/>
            </w:tcMar>
          </w:tcPr>
          <w:p w:rsidRPr="00F4662A" w:rsidR="00F4662A" w:rsidP="0073387E" w:rsidRDefault="00F4662A" w14:paraId="1626A434" w14:textId="77777777">
            <w:pPr>
              <w:pStyle w:val="Code0"/>
              <w:spacing w:before="0" w:after="0"/>
            </w:pPr>
            <w:r w:rsidRPr="00F4662A">
              <w:t>{</w:t>
            </w:r>
          </w:p>
          <w:p w:rsidRPr="00F4662A" w:rsidR="00F4662A" w:rsidP="0073387E" w:rsidRDefault="00F4662A" w14:paraId="63762865" w14:textId="77777777">
            <w:pPr>
              <w:pStyle w:val="Code0"/>
              <w:spacing w:before="0" w:after="0"/>
            </w:pPr>
            <w:r w:rsidRPr="00F4662A">
              <w:t xml:space="preserve">  "eventID": "urn:uuid:bbb-222",</w:t>
            </w:r>
          </w:p>
          <w:p w:rsidRPr="00F4662A" w:rsidR="00F4662A" w:rsidP="0073387E" w:rsidRDefault="00F4662A" w14:paraId="46F88BCC" w14:textId="77777777">
            <w:pPr>
              <w:pStyle w:val="Code0"/>
              <w:spacing w:before="0" w:after="0"/>
            </w:pPr>
            <w:r w:rsidRPr="00F4662A">
              <w:t xml:space="preserve">  "type": "ObjectEvent",</w:t>
            </w:r>
          </w:p>
          <w:p w:rsidRPr="00F4662A" w:rsidR="00F4662A" w:rsidP="0073387E" w:rsidRDefault="00F4662A" w14:paraId="4817FA89" w14:textId="77777777">
            <w:pPr>
              <w:pStyle w:val="Code0"/>
              <w:spacing w:before="0" w:after="0"/>
            </w:pPr>
            <w:r w:rsidRPr="00F4662A">
              <w:t xml:space="preserve">  "errorDeclaration": {</w:t>
            </w:r>
          </w:p>
          <w:p w:rsidRPr="00F4662A" w:rsidR="00F4662A" w:rsidP="0073387E" w:rsidRDefault="00F4662A" w14:paraId="5AF3230C" w14:textId="77777777">
            <w:pPr>
              <w:pStyle w:val="Code0"/>
              <w:spacing w:before="0" w:after="0"/>
            </w:pPr>
            <w:r w:rsidRPr="00F4662A">
              <w:t xml:space="preserve">    "declarationTime": "2026-06-20T14:05:00+03:00",</w:t>
            </w:r>
          </w:p>
          <w:p w:rsidRPr="00F4662A" w:rsidR="00F4662A" w:rsidP="0073387E" w:rsidRDefault="00F4662A" w14:paraId="3C9475ED" w14:textId="77777777">
            <w:pPr>
              <w:pStyle w:val="Code0"/>
              <w:spacing w:before="0" w:after="0"/>
            </w:pPr>
            <w:r w:rsidRPr="00F4662A">
              <w:t xml:space="preserve">    "reason": "incorrect_data",</w:t>
            </w:r>
          </w:p>
          <w:p w:rsidRPr="00F4662A" w:rsidR="00F4662A" w:rsidP="0073387E" w:rsidRDefault="00F4662A" w14:paraId="267CD486" w14:textId="77777777">
            <w:pPr>
              <w:pStyle w:val="Code0"/>
              <w:spacing w:before="0" w:after="0"/>
            </w:pPr>
            <w:r w:rsidRPr="00F4662A">
              <w:t xml:space="preserve">    "correctiveEventIDs": ["urn:uuid:ccc-333"]</w:t>
            </w:r>
          </w:p>
          <w:p w:rsidRPr="00F4662A" w:rsidR="00F4662A" w:rsidP="0073387E" w:rsidRDefault="00F4662A" w14:paraId="1DF1E0D7" w14:textId="77777777">
            <w:pPr>
              <w:pStyle w:val="Code0"/>
              <w:spacing w:before="0" w:after="0"/>
            </w:pPr>
            <w:r w:rsidRPr="00F4662A">
              <w:t xml:space="preserve">  },</w:t>
            </w:r>
          </w:p>
          <w:p w:rsidRPr="00F4662A" w:rsidR="00F4662A" w:rsidP="0073387E" w:rsidRDefault="00F4662A" w14:paraId="634B4882" w14:textId="77777777">
            <w:pPr>
              <w:pStyle w:val="Code0"/>
              <w:spacing w:before="0" w:after="0"/>
            </w:pPr>
            <w:r w:rsidRPr="00F4662A">
              <w:t xml:space="preserve">  ... /* all other fields identical to the original urn:uuid:bbb-222 */</w:t>
            </w:r>
          </w:p>
          <w:p w:rsidRPr="00F4662A" w:rsidR="00F4662A" w:rsidP="0073387E" w:rsidRDefault="00F4662A" w14:paraId="5A298A1A" w14:textId="77777777">
            <w:pPr>
              <w:pStyle w:val="Code0"/>
              <w:spacing w:before="0" w:after="0"/>
            </w:pPr>
            <w:r w:rsidRPr="00F4662A">
              <w:t>}</w:t>
            </w:r>
          </w:p>
          <w:p w:rsidRPr="00F4662A" w:rsidR="00F4662A" w:rsidP="0073387E" w:rsidRDefault="00F4662A" w14:paraId="06A3F059" w14:textId="77777777">
            <w:pPr>
              <w:pStyle w:val="Code0"/>
              <w:spacing w:before="0" w:after="0"/>
            </w:pPr>
            <w:r w:rsidRPr="00F4662A">
              <w:t>{</w:t>
            </w:r>
          </w:p>
          <w:p w:rsidRPr="00F4662A" w:rsidR="00F4662A" w:rsidP="0073387E" w:rsidRDefault="00F4662A" w14:paraId="5A484532" w14:textId="77777777">
            <w:pPr>
              <w:pStyle w:val="Code0"/>
              <w:spacing w:before="0" w:after="0"/>
            </w:pPr>
            <w:r w:rsidRPr="00F4662A">
              <w:t xml:space="preserve">  "eventID": "urn:uuid:ccc-333",</w:t>
            </w:r>
          </w:p>
          <w:p w:rsidRPr="00F4662A" w:rsidR="00F4662A" w:rsidP="0073387E" w:rsidRDefault="00F4662A" w14:paraId="21937837" w14:textId="77777777">
            <w:pPr>
              <w:pStyle w:val="Code0"/>
              <w:spacing w:before="0" w:after="0"/>
            </w:pPr>
            <w:r w:rsidRPr="00F4662A">
              <w:t xml:space="preserve">  "type": "ObjectEvent",</w:t>
            </w:r>
          </w:p>
          <w:p w:rsidRPr="00F4662A" w:rsidR="00F4662A" w:rsidP="0073387E" w:rsidRDefault="00F4662A" w14:paraId="3177A2C8" w14:textId="77777777">
            <w:pPr>
              <w:pStyle w:val="Code0"/>
              <w:spacing w:before="0" w:after="0"/>
            </w:pPr>
            <w:r w:rsidRPr="00F4662A">
              <w:t xml:space="preserve">  "bizTransactionList": [</w:t>
            </w:r>
          </w:p>
          <w:p w:rsidRPr="00F4662A" w:rsidR="00F4662A" w:rsidP="0073387E" w:rsidRDefault="00F4662A" w14:paraId="55ACB376" w14:textId="77777777">
            <w:pPr>
              <w:pStyle w:val="Code0"/>
              <w:spacing w:before="0" w:after="0"/>
            </w:pPr>
            <w:r w:rsidRPr="00F4662A">
              <w:t xml:space="preserve">    { "type": "urn:epcglobal:cbv:btt:po", "bizTransaction": "urn:...:PO-CORRECT-9981" }</w:t>
            </w:r>
          </w:p>
          <w:p w:rsidRPr="00F4662A" w:rsidR="00F4662A" w:rsidP="0073387E" w:rsidRDefault="00F4662A" w14:paraId="5D6DA9C8" w14:textId="77777777">
            <w:pPr>
              <w:pStyle w:val="Code0"/>
              <w:spacing w:before="0" w:after="0"/>
            </w:pPr>
            <w:r w:rsidRPr="00F4662A">
              <w:t xml:space="preserve">  ]</w:t>
            </w:r>
          </w:p>
          <w:p w:rsidRPr="00F4662A" w:rsidR="00F4662A" w:rsidP="0073387E" w:rsidRDefault="00F4662A" w14:paraId="5317376B" w14:textId="77777777">
            <w:pPr>
              <w:pStyle w:val="Code0"/>
              <w:spacing w:before="0" w:after="0"/>
            </w:pPr>
            <w:r w:rsidRPr="00F4662A">
              <w:t xml:space="preserve">  ... /* corrected fields go here */</w:t>
            </w:r>
          </w:p>
          <w:p w:rsidRPr="00F4662A" w:rsidR="00F4662A" w:rsidP="0073387E" w:rsidRDefault="00F4662A" w14:paraId="3CB5F4F0" w14:textId="77777777">
            <w:pPr>
              <w:pStyle w:val="Code0"/>
              <w:spacing w:before="0" w:after="0"/>
            </w:pPr>
            <w:r w:rsidRPr="00F4662A">
              <w:t>}</w:t>
            </w:r>
          </w:p>
        </w:tc>
      </w:tr>
    </w:tbl>
    <w:p w:rsidRPr="00F4662A" w:rsidR="00F4662A" w:rsidP="00F4662A" w:rsidRDefault="00F4662A" w14:paraId="475D38E1" w14:textId="015DE88C">
      <w:r w:rsidRPr="00F4662A">
        <w:t xml:space="preserve">The corrective event requires a new eventID; it must not reuse the </w:t>
      </w:r>
      <w:r w:rsidRPr="00F4662A" w:rsidR="008C5B76">
        <w:t>originals</w:t>
      </w:r>
      <w:r w:rsidRPr="00F4662A">
        <w:t>. If the corrective event was already submitted, reference its eventID in correctiveEventIDs rather than resubmitting it.</w:t>
      </w:r>
    </w:p>
    <w:p w:rsidRPr="00F4662A" w:rsidR="00F4662A" w:rsidP="00764DED" w:rsidRDefault="00F4662A" w14:paraId="5E5BDF03" w14:textId="6C8AED85">
      <w:pPr>
        <w:pStyle w:val="Heading3"/>
        <w:numPr>
          <w:ilvl w:val="0"/>
          <w:numId w:val="17"/>
        </w:numPr>
      </w:pPr>
      <w:r w:rsidRPr="00F4662A">
        <w:t>EPCIS 1.2 XML</w:t>
      </w:r>
    </w:p>
    <w:p w:rsidRPr="00F4662A" w:rsidR="00F4662A" w:rsidP="00F4662A" w:rsidRDefault="00F4662A" w14:paraId="058756AD" w14:textId="77777777">
      <w:r w:rsidRPr="00F4662A">
        <w:t>Partners integrating via EPCIS 1.2 XML add an &lt;errorDeclaration&gt; element to the ObjectEvent. It is converted to JSON-LD and validated under the same rules described above.</w:t>
      </w:r>
    </w:p>
    <w:p w:rsidRPr="00F4662A" w:rsidR="00F4662A" w:rsidP="00F4662A" w:rsidRDefault="00F4662A" w14:paraId="3414E37F" w14:textId="77777777">
      <w:r w:rsidRPr="00F4662A">
        <w:rPr>
          <w:b/>
          <w:bCs/>
        </w:rPr>
        <w:t>8. Validation codes</w:t>
      </w:r>
    </w:p>
    <w:p w:rsidRPr="00F4662A" w:rsidR="00F4662A" w:rsidP="008052E6" w:rsidRDefault="00F4662A" w14:paraId="20683EE7" w14:textId="77777777">
      <w:pPr>
        <w:ind w:firstLine="720"/>
      </w:pPr>
      <w:r w:rsidRPr="00F4662A">
        <w:rPr>
          <w:b/>
          <w:bCs/>
        </w:rPr>
        <w:t>Hard blocks (HTTP 400)</w:t>
      </w:r>
    </w:p>
    <w:tbl>
      <w:tblPr>
        <w:tblW w:w="5000"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4"/>
        <w:gridCol w:w="5002"/>
      </w:tblGrid>
      <w:tr w:rsidRPr="008052E6" w:rsidR="00F4662A" w:rsidTr="008052E6" w14:paraId="100B41EC" w14:textId="77777777">
        <w:trPr>
          <w:tblHeader/>
        </w:trPr>
        <w:tc>
          <w:tcPr>
            <w:tcW w:w="4264" w:type="dxa"/>
            <w:tcMar>
              <w:top w:w="100" w:type="dxa"/>
              <w:left w:w="120" w:type="dxa"/>
              <w:bottom w:w="100" w:type="dxa"/>
              <w:right w:w="120" w:type="dxa"/>
            </w:tcMar>
          </w:tcPr>
          <w:p w:rsidRPr="008052E6" w:rsidR="00F4662A" w:rsidP="00F4662A" w:rsidRDefault="00F4662A" w14:paraId="5A41ED7F" w14:textId="77777777">
            <w:pPr>
              <w:rPr>
                <w:sz w:val="18"/>
                <w:szCs w:val="18"/>
              </w:rPr>
            </w:pPr>
            <w:r w:rsidRPr="008052E6">
              <w:rPr>
                <w:b/>
                <w:bCs/>
                <w:sz w:val="18"/>
                <w:szCs w:val="18"/>
              </w:rPr>
              <w:t>Code</w:t>
            </w:r>
          </w:p>
        </w:tc>
        <w:tc>
          <w:tcPr>
            <w:tcW w:w="5002" w:type="dxa"/>
            <w:tcMar>
              <w:top w:w="100" w:type="dxa"/>
              <w:left w:w="120" w:type="dxa"/>
              <w:bottom w:w="100" w:type="dxa"/>
              <w:right w:w="120" w:type="dxa"/>
            </w:tcMar>
          </w:tcPr>
          <w:p w:rsidRPr="008052E6" w:rsidR="00F4662A" w:rsidP="00F4662A" w:rsidRDefault="00F4662A" w14:paraId="2E410937" w14:textId="77777777">
            <w:pPr>
              <w:rPr>
                <w:sz w:val="18"/>
                <w:szCs w:val="18"/>
              </w:rPr>
            </w:pPr>
            <w:r w:rsidRPr="008052E6">
              <w:rPr>
                <w:b/>
                <w:bCs/>
                <w:sz w:val="18"/>
                <w:szCs w:val="18"/>
              </w:rPr>
              <w:t>Description</w:t>
            </w:r>
          </w:p>
        </w:tc>
      </w:tr>
      <w:tr w:rsidRPr="008052E6" w:rsidR="00F4662A" w:rsidTr="008052E6" w14:paraId="3FFBA2E9" w14:textId="77777777">
        <w:tc>
          <w:tcPr>
            <w:tcW w:w="4264" w:type="dxa"/>
            <w:tcMar>
              <w:top w:w="100" w:type="dxa"/>
              <w:left w:w="120" w:type="dxa"/>
              <w:bottom w:w="100" w:type="dxa"/>
              <w:right w:w="120" w:type="dxa"/>
            </w:tcMar>
          </w:tcPr>
          <w:p w:rsidRPr="008052E6" w:rsidR="00F4662A" w:rsidP="008052E6" w:rsidRDefault="00F4662A" w14:paraId="1AECC464" w14:textId="77777777">
            <w:pPr>
              <w:spacing w:after="0" w:line="240" w:lineRule="auto"/>
              <w:rPr>
                <w:sz w:val="18"/>
                <w:szCs w:val="18"/>
              </w:rPr>
            </w:pPr>
            <w:r w:rsidRPr="008052E6">
              <w:rPr>
                <w:sz w:val="18"/>
                <w:szCs w:val="18"/>
              </w:rPr>
              <w:t>ERROR_DECLARATION_BEFORE_EVENT</w:t>
            </w:r>
          </w:p>
        </w:tc>
        <w:tc>
          <w:tcPr>
            <w:tcW w:w="5002" w:type="dxa"/>
            <w:tcMar>
              <w:top w:w="100" w:type="dxa"/>
              <w:left w:w="120" w:type="dxa"/>
              <w:bottom w:w="100" w:type="dxa"/>
              <w:right w:w="120" w:type="dxa"/>
            </w:tcMar>
          </w:tcPr>
          <w:p w:rsidRPr="008052E6" w:rsidR="00F4662A" w:rsidP="008052E6" w:rsidRDefault="00F4662A" w14:paraId="0836F903" w14:textId="77777777">
            <w:pPr>
              <w:spacing w:after="0" w:line="240" w:lineRule="auto"/>
              <w:rPr>
                <w:sz w:val="18"/>
                <w:szCs w:val="18"/>
              </w:rPr>
            </w:pPr>
            <w:r w:rsidRPr="008052E6">
              <w:rPr>
                <w:sz w:val="18"/>
                <w:szCs w:val="18"/>
              </w:rPr>
              <w:t>declarationTime precedes the original eventTime.</w:t>
            </w:r>
          </w:p>
        </w:tc>
      </w:tr>
      <w:tr w:rsidRPr="008052E6" w:rsidR="00F4662A" w:rsidTr="008052E6" w14:paraId="6F5A414D" w14:textId="77777777">
        <w:tc>
          <w:tcPr>
            <w:tcW w:w="4264" w:type="dxa"/>
            <w:shd w:val="clear" w:color="auto" w:fill="F2F2F2"/>
            <w:tcMar>
              <w:top w:w="100" w:type="dxa"/>
              <w:left w:w="120" w:type="dxa"/>
              <w:bottom w:w="100" w:type="dxa"/>
              <w:right w:w="120" w:type="dxa"/>
            </w:tcMar>
          </w:tcPr>
          <w:p w:rsidRPr="008052E6" w:rsidR="00F4662A" w:rsidP="008052E6" w:rsidRDefault="00F4662A" w14:paraId="33A58EAD" w14:textId="77777777">
            <w:pPr>
              <w:spacing w:after="0" w:line="240" w:lineRule="auto"/>
              <w:rPr>
                <w:sz w:val="18"/>
                <w:szCs w:val="18"/>
              </w:rPr>
            </w:pPr>
            <w:r w:rsidRPr="008052E6">
              <w:rPr>
                <w:sz w:val="18"/>
                <w:szCs w:val="18"/>
              </w:rPr>
              <w:t>ERROR_DECLARATION_ORIGINAL_NOT_FOUND</w:t>
            </w:r>
          </w:p>
        </w:tc>
        <w:tc>
          <w:tcPr>
            <w:tcW w:w="5002" w:type="dxa"/>
            <w:shd w:val="clear" w:color="auto" w:fill="F2F2F2"/>
            <w:tcMar>
              <w:top w:w="100" w:type="dxa"/>
              <w:left w:w="120" w:type="dxa"/>
              <w:bottom w:w="100" w:type="dxa"/>
              <w:right w:w="120" w:type="dxa"/>
            </w:tcMar>
          </w:tcPr>
          <w:p w:rsidRPr="008052E6" w:rsidR="00F4662A" w:rsidP="008052E6" w:rsidRDefault="00F4662A" w14:paraId="715F4801" w14:textId="77777777">
            <w:pPr>
              <w:spacing w:after="0" w:line="240" w:lineRule="auto"/>
              <w:rPr>
                <w:sz w:val="18"/>
                <w:szCs w:val="18"/>
              </w:rPr>
            </w:pPr>
            <w:r w:rsidRPr="008052E6">
              <w:rPr>
                <w:sz w:val="18"/>
                <w:szCs w:val="18"/>
              </w:rPr>
              <w:t>No matching original event exists in The systemfor this eventID.</w:t>
            </w:r>
          </w:p>
        </w:tc>
      </w:tr>
      <w:tr w:rsidRPr="008052E6" w:rsidR="00F4662A" w:rsidTr="008052E6" w14:paraId="32A14C45" w14:textId="77777777">
        <w:tc>
          <w:tcPr>
            <w:tcW w:w="4264" w:type="dxa"/>
            <w:tcMar>
              <w:top w:w="100" w:type="dxa"/>
              <w:left w:w="120" w:type="dxa"/>
              <w:bottom w:w="100" w:type="dxa"/>
              <w:right w:w="120" w:type="dxa"/>
            </w:tcMar>
          </w:tcPr>
          <w:p w:rsidRPr="008052E6" w:rsidR="00F4662A" w:rsidP="008052E6" w:rsidRDefault="00F4662A" w14:paraId="74881963" w14:textId="77777777">
            <w:pPr>
              <w:spacing w:after="0" w:line="240" w:lineRule="auto"/>
              <w:rPr>
                <w:sz w:val="18"/>
                <w:szCs w:val="18"/>
              </w:rPr>
            </w:pPr>
            <w:r w:rsidRPr="008052E6">
              <w:rPr>
                <w:sz w:val="18"/>
                <w:szCs w:val="18"/>
              </w:rPr>
              <w:t>ERROR_DECLARATION_CONTENT_MISMATCH</w:t>
            </w:r>
          </w:p>
        </w:tc>
        <w:tc>
          <w:tcPr>
            <w:tcW w:w="5002" w:type="dxa"/>
            <w:tcMar>
              <w:top w:w="100" w:type="dxa"/>
              <w:left w:w="120" w:type="dxa"/>
              <w:bottom w:w="100" w:type="dxa"/>
              <w:right w:w="120" w:type="dxa"/>
            </w:tcMar>
          </w:tcPr>
          <w:p w:rsidRPr="008052E6" w:rsidR="00F4662A" w:rsidP="008052E6" w:rsidRDefault="00F4662A" w14:paraId="2442D2E4" w14:textId="77777777">
            <w:pPr>
              <w:spacing w:after="0" w:line="240" w:lineRule="auto"/>
              <w:rPr>
                <w:sz w:val="18"/>
                <w:szCs w:val="18"/>
              </w:rPr>
            </w:pPr>
            <w:r w:rsidRPr="008052E6">
              <w:rPr>
                <w:sz w:val="18"/>
                <w:szCs w:val="18"/>
              </w:rPr>
              <w:t>The declaring event does not match the original on all fields besides errorDeclaration/recordTime.</w:t>
            </w:r>
          </w:p>
        </w:tc>
      </w:tr>
      <w:tr w:rsidRPr="008052E6" w:rsidR="00F4662A" w:rsidTr="008052E6" w14:paraId="4A305687" w14:textId="77777777">
        <w:tc>
          <w:tcPr>
            <w:tcW w:w="4264" w:type="dxa"/>
            <w:shd w:val="clear" w:color="auto" w:fill="F2F2F2"/>
            <w:tcMar>
              <w:top w:w="100" w:type="dxa"/>
              <w:left w:w="120" w:type="dxa"/>
              <w:bottom w:w="100" w:type="dxa"/>
              <w:right w:w="120" w:type="dxa"/>
            </w:tcMar>
          </w:tcPr>
          <w:p w:rsidRPr="008052E6" w:rsidR="00F4662A" w:rsidP="00F4662A" w:rsidRDefault="00F4662A" w14:paraId="70F7CBEE" w14:textId="77777777">
            <w:pPr>
              <w:rPr>
                <w:sz w:val="18"/>
                <w:szCs w:val="18"/>
              </w:rPr>
            </w:pPr>
            <w:r w:rsidRPr="008052E6">
              <w:rPr>
                <w:sz w:val="18"/>
                <w:szCs w:val="18"/>
              </w:rPr>
              <w:t>ERROR_DECLARATION_INVALID_REASON</w:t>
            </w:r>
          </w:p>
        </w:tc>
        <w:tc>
          <w:tcPr>
            <w:tcW w:w="5002" w:type="dxa"/>
            <w:shd w:val="clear" w:color="auto" w:fill="F2F2F2"/>
            <w:tcMar>
              <w:top w:w="100" w:type="dxa"/>
              <w:left w:w="120" w:type="dxa"/>
              <w:bottom w:w="100" w:type="dxa"/>
              <w:right w:w="120" w:type="dxa"/>
            </w:tcMar>
          </w:tcPr>
          <w:p w:rsidRPr="008052E6" w:rsidR="00F4662A" w:rsidP="00F4662A" w:rsidRDefault="00F4662A" w14:paraId="6D5753A2" w14:textId="77777777">
            <w:pPr>
              <w:rPr>
                <w:sz w:val="18"/>
                <w:szCs w:val="18"/>
              </w:rPr>
            </w:pPr>
            <w:r w:rsidRPr="008052E6">
              <w:rPr>
                <w:sz w:val="18"/>
                <w:szCs w:val="18"/>
              </w:rPr>
              <w:t>reason is not did_not_occur, incorrect_data, or a recognised CBV extension URI.</w:t>
            </w:r>
          </w:p>
        </w:tc>
      </w:tr>
      <w:tr w:rsidRPr="008052E6" w:rsidR="00F4662A" w:rsidTr="008052E6" w14:paraId="5F505C18" w14:textId="77777777">
        <w:tc>
          <w:tcPr>
            <w:tcW w:w="4264" w:type="dxa"/>
            <w:tcMar>
              <w:top w:w="100" w:type="dxa"/>
              <w:left w:w="120" w:type="dxa"/>
              <w:bottom w:w="100" w:type="dxa"/>
              <w:right w:w="120" w:type="dxa"/>
            </w:tcMar>
          </w:tcPr>
          <w:p w:rsidRPr="008052E6" w:rsidR="00F4662A" w:rsidP="00F4662A" w:rsidRDefault="00F4662A" w14:paraId="3B744971" w14:textId="77777777">
            <w:pPr>
              <w:rPr>
                <w:sz w:val="18"/>
                <w:szCs w:val="18"/>
              </w:rPr>
            </w:pPr>
            <w:r w:rsidRPr="008052E6">
              <w:rPr>
                <w:sz w:val="18"/>
                <w:szCs w:val="18"/>
              </w:rPr>
              <w:t>ERROR_DECLARATION_CORRECTIVE_NOT_FOUND</w:t>
            </w:r>
          </w:p>
        </w:tc>
        <w:tc>
          <w:tcPr>
            <w:tcW w:w="5002" w:type="dxa"/>
            <w:tcMar>
              <w:top w:w="100" w:type="dxa"/>
              <w:left w:w="120" w:type="dxa"/>
              <w:bottom w:w="100" w:type="dxa"/>
              <w:right w:w="120" w:type="dxa"/>
            </w:tcMar>
          </w:tcPr>
          <w:p w:rsidRPr="008052E6" w:rsidR="00F4662A" w:rsidP="00F4662A" w:rsidRDefault="00F4662A" w14:paraId="77324A11" w14:textId="77777777">
            <w:pPr>
              <w:rPr>
                <w:sz w:val="18"/>
                <w:szCs w:val="18"/>
              </w:rPr>
            </w:pPr>
            <w:r w:rsidRPr="008052E6">
              <w:rPr>
                <w:sz w:val="18"/>
                <w:szCs w:val="18"/>
              </w:rPr>
              <w:t>correctiveEventIDs references an eventID not found in The systemor in the same submission.</w:t>
            </w:r>
          </w:p>
        </w:tc>
      </w:tr>
      <w:tr w:rsidRPr="008052E6" w:rsidR="00F4662A" w:rsidTr="008052E6" w14:paraId="587823E9" w14:textId="77777777">
        <w:tc>
          <w:tcPr>
            <w:tcW w:w="4264" w:type="dxa"/>
            <w:shd w:val="clear" w:color="auto" w:fill="F2F2F2"/>
            <w:tcMar>
              <w:top w:w="100" w:type="dxa"/>
              <w:left w:w="120" w:type="dxa"/>
              <w:bottom w:w="100" w:type="dxa"/>
              <w:right w:w="120" w:type="dxa"/>
            </w:tcMar>
          </w:tcPr>
          <w:p w:rsidRPr="008052E6" w:rsidR="00F4662A" w:rsidP="00F4662A" w:rsidRDefault="00F4662A" w14:paraId="28E9F08B" w14:textId="77777777">
            <w:pPr>
              <w:rPr>
                <w:sz w:val="18"/>
                <w:szCs w:val="18"/>
              </w:rPr>
            </w:pPr>
            <w:r w:rsidRPr="008052E6">
              <w:rPr>
                <w:sz w:val="18"/>
                <w:szCs w:val="18"/>
              </w:rPr>
              <w:t>MISSING_NEEDED_FIELDS</w:t>
            </w:r>
          </w:p>
        </w:tc>
        <w:tc>
          <w:tcPr>
            <w:tcW w:w="5002" w:type="dxa"/>
            <w:shd w:val="clear" w:color="auto" w:fill="F2F2F2"/>
            <w:tcMar>
              <w:top w:w="100" w:type="dxa"/>
              <w:left w:w="120" w:type="dxa"/>
              <w:bottom w:w="100" w:type="dxa"/>
              <w:right w:w="120" w:type="dxa"/>
            </w:tcMar>
          </w:tcPr>
          <w:p w:rsidRPr="008052E6" w:rsidR="00F4662A" w:rsidP="00F4662A" w:rsidRDefault="00F4662A" w14:paraId="31BDC696" w14:textId="77777777">
            <w:pPr>
              <w:rPr>
                <w:sz w:val="18"/>
                <w:szCs w:val="18"/>
              </w:rPr>
            </w:pPr>
            <w:r w:rsidRPr="008052E6">
              <w:rPr>
                <w:sz w:val="18"/>
                <w:szCs w:val="18"/>
              </w:rPr>
              <w:t>declarationTime is required whenever errorDeclaration is present.</w:t>
            </w:r>
          </w:p>
        </w:tc>
      </w:tr>
    </w:tbl>
    <w:p w:rsidRPr="00F4662A" w:rsidR="00F4662A" w:rsidP="00F4662A" w:rsidRDefault="00F4662A" w14:paraId="14067D0F" w14:textId="77777777"/>
    <w:p w:rsidRPr="00F4662A" w:rsidR="00F4662A" w:rsidP="008052E6" w:rsidRDefault="00F4662A" w14:paraId="57F87300" w14:textId="77777777">
      <w:pPr>
        <w:ind w:left="720"/>
      </w:pPr>
      <w:r w:rsidRPr="00F4662A">
        <w:rPr>
          <w:b/>
          <w:bCs/>
        </w:rPr>
        <w:t>Warnings (HTTP 201, event stored)</w:t>
      </w:r>
    </w:p>
    <w:tbl>
      <w:tblPr>
        <w:tblW w:w="5000" w:type="pct"/>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37"/>
        <w:gridCol w:w="5629"/>
      </w:tblGrid>
      <w:tr w:rsidRPr="008052E6" w:rsidR="00F4662A" w:rsidTr="008052E6" w14:paraId="6DFFADC1" w14:textId="77777777">
        <w:trPr>
          <w:tblHeader/>
        </w:trPr>
        <w:tc>
          <w:tcPr>
            <w:tcW w:w="3637" w:type="dxa"/>
            <w:tcMar>
              <w:top w:w="100" w:type="dxa"/>
              <w:left w:w="120" w:type="dxa"/>
              <w:bottom w:w="100" w:type="dxa"/>
              <w:right w:w="120" w:type="dxa"/>
            </w:tcMar>
          </w:tcPr>
          <w:p w:rsidRPr="008052E6" w:rsidR="00F4662A" w:rsidP="00F4662A" w:rsidRDefault="00F4662A" w14:paraId="7160BCEF" w14:textId="77777777">
            <w:pPr>
              <w:rPr>
                <w:sz w:val="18"/>
                <w:szCs w:val="18"/>
              </w:rPr>
            </w:pPr>
            <w:r w:rsidRPr="008052E6">
              <w:rPr>
                <w:b/>
                <w:bCs/>
                <w:sz w:val="18"/>
                <w:szCs w:val="18"/>
              </w:rPr>
              <w:t>Code</w:t>
            </w:r>
          </w:p>
        </w:tc>
        <w:tc>
          <w:tcPr>
            <w:tcW w:w="5629" w:type="dxa"/>
            <w:tcMar>
              <w:top w:w="100" w:type="dxa"/>
              <w:left w:w="120" w:type="dxa"/>
              <w:bottom w:w="100" w:type="dxa"/>
              <w:right w:w="120" w:type="dxa"/>
            </w:tcMar>
          </w:tcPr>
          <w:p w:rsidRPr="008052E6" w:rsidR="00F4662A" w:rsidP="00F4662A" w:rsidRDefault="00F4662A" w14:paraId="273D1948" w14:textId="77777777">
            <w:pPr>
              <w:rPr>
                <w:sz w:val="18"/>
                <w:szCs w:val="18"/>
              </w:rPr>
            </w:pPr>
            <w:r w:rsidRPr="008052E6">
              <w:rPr>
                <w:b/>
                <w:bCs/>
                <w:sz w:val="18"/>
                <w:szCs w:val="18"/>
              </w:rPr>
              <w:t>Description</w:t>
            </w:r>
          </w:p>
        </w:tc>
      </w:tr>
      <w:tr w:rsidRPr="008052E6" w:rsidR="00F4662A" w:rsidTr="008052E6" w14:paraId="4429122A" w14:textId="77777777">
        <w:tc>
          <w:tcPr>
            <w:tcW w:w="3637" w:type="dxa"/>
            <w:tcMar>
              <w:top w:w="100" w:type="dxa"/>
              <w:left w:w="120" w:type="dxa"/>
              <w:bottom w:w="100" w:type="dxa"/>
              <w:right w:w="120" w:type="dxa"/>
            </w:tcMar>
          </w:tcPr>
          <w:p w:rsidRPr="008052E6" w:rsidR="00F4662A" w:rsidP="00F4662A" w:rsidRDefault="00F4662A" w14:paraId="04B9B3B6" w14:textId="77777777">
            <w:pPr>
              <w:rPr>
                <w:sz w:val="18"/>
                <w:szCs w:val="18"/>
              </w:rPr>
            </w:pPr>
            <w:r w:rsidRPr="008052E6">
              <w:rPr>
                <w:sz w:val="18"/>
                <w:szCs w:val="18"/>
              </w:rPr>
              <w:t>INCOMPLETE_ERROR_DECLARATION</w:t>
            </w:r>
          </w:p>
        </w:tc>
        <w:tc>
          <w:tcPr>
            <w:tcW w:w="5629" w:type="dxa"/>
            <w:tcMar>
              <w:top w:w="100" w:type="dxa"/>
              <w:left w:w="120" w:type="dxa"/>
              <w:bottom w:w="100" w:type="dxa"/>
              <w:right w:w="120" w:type="dxa"/>
            </w:tcMar>
          </w:tcPr>
          <w:p w:rsidRPr="008052E6" w:rsidR="00F4662A" w:rsidP="00F4662A" w:rsidRDefault="00F4662A" w14:paraId="6330047D" w14:textId="77777777">
            <w:pPr>
              <w:rPr>
                <w:sz w:val="18"/>
                <w:szCs w:val="18"/>
              </w:rPr>
            </w:pPr>
            <w:r w:rsidRPr="008052E6">
              <w:rPr>
                <w:sz w:val="18"/>
                <w:szCs w:val="18"/>
              </w:rPr>
              <w:t>reason is incorrect_data with no correctiveEventIDs supplied.</w:t>
            </w:r>
          </w:p>
        </w:tc>
      </w:tr>
      <w:tr w:rsidRPr="008052E6" w:rsidR="00F4662A" w:rsidTr="008052E6" w14:paraId="626DB1FA" w14:textId="77777777">
        <w:tc>
          <w:tcPr>
            <w:tcW w:w="3637" w:type="dxa"/>
            <w:shd w:val="clear" w:color="auto" w:fill="F2F2F2"/>
            <w:tcMar>
              <w:top w:w="100" w:type="dxa"/>
              <w:left w:w="120" w:type="dxa"/>
              <w:bottom w:w="100" w:type="dxa"/>
              <w:right w:w="120" w:type="dxa"/>
            </w:tcMar>
          </w:tcPr>
          <w:p w:rsidRPr="008052E6" w:rsidR="00F4662A" w:rsidP="00F4662A" w:rsidRDefault="00F4662A" w14:paraId="76AABE87" w14:textId="77777777">
            <w:pPr>
              <w:rPr>
                <w:sz w:val="18"/>
                <w:szCs w:val="18"/>
              </w:rPr>
            </w:pPr>
            <w:r w:rsidRPr="008052E6">
              <w:rPr>
                <w:sz w:val="18"/>
                <w:szCs w:val="18"/>
              </w:rPr>
              <w:t>ERROR_DECLARATION_WITHOUT_REASON</w:t>
            </w:r>
          </w:p>
        </w:tc>
        <w:tc>
          <w:tcPr>
            <w:tcW w:w="5629" w:type="dxa"/>
            <w:shd w:val="clear" w:color="auto" w:fill="F2F2F2"/>
            <w:tcMar>
              <w:top w:w="100" w:type="dxa"/>
              <w:left w:w="120" w:type="dxa"/>
              <w:bottom w:w="100" w:type="dxa"/>
              <w:right w:w="120" w:type="dxa"/>
            </w:tcMar>
          </w:tcPr>
          <w:p w:rsidRPr="008052E6" w:rsidR="00F4662A" w:rsidP="00F4662A" w:rsidRDefault="00F4662A" w14:paraId="0F5C491E" w14:textId="77777777">
            <w:pPr>
              <w:rPr>
                <w:sz w:val="18"/>
                <w:szCs w:val="18"/>
              </w:rPr>
            </w:pPr>
            <w:r w:rsidRPr="008052E6">
              <w:rPr>
                <w:sz w:val="18"/>
                <w:szCs w:val="18"/>
              </w:rPr>
              <w:t>reason omitted. Permitted by GS1; inclusion is recommended for partner visibility.</w:t>
            </w:r>
          </w:p>
        </w:tc>
      </w:tr>
    </w:tbl>
    <w:p w:rsidR="008052E6" w:rsidP="008052E6" w:rsidRDefault="008052E6" w14:paraId="67EF85FE" w14:textId="77777777">
      <w:pPr>
        <w:ind w:left="720"/>
        <w:rPr>
          <w:b/>
          <w:bCs/>
        </w:rPr>
      </w:pPr>
    </w:p>
    <w:p w:rsidRPr="00F4662A" w:rsidR="00F4662A" w:rsidP="00764DED" w:rsidRDefault="00F4662A" w14:paraId="2551B8DC" w14:textId="16196976">
      <w:pPr>
        <w:pStyle w:val="Heading3"/>
        <w:numPr>
          <w:ilvl w:val="0"/>
          <w:numId w:val="17"/>
        </w:numPr>
      </w:pPr>
      <w:r w:rsidRPr="00F4662A">
        <w:t>Implementation notes</w:t>
      </w:r>
    </w:p>
    <w:p w:rsidRPr="0073387E" w:rsidR="00F4662A" w:rsidP="0073387E" w:rsidRDefault="00F4662A" w14:paraId="4B2D9F1F" w14:textId="77777777">
      <w:pPr>
        <w:pStyle w:val="ListParagraph"/>
        <w:numPr>
          <w:ilvl w:val="0"/>
          <w:numId w:val="40"/>
        </w:numPr>
        <w:spacing w:after="0"/>
        <w:rPr>
          <w:color w:val="1C2833"/>
          <w:sz w:val="20"/>
        </w:rPr>
      </w:pPr>
      <w:r w:rsidRPr="0073387E">
        <w:rPr>
          <w:color w:val="1C2833"/>
          <w:sz w:val="20"/>
        </w:rPr>
        <w:t>Original events are never deleted or altered. Every correction is a new submission.</w:t>
      </w:r>
    </w:p>
    <w:p w:rsidRPr="0073387E" w:rsidR="00F4662A" w:rsidP="0073387E" w:rsidRDefault="00F4662A" w14:paraId="303E41E1" w14:textId="77777777">
      <w:pPr>
        <w:pStyle w:val="ListParagraph"/>
        <w:numPr>
          <w:ilvl w:val="0"/>
          <w:numId w:val="40"/>
        </w:numPr>
        <w:spacing w:after="0"/>
        <w:rPr>
          <w:color w:val="1C2833"/>
          <w:sz w:val="20"/>
        </w:rPr>
      </w:pPr>
      <w:r w:rsidRPr="0073387E">
        <w:rPr>
          <w:color w:val="1C2833"/>
          <w:sz w:val="20"/>
        </w:rPr>
        <w:t>Use Error Declaration only where an ordinary corrective event does not apply.</w:t>
      </w:r>
    </w:p>
    <w:p w:rsidRPr="0073387E" w:rsidR="00F4662A" w:rsidP="0073387E" w:rsidRDefault="00F4662A" w14:paraId="5F721181" w14:textId="77777777">
      <w:pPr>
        <w:pStyle w:val="ListParagraph"/>
        <w:numPr>
          <w:ilvl w:val="0"/>
          <w:numId w:val="40"/>
        </w:numPr>
        <w:spacing w:after="0"/>
        <w:rPr>
          <w:color w:val="1C2833"/>
          <w:sz w:val="20"/>
        </w:rPr>
      </w:pPr>
      <w:r w:rsidRPr="0073387E">
        <w:rPr>
          <w:color w:val="1C2833"/>
          <w:sz w:val="20"/>
        </w:rPr>
        <w:t>Corrective events require a new eventID and must not reuse the original's.</w:t>
      </w:r>
    </w:p>
    <w:p w:rsidRPr="0073387E" w:rsidR="00F4662A" w:rsidP="0073387E" w:rsidRDefault="00F4662A" w14:paraId="3616679E" w14:textId="77777777">
      <w:pPr>
        <w:pStyle w:val="ListParagraph"/>
        <w:numPr>
          <w:ilvl w:val="0"/>
          <w:numId w:val="40"/>
        </w:numPr>
        <w:spacing w:after="0"/>
        <w:rPr>
          <w:color w:val="1C2833"/>
          <w:sz w:val="20"/>
        </w:rPr>
      </w:pPr>
      <w:r w:rsidRPr="0073387E">
        <w:rPr>
          <w:color w:val="1C2833"/>
          <w:sz w:val="20"/>
        </w:rPr>
        <w:t>If the corrective event has not yet been submitted, include it in the same capture document as the error declaration.</w:t>
      </w:r>
    </w:p>
    <w:p w:rsidRPr="0073387E" w:rsidR="00F4662A" w:rsidP="0073387E" w:rsidRDefault="00F4662A" w14:paraId="1491E581" w14:textId="77777777">
      <w:pPr>
        <w:pStyle w:val="ListParagraph"/>
        <w:numPr>
          <w:ilvl w:val="0"/>
          <w:numId w:val="40"/>
        </w:numPr>
        <w:spacing w:after="0"/>
        <w:rPr>
          <w:color w:val="1C2833"/>
          <w:sz w:val="20"/>
        </w:rPr>
      </w:pPr>
      <w:r w:rsidRPr="0073387E">
        <w:rPr>
          <w:color w:val="1C2833"/>
          <w:sz w:val="20"/>
        </w:rPr>
        <w:t>Both the original and the correcting event remain in the audit trail. Trace and regulatory views reflect the corrected, effective state by default.</w:t>
      </w:r>
    </w:p>
    <w:p w:rsidR="00960F20" w:rsidP="0073387E" w:rsidRDefault="00960F20" w14:paraId="28EF8DAC" w14:textId="091AC459">
      <w:pPr>
        <w:spacing w:after="0"/>
        <w:rPr>
          <w:color w:val="1C2833"/>
          <w:sz w:val="20"/>
        </w:rPr>
      </w:pPr>
      <w:r>
        <w:rPr>
          <w:color w:val="1C2833"/>
          <w:sz w:val="20"/>
        </w:rPr>
        <w:br w:type="page"/>
      </w:r>
    </w:p>
    <w:p w:rsidR="00BE6FAB" w:rsidP="00BE6FAB" w:rsidRDefault="00BE6FAB" w14:paraId="3B9A9767" w14:textId="77777777">
      <w:pPr>
        <w:pStyle w:val="Heading1"/>
      </w:pPr>
      <w:bookmarkStart w:name="_Toc229417856" w:id="72"/>
      <w:r>
        <w:t>Appendix A: Glossary</w:t>
      </w:r>
      <w:bookmarkEnd w:id="72"/>
    </w:p>
    <w:tbl>
      <w:tblPr>
        <w:tblW w:w="5000" w:type="pct"/>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2007"/>
        <w:gridCol w:w="7259"/>
      </w:tblGrid>
      <w:tr w:rsidR="00FE5E93" w14:paraId="1F21FA07" w14:textId="77777777">
        <w:trPr>
          <w:trHeight w:val="400"/>
          <w:tblHeader/>
        </w:trPr>
        <w:tc>
          <w:tcPr>
            <w:tcW w:w="0" w:type="auto"/>
            <w:shd w:val="clear" w:color="auto" w:fill="E3F2FD"/>
            <w:vAlign w:val="center"/>
          </w:tcPr>
          <w:p w:rsidR="00BE6FAB" w:rsidRDefault="00BE6FAB" w14:paraId="34AF28D4" w14:textId="77777777">
            <w:pPr>
              <w:spacing w:after="0"/>
            </w:pPr>
            <w:r>
              <w:rPr>
                <w:b/>
                <w:color w:val="263238"/>
                <w:sz w:val="20"/>
              </w:rPr>
              <w:t>Term</w:t>
            </w:r>
          </w:p>
        </w:tc>
        <w:tc>
          <w:tcPr>
            <w:tcW w:w="0" w:type="auto"/>
            <w:shd w:val="clear" w:color="auto" w:fill="E3F2FD"/>
            <w:vAlign w:val="center"/>
          </w:tcPr>
          <w:p w:rsidR="00BE6FAB" w:rsidRDefault="00BE6FAB" w14:paraId="3EBE21C3" w14:textId="77777777">
            <w:pPr>
              <w:spacing w:after="0"/>
            </w:pPr>
            <w:r>
              <w:rPr>
                <w:b/>
                <w:color w:val="263238"/>
                <w:sz w:val="20"/>
              </w:rPr>
              <w:t>Definition</w:t>
            </w:r>
          </w:p>
        </w:tc>
      </w:tr>
      <w:tr w:rsidR="00FE5E93" w14:paraId="695AEF66" w14:textId="77777777">
        <w:trPr>
          <w:trHeight w:val="360"/>
        </w:trPr>
        <w:tc>
          <w:tcPr>
            <w:tcW w:w="0" w:type="auto"/>
            <w:vAlign w:val="center"/>
          </w:tcPr>
          <w:p w:rsidR="00BE6FAB" w:rsidRDefault="00BE6FAB" w14:paraId="75819D41" w14:textId="77777777">
            <w:pPr>
              <w:spacing w:after="0"/>
            </w:pPr>
            <w:r>
              <w:rPr>
                <w:color w:val="263238"/>
                <w:sz w:val="20"/>
              </w:rPr>
              <w:t>Aggregation</w:t>
            </w:r>
          </w:p>
        </w:tc>
        <w:tc>
          <w:tcPr>
            <w:tcW w:w="0" w:type="auto"/>
            <w:vAlign w:val="center"/>
          </w:tcPr>
          <w:p w:rsidR="00BE6FAB" w:rsidRDefault="00BE6FAB" w14:paraId="087AC818" w14:textId="77777777">
            <w:pPr>
              <w:spacing w:after="0"/>
            </w:pPr>
            <w:r>
              <w:rPr>
                <w:color w:val="263238"/>
                <w:sz w:val="20"/>
              </w:rPr>
              <w:t>The association of child items (SGTINs) or containers (SSCCs) with parent containers (SSCC)</w:t>
            </w:r>
          </w:p>
        </w:tc>
      </w:tr>
      <w:tr w:rsidR="00FE5E93" w14:paraId="3DDD039A" w14:textId="77777777">
        <w:trPr>
          <w:trHeight w:val="360"/>
        </w:trPr>
        <w:tc>
          <w:tcPr>
            <w:tcW w:w="0" w:type="auto"/>
            <w:vAlign w:val="center"/>
          </w:tcPr>
          <w:p w:rsidR="00BE6FAB" w:rsidRDefault="00BE6FAB" w14:paraId="609EFC1C" w14:textId="77777777">
            <w:pPr>
              <w:spacing w:after="0"/>
            </w:pPr>
            <w:r>
              <w:rPr>
                <w:color w:val="263238"/>
                <w:sz w:val="20"/>
              </w:rPr>
              <w:t>Batch / Lot</w:t>
            </w:r>
          </w:p>
        </w:tc>
        <w:tc>
          <w:tcPr>
            <w:tcW w:w="0" w:type="auto"/>
            <w:vAlign w:val="center"/>
          </w:tcPr>
          <w:p w:rsidR="00BE6FAB" w:rsidRDefault="00BE6FAB" w14:paraId="4E3AB921" w14:textId="77777777">
            <w:pPr>
              <w:spacing w:after="0"/>
            </w:pPr>
            <w:r w:rsidRPr="0E680CB1">
              <w:rPr>
                <w:color w:val="263238"/>
                <w:sz w:val="20"/>
                <w:szCs w:val="20"/>
              </w:rPr>
              <w:t>A defined quantity of product manufactured during a specific production run. Represented in EPCIS using lotNumber within ILMD.</w:t>
            </w:r>
          </w:p>
        </w:tc>
      </w:tr>
      <w:tr w:rsidR="00FE5E93" w14:paraId="4CE7773E" w14:textId="77777777">
        <w:trPr>
          <w:trHeight w:val="360"/>
        </w:trPr>
        <w:tc>
          <w:tcPr>
            <w:tcW w:w="0" w:type="auto"/>
            <w:vAlign w:val="center"/>
          </w:tcPr>
          <w:p w:rsidR="00BE6FAB" w:rsidRDefault="00BE6FAB" w14:paraId="62DFF1E7" w14:textId="77777777">
            <w:pPr>
              <w:spacing w:after="0"/>
              <w:rPr>
                <w:sz w:val="20"/>
                <w:szCs w:val="20"/>
              </w:rPr>
            </w:pPr>
            <w:r w:rsidRPr="0E680CB1">
              <w:rPr>
                <w:color w:val="263238"/>
                <w:sz w:val="20"/>
                <w:szCs w:val="20"/>
              </w:rPr>
              <w:t>bizLocation</w:t>
            </w:r>
          </w:p>
        </w:tc>
        <w:tc>
          <w:tcPr>
            <w:tcW w:w="0" w:type="auto"/>
            <w:vAlign w:val="center"/>
          </w:tcPr>
          <w:p w:rsidR="00BE6FAB" w:rsidRDefault="00BE6FAB" w14:paraId="44500548" w14:textId="77777777">
            <w:pPr>
              <w:spacing w:after="0"/>
            </w:pPr>
            <w:r>
              <w:rPr>
                <w:color w:val="263238"/>
                <w:sz w:val="20"/>
              </w:rPr>
              <w:t>The physical or logical location where a business event occurred. Represented using SGLN in EPCIS.</w:t>
            </w:r>
          </w:p>
        </w:tc>
      </w:tr>
      <w:tr w:rsidR="00FE5E93" w14:paraId="6F3822A9" w14:textId="77777777">
        <w:trPr>
          <w:trHeight w:val="360"/>
        </w:trPr>
        <w:tc>
          <w:tcPr>
            <w:tcW w:w="0" w:type="auto"/>
            <w:vAlign w:val="center"/>
          </w:tcPr>
          <w:p w:rsidR="00BE6FAB" w:rsidRDefault="00BE6FAB" w14:paraId="66D6686D" w14:textId="77777777">
            <w:pPr>
              <w:spacing w:after="0"/>
              <w:rPr>
                <w:sz w:val="20"/>
                <w:szCs w:val="20"/>
              </w:rPr>
            </w:pPr>
            <w:r w:rsidRPr="0E680CB1">
              <w:rPr>
                <w:color w:val="263238"/>
                <w:sz w:val="20"/>
                <w:szCs w:val="20"/>
              </w:rPr>
              <w:t>bizStep</w:t>
            </w:r>
          </w:p>
        </w:tc>
        <w:tc>
          <w:tcPr>
            <w:tcW w:w="0" w:type="auto"/>
            <w:vAlign w:val="center"/>
          </w:tcPr>
          <w:p w:rsidR="00BE6FAB" w:rsidRDefault="00BE6FAB" w14:paraId="4A7114CF" w14:textId="77777777">
            <w:pPr>
              <w:spacing w:after="0"/>
            </w:pPr>
            <w:r>
              <w:rPr>
                <w:color w:val="263238"/>
                <w:sz w:val="20"/>
              </w:rPr>
              <w:t>Business step; the business context of an event (e.g., shipping, receiving, commissioning)</w:t>
            </w:r>
          </w:p>
        </w:tc>
      </w:tr>
      <w:tr w:rsidR="00FE5E93" w14:paraId="266909A7" w14:textId="77777777">
        <w:trPr>
          <w:trHeight w:val="360"/>
        </w:trPr>
        <w:tc>
          <w:tcPr>
            <w:tcW w:w="0" w:type="auto"/>
            <w:vAlign w:val="center"/>
          </w:tcPr>
          <w:p w:rsidR="00BE6FAB" w:rsidRDefault="00BE6FAB" w14:paraId="5796A8F3" w14:textId="77777777">
            <w:pPr>
              <w:spacing w:after="0"/>
            </w:pPr>
            <w:r>
              <w:rPr>
                <w:color w:val="263238"/>
                <w:sz w:val="20"/>
              </w:rPr>
              <w:t>CBV</w:t>
            </w:r>
          </w:p>
        </w:tc>
        <w:tc>
          <w:tcPr>
            <w:tcW w:w="0" w:type="auto"/>
            <w:vAlign w:val="center"/>
          </w:tcPr>
          <w:p w:rsidR="00BE6FAB" w:rsidRDefault="00BE6FAB" w14:paraId="49DC6059" w14:textId="77777777">
            <w:pPr>
              <w:spacing w:after="0"/>
            </w:pPr>
            <w:r>
              <w:rPr>
                <w:color w:val="263238"/>
                <w:sz w:val="20"/>
              </w:rPr>
              <w:t>GS1 Core Business Vocabulary - standard vocabulary for EPCIS business context</w:t>
            </w:r>
          </w:p>
        </w:tc>
      </w:tr>
      <w:tr w:rsidR="00FE5E93" w14:paraId="7031AAD1" w14:textId="77777777">
        <w:trPr>
          <w:trHeight w:val="360"/>
        </w:trPr>
        <w:tc>
          <w:tcPr>
            <w:tcW w:w="0" w:type="auto"/>
            <w:vAlign w:val="center"/>
          </w:tcPr>
          <w:p w:rsidR="00BE6FAB" w:rsidRDefault="00BE6FAB" w14:paraId="26A424E9" w14:textId="77777777">
            <w:pPr>
              <w:spacing w:after="0"/>
            </w:pPr>
            <w:r>
              <w:rPr>
                <w:color w:val="263238"/>
                <w:sz w:val="20"/>
              </w:rPr>
              <w:t>Commissioning</w:t>
            </w:r>
          </w:p>
        </w:tc>
        <w:tc>
          <w:tcPr>
            <w:tcW w:w="0" w:type="auto"/>
            <w:vAlign w:val="center"/>
          </w:tcPr>
          <w:p w:rsidR="00BE6FAB" w:rsidRDefault="00BE6FAB" w14:paraId="0228BEF0" w14:textId="77777777">
            <w:pPr>
              <w:spacing w:after="0"/>
            </w:pPr>
            <w:r>
              <w:rPr>
                <w:color w:val="263238"/>
                <w:sz w:val="20"/>
              </w:rPr>
              <w:t>The act of creating and assigning a unique identifier to a product instance</w:t>
            </w:r>
          </w:p>
        </w:tc>
      </w:tr>
      <w:tr w:rsidR="00FE5E93" w14:paraId="6F7D6745" w14:textId="77777777">
        <w:trPr>
          <w:trHeight w:val="360"/>
        </w:trPr>
        <w:tc>
          <w:tcPr>
            <w:tcW w:w="0" w:type="auto"/>
            <w:vAlign w:val="center"/>
          </w:tcPr>
          <w:p w:rsidR="00BE6FAB" w:rsidRDefault="00BE6FAB" w14:paraId="3C730585" w14:textId="77777777">
            <w:pPr>
              <w:spacing w:after="0"/>
            </w:pPr>
            <w:r>
              <w:rPr>
                <w:color w:val="263238"/>
                <w:sz w:val="20"/>
              </w:rPr>
              <w:t>Decommissioning</w:t>
            </w:r>
          </w:p>
        </w:tc>
        <w:tc>
          <w:tcPr>
            <w:tcW w:w="0" w:type="auto"/>
            <w:vAlign w:val="center"/>
          </w:tcPr>
          <w:p w:rsidR="00BE6FAB" w:rsidRDefault="00BE6FAB" w14:paraId="23A797F5" w14:textId="77777777">
            <w:pPr>
              <w:spacing w:after="0"/>
            </w:pPr>
            <w:r w:rsidRPr="00F1470F">
              <w:rPr>
                <w:color w:val="263238"/>
                <w:sz w:val="20"/>
              </w:rPr>
              <w:t>Decommissioning represents removal of an EPC from active supply chain use.</w:t>
            </w:r>
            <w:r w:rsidRPr="00F1470F">
              <w:rPr>
                <w:color w:val="263238"/>
                <w:sz w:val="20"/>
              </w:rPr>
              <w:br/>
            </w:r>
            <w:r w:rsidRPr="00F1470F">
              <w:rPr>
                <w:color w:val="263238"/>
                <w:sz w:val="20"/>
              </w:rPr>
              <w:t>This is not equivalent to destruction.</w:t>
            </w:r>
            <w:r w:rsidRPr="00F1470F">
              <w:rPr>
                <w:color w:val="263238"/>
                <w:sz w:val="20"/>
              </w:rPr>
              <w:br/>
            </w:r>
            <w:r w:rsidRPr="00F1470F">
              <w:rPr>
                <w:color w:val="263238"/>
                <w:sz w:val="20"/>
              </w:rPr>
              <w:t>Reactivation may only occur if explicitly permitted by regulatory policy.</w:t>
            </w:r>
          </w:p>
        </w:tc>
      </w:tr>
      <w:tr w:rsidR="00FE5E93" w14:paraId="39BCDA52" w14:textId="77777777">
        <w:trPr>
          <w:trHeight w:val="360"/>
        </w:trPr>
        <w:tc>
          <w:tcPr>
            <w:tcW w:w="0" w:type="auto"/>
            <w:vAlign w:val="center"/>
          </w:tcPr>
          <w:p w:rsidR="00BE6FAB" w:rsidRDefault="00BE6FAB" w14:paraId="38EFB708" w14:textId="77777777">
            <w:pPr>
              <w:spacing w:after="0"/>
            </w:pPr>
            <w:r>
              <w:rPr>
                <w:color w:val="263238"/>
                <w:sz w:val="20"/>
              </w:rPr>
              <w:t>Destroying</w:t>
            </w:r>
          </w:p>
        </w:tc>
        <w:tc>
          <w:tcPr>
            <w:tcW w:w="0" w:type="auto"/>
            <w:vAlign w:val="center"/>
          </w:tcPr>
          <w:p w:rsidR="00BE6FAB" w:rsidRDefault="00BE6FAB" w14:paraId="5F4D7636" w14:textId="77777777">
            <w:pPr>
              <w:spacing w:after="0"/>
            </w:pPr>
            <w:r>
              <w:rPr>
                <w:color w:val="263238"/>
                <w:sz w:val="20"/>
              </w:rPr>
              <w:t xml:space="preserve">Physical destruction of product </w:t>
            </w:r>
          </w:p>
        </w:tc>
      </w:tr>
      <w:tr w:rsidR="00FE5E93" w14:paraId="50991E49" w14:textId="77777777">
        <w:trPr>
          <w:trHeight w:val="360"/>
        </w:trPr>
        <w:tc>
          <w:tcPr>
            <w:tcW w:w="0" w:type="auto"/>
            <w:vAlign w:val="center"/>
          </w:tcPr>
          <w:p w:rsidR="00BE6FAB" w:rsidRDefault="00BE6FAB" w14:paraId="1D105A6D" w14:textId="77777777">
            <w:pPr>
              <w:spacing w:after="0"/>
            </w:pPr>
            <w:r>
              <w:rPr>
                <w:color w:val="263238"/>
                <w:sz w:val="20"/>
              </w:rPr>
              <w:t>Disposition</w:t>
            </w:r>
          </w:p>
        </w:tc>
        <w:tc>
          <w:tcPr>
            <w:tcW w:w="0" w:type="auto"/>
            <w:vAlign w:val="center"/>
          </w:tcPr>
          <w:p w:rsidR="00BE6FAB" w:rsidRDefault="00BE6FAB" w14:paraId="1769CAE3" w14:textId="77777777">
            <w:pPr>
              <w:spacing w:after="0"/>
            </w:pPr>
            <w:r w:rsidRPr="0E680CB1">
              <w:rPr>
                <w:color w:val="263238"/>
                <w:sz w:val="20"/>
                <w:szCs w:val="20"/>
              </w:rPr>
              <w:t>The business condition of objects after an event (e.g., active, in_transit, destroyed)</w:t>
            </w:r>
          </w:p>
        </w:tc>
      </w:tr>
      <w:tr w:rsidR="00FE5E93" w14:paraId="725C3111" w14:textId="77777777">
        <w:trPr>
          <w:trHeight w:val="360"/>
        </w:trPr>
        <w:tc>
          <w:tcPr>
            <w:tcW w:w="0" w:type="auto"/>
            <w:vAlign w:val="center"/>
          </w:tcPr>
          <w:p w:rsidR="00BE6FAB" w:rsidRDefault="00BE6FAB" w14:paraId="1D2BBCB9" w14:textId="77777777">
            <w:pPr>
              <w:spacing w:after="0"/>
            </w:pPr>
            <w:r>
              <w:rPr>
                <w:color w:val="263238"/>
                <w:sz w:val="20"/>
              </w:rPr>
              <w:t>EPC</w:t>
            </w:r>
          </w:p>
        </w:tc>
        <w:tc>
          <w:tcPr>
            <w:tcW w:w="0" w:type="auto"/>
            <w:vAlign w:val="center"/>
          </w:tcPr>
          <w:p w:rsidR="00BE6FAB" w:rsidRDefault="00BE6FAB" w14:paraId="31F3D5C2" w14:textId="77777777">
            <w:pPr>
              <w:spacing w:after="0"/>
            </w:pPr>
            <w:r>
              <w:rPr>
                <w:color w:val="263238"/>
                <w:sz w:val="20"/>
              </w:rPr>
              <w:t>Electronic Product Code - unique identifier assigned to a physical object</w:t>
            </w:r>
          </w:p>
        </w:tc>
      </w:tr>
      <w:tr w:rsidR="00FE5E93" w14:paraId="58C5C99C" w14:textId="77777777">
        <w:trPr>
          <w:trHeight w:val="360"/>
        </w:trPr>
        <w:tc>
          <w:tcPr>
            <w:tcW w:w="0" w:type="auto"/>
            <w:vAlign w:val="center"/>
          </w:tcPr>
          <w:p w:rsidR="00BE6FAB" w:rsidRDefault="00BE6FAB" w14:paraId="55D33EDA" w14:textId="77777777">
            <w:pPr>
              <w:spacing w:after="0"/>
            </w:pPr>
            <w:r>
              <w:rPr>
                <w:color w:val="263238"/>
                <w:sz w:val="20"/>
              </w:rPr>
              <w:t>EPCIS</w:t>
            </w:r>
          </w:p>
        </w:tc>
        <w:tc>
          <w:tcPr>
            <w:tcW w:w="0" w:type="auto"/>
            <w:vAlign w:val="center"/>
          </w:tcPr>
          <w:p w:rsidR="00BE6FAB" w:rsidRDefault="00BE6FAB" w14:paraId="241F1DC5" w14:textId="77777777">
            <w:pPr>
              <w:spacing w:after="0"/>
            </w:pPr>
            <w:r>
              <w:rPr>
                <w:color w:val="263238"/>
                <w:sz w:val="20"/>
              </w:rPr>
              <w:t>Electronic Product Code Information Services - GS1 standard for sharing supply chain event data</w:t>
            </w:r>
          </w:p>
        </w:tc>
      </w:tr>
      <w:tr w:rsidR="00FE5E93" w14:paraId="51CF424B" w14:textId="77777777">
        <w:trPr>
          <w:trHeight w:val="360"/>
        </w:trPr>
        <w:tc>
          <w:tcPr>
            <w:tcW w:w="0" w:type="auto"/>
            <w:vAlign w:val="center"/>
          </w:tcPr>
          <w:p w:rsidR="00BE6FAB" w:rsidRDefault="00BE6FAB" w14:paraId="36D4449B" w14:textId="77777777">
            <w:pPr>
              <w:spacing w:after="0"/>
              <w:rPr>
                <w:sz w:val="20"/>
                <w:szCs w:val="20"/>
              </w:rPr>
            </w:pPr>
            <w:r w:rsidRPr="0E680CB1">
              <w:rPr>
                <w:color w:val="263238"/>
                <w:sz w:val="20"/>
                <w:szCs w:val="20"/>
              </w:rPr>
              <w:t>eventTime</w:t>
            </w:r>
          </w:p>
        </w:tc>
        <w:tc>
          <w:tcPr>
            <w:tcW w:w="0" w:type="auto"/>
            <w:vAlign w:val="center"/>
          </w:tcPr>
          <w:p w:rsidR="00BE6FAB" w:rsidRDefault="00BE6FAB" w14:paraId="0858CD79" w14:textId="77777777">
            <w:pPr>
              <w:spacing w:after="0"/>
            </w:pPr>
            <w:r>
              <w:rPr>
                <w:color w:val="263238"/>
                <w:sz w:val="20"/>
              </w:rPr>
              <w:t>The date and time when the business event occurred</w:t>
            </w:r>
          </w:p>
        </w:tc>
      </w:tr>
      <w:tr w:rsidR="00FE5E93" w14:paraId="27B2BAEC" w14:textId="77777777">
        <w:trPr>
          <w:trHeight w:val="360"/>
        </w:trPr>
        <w:tc>
          <w:tcPr>
            <w:tcW w:w="0" w:type="auto"/>
            <w:vAlign w:val="center"/>
          </w:tcPr>
          <w:p w:rsidR="00BE6FAB" w:rsidRDefault="00BE6FAB" w14:paraId="172F1EF3" w14:textId="77777777">
            <w:pPr>
              <w:spacing w:after="0"/>
              <w:rPr>
                <w:sz w:val="20"/>
                <w:szCs w:val="20"/>
              </w:rPr>
            </w:pPr>
            <w:r w:rsidRPr="0E680CB1">
              <w:rPr>
                <w:color w:val="263238"/>
                <w:sz w:val="20"/>
                <w:szCs w:val="20"/>
              </w:rPr>
              <w:t>eventTimeZoneOffset</w:t>
            </w:r>
          </w:p>
        </w:tc>
        <w:tc>
          <w:tcPr>
            <w:tcW w:w="0" w:type="auto"/>
            <w:vAlign w:val="center"/>
          </w:tcPr>
          <w:p w:rsidR="00BE6FAB" w:rsidRDefault="00BE6FAB" w14:paraId="05C312BE" w14:textId="77777777">
            <w:pPr>
              <w:spacing w:after="0"/>
            </w:pPr>
            <w:r>
              <w:rPr>
                <w:color w:val="263238"/>
                <w:sz w:val="20"/>
              </w:rPr>
              <w:t>The UTC offset in effect at the time the event occurred</w:t>
            </w:r>
          </w:p>
        </w:tc>
      </w:tr>
      <w:tr w:rsidR="00FE5E93" w14:paraId="69554810" w14:textId="77777777">
        <w:trPr>
          <w:trHeight w:val="360"/>
        </w:trPr>
        <w:tc>
          <w:tcPr>
            <w:tcW w:w="0" w:type="auto"/>
            <w:vAlign w:val="center"/>
          </w:tcPr>
          <w:p w:rsidR="00BE6FAB" w:rsidRDefault="00BE6FAB" w14:paraId="0EB9B68C" w14:textId="77777777">
            <w:pPr>
              <w:spacing w:after="0"/>
            </w:pPr>
            <w:r>
              <w:rPr>
                <w:color w:val="263238"/>
                <w:sz w:val="20"/>
              </w:rPr>
              <w:t>GLN</w:t>
            </w:r>
          </w:p>
        </w:tc>
        <w:tc>
          <w:tcPr>
            <w:tcW w:w="0" w:type="auto"/>
            <w:vAlign w:val="center"/>
          </w:tcPr>
          <w:p w:rsidR="00BE6FAB" w:rsidRDefault="00BE6FAB" w14:paraId="059CBEED" w14:textId="77777777">
            <w:pPr>
              <w:spacing w:after="0"/>
            </w:pPr>
            <w:r w:rsidRPr="0E680CB1">
              <w:rPr>
                <w:color w:val="263238"/>
                <w:sz w:val="20"/>
                <w:szCs w:val="20"/>
              </w:rPr>
              <w:t>Global Location Number - GS1 standard for identifying locations and parties</w:t>
            </w:r>
          </w:p>
        </w:tc>
      </w:tr>
      <w:tr w:rsidR="00FE5E93" w14:paraId="6ED723DB" w14:textId="77777777">
        <w:trPr>
          <w:trHeight w:val="360"/>
        </w:trPr>
        <w:tc>
          <w:tcPr>
            <w:tcW w:w="0" w:type="auto"/>
            <w:vAlign w:val="center"/>
          </w:tcPr>
          <w:p w:rsidR="00BE6FAB" w:rsidRDefault="00BE6FAB" w14:paraId="07BA6FF9" w14:textId="77777777">
            <w:pPr>
              <w:spacing w:after="0"/>
            </w:pPr>
            <w:r>
              <w:rPr>
                <w:color w:val="263238"/>
                <w:sz w:val="20"/>
              </w:rPr>
              <w:t>GTIN</w:t>
            </w:r>
          </w:p>
        </w:tc>
        <w:tc>
          <w:tcPr>
            <w:tcW w:w="0" w:type="auto"/>
            <w:vAlign w:val="center"/>
          </w:tcPr>
          <w:p w:rsidR="00BE6FAB" w:rsidRDefault="00BE6FAB" w14:paraId="166654FD" w14:textId="77777777">
            <w:pPr>
              <w:spacing w:after="0"/>
            </w:pPr>
            <w:r w:rsidRPr="0E680CB1">
              <w:rPr>
                <w:color w:val="263238"/>
                <w:sz w:val="20"/>
                <w:szCs w:val="20"/>
              </w:rPr>
              <w:t>Global Trade Item Number - GS1 standard for identifying products</w:t>
            </w:r>
          </w:p>
        </w:tc>
      </w:tr>
      <w:tr w:rsidR="00FE5E93" w14:paraId="27E87119" w14:textId="77777777">
        <w:trPr>
          <w:trHeight w:val="360"/>
        </w:trPr>
        <w:tc>
          <w:tcPr>
            <w:tcW w:w="0" w:type="auto"/>
            <w:vAlign w:val="center"/>
          </w:tcPr>
          <w:p w:rsidR="00BE6FAB" w:rsidRDefault="00BE6FAB" w14:paraId="4E87805E" w14:textId="77777777">
            <w:pPr>
              <w:spacing w:after="0"/>
            </w:pPr>
            <w:r>
              <w:rPr>
                <w:color w:val="263238"/>
                <w:sz w:val="20"/>
              </w:rPr>
              <w:t>ILMD</w:t>
            </w:r>
          </w:p>
        </w:tc>
        <w:tc>
          <w:tcPr>
            <w:tcW w:w="0" w:type="auto"/>
            <w:vAlign w:val="center"/>
          </w:tcPr>
          <w:p w:rsidR="00BE6FAB" w:rsidRDefault="00BE6FAB" w14:paraId="3F548112" w14:textId="77777777">
            <w:pPr>
              <w:spacing w:after="0"/>
            </w:pPr>
            <w:r w:rsidRPr="0E680CB1">
              <w:rPr>
                <w:color w:val="263238"/>
                <w:sz w:val="20"/>
                <w:szCs w:val="20"/>
              </w:rPr>
              <w:t>Instance-Level Master Data - product attributes like lot number and expiration date</w:t>
            </w:r>
          </w:p>
        </w:tc>
      </w:tr>
      <w:tr w:rsidR="00FE5E93" w14:paraId="6AB25761" w14:textId="77777777">
        <w:trPr>
          <w:trHeight w:val="360"/>
        </w:trPr>
        <w:tc>
          <w:tcPr>
            <w:tcW w:w="0" w:type="auto"/>
            <w:vAlign w:val="center"/>
          </w:tcPr>
          <w:p w:rsidR="00BE6FAB" w:rsidRDefault="00BE6FAB" w14:paraId="1B479298" w14:textId="77777777">
            <w:pPr>
              <w:spacing w:after="0"/>
            </w:pPr>
            <w:r>
              <w:rPr>
                <w:color w:val="263238"/>
                <w:sz w:val="20"/>
              </w:rPr>
              <w:t>SBDH</w:t>
            </w:r>
          </w:p>
        </w:tc>
        <w:tc>
          <w:tcPr>
            <w:tcW w:w="0" w:type="auto"/>
            <w:vAlign w:val="center"/>
          </w:tcPr>
          <w:p w:rsidR="00BE6FAB" w:rsidRDefault="00BE6FAB" w14:paraId="23CF81C6" w14:textId="77777777">
            <w:pPr>
              <w:spacing w:after="0"/>
            </w:pPr>
            <w:r>
              <w:rPr>
                <w:color w:val="263238"/>
                <w:sz w:val="20"/>
              </w:rPr>
              <w:t>Standard Business Document Header - GS1 header for XML messages</w:t>
            </w:r>
          </w:p>
        </w:tc>
      </w:tr>
      <w:tr w:rsidR="00FE5E93" w14:paraId="77E272A0" w14:textId="77777777">
        <w:trPr>
          <w:trHeight w:val="360"/>
        </w:trPr>
        <w:tc>
          <w:tcPr>
            <w:tcW w:w="0" w:type="auto"/>
            <w:vAlign w:val="center"/>
          </w:tcPr>
          <w:p w:rsidR="00BE6FAB" w:rsidRDefault="00BE6FAB" w14:paraId="56CF04E5" w14:textId="77777777">
            <w:pPr>
              <w:spacing w:after="0"/>
            </w:pPr>
            <w:r>
              <w:rPr>
                <w:color w:val="263238"/>
                <w:sz w:val="20"/>
              </w:rPr>
              <w:t>Serialization</w:t>
            </w:r>
          </w:p>
        </w:tc>
        <w:tc>
          <w:tcPr>
            <w:tcW w:w="0" w:type="auto"/>
            <w:vAlign w:val="center"/>
          </w:tcPr>
          <w:p w:rsidR="00BE6FAB" w:rsidRDefault="00BE6FAB" w14:paraId="5EFBAB2B" w14:textId="77777777">
            <w:pPr>
              <w:spacing w:after="0"/>
            </w:pPr>
            <w:r>
              <w:rPr>
                <w:color w:val="263238"/>
                <w:sz w:val="20"/>
              </w:rPr>
              <w:t>Assignment of unique serial numbers to individual product instances</w:t>
            </w:r>
          </w:p>
        </w:tc>
      </w:tr>
      <w:tr w:rsidR="00FE5E93" w14:paraId="3F8885E1" w14:textId="77777777">
        <w:trPr>
          <w:trHeight w:val="360"/>
        </w:trPr>
        <w:tc>
          <w:tcPr>
            <w:tcW w:w="0" w:type="auto"/>
            <w:vAlign w:val="center"/>
          </w:tcPr>
          <w:p w:rsidR="00BE6FAB" w:rsidRDefault="00BE6FAB" w14:paraId="45545471" w14:textId="77777777">
            <w:pPr>
              <w:spacing w:after="0"/>
            </w:pPr>
            <w:r>
              <w:rPr>
                <w:color w:val="263238"/>
                <w:sz w:val="20"/>
              </w:rPr>
              <w:t>SGTIN</w:t>
            </w:r>
          </w:p>
        </w:tc>
        <w:tc>
          <w:tcPr>
            <w:tcW w:w="0" w:type="auto"/>
            <w:vAlign w:val="center"/>
          </w:tcPr>
          <w:p w:rsidR="00BE6FAB" w:rsidRDefault="00BE6FAB" w14:paraId="4F3857AE" w14:textId="77777777">
            <w:pPr>
              <w:spacing w:after="0"/>
            </w:pPr>
            <w:r>
              <w:rPr>
                <w:color w:val="263238"/>
                <w:sz w:val="20"/>
              </w:rPr>
              <w:t>Serialized Global Trade Item Number - combines GTIN with unique serial number</w:t>
            </w:r>
          </w:p>
        </w:tc>
      </w:tr>
      <w:tr w:rsidR="00FE5E93" w14:paraId="1D33F5FA" w14:textId="77777777">
        <w:trPr>
          <w:trHeight w:val="360"/>
        </w:trPr>
        <w:tc>
          <w:tcPr>
            <w:tcW w:w="0" w:type="auto"/>
            <w:vAlign w:val="center"/>
          </w:tcPr>
          <w:p w:rsidR="00BE6FAB" w:rsidRDefault="00BE6FAB" w14:paraId="7384D024" w14:textId="77777777">
            <w:pPr>
              <w:spacing w:after="0"/>
            </w:pPr>
            <w:r>
              <w:rPr>
                <w:color w:val="263238"/>
                <w:sz w:val="20"/>
              </w:rPr>
              <w:t>SSCC</w:t>
            </w:r>
          </w:p>
        </w:tc>
        <w:tc>
          <w:tcPr>
            <w:tcW w:w="0" w:type="auto"/>
            <w:vAlign w:val="center"/>
          </w:tcPr>
          <w:p w:rsidR="00BE6FAB" w:rsidRDefault="00BE6FAB" w14:paraId="4931F940" w14:textId="77777777">
            <w:pPr>
              <w:spacing w:after="0"/>
            </w:pPr>
            <w:r w:rsidRPr="0E680CB1">
              <w:rPr>
                <w:color w:val="263238"/>
                <w:sz w:val="20"/>
                <w:szCs w:val="20"/>
              </w:rPr>
              <w:t>Serial Shipping Container Code - identifies logistics units (pallets, cases)</w:t>
            </w:r>
          </w:p>
        </w:tc>
      </w:tr>
      <w:tr w:rsidR="00FE5E93" w14:paraId="681A1D1C" w14:textId="77777777">
        <w:trPr>
          <w:trHeight w:val="360"/>
        </w:trPr>
        <w:tc>
          <w:tcPr>
            <w:tcW w:w="0" w:type="auto"/>
            <w:vAlign w:val="center"/>
          </w:tcPr>
          <w:p w:rsidR="00BE6FAB" w:rsidRDefault="00BE6FAB" w14:paraId="6D70369C" w14:textId="77777777">
            <w:pPr>
              <w:spacing w:after="0"/>
            </w:pPr>
            <w:r>
              <w:rPr>
                <w:color w:val="263238"/>
                <w:sz w:val="20"/>
              </w:rPr>
              <w:t>URN</w:t>
            </w:r>
          </w:p>
        </w:tc>
        <w:tc>
          <w:tcPr>
            <w:tcW w:w="0" w:type="auto"/>
            <w:vAlign w:val="center"/>
          </w:tcPr>
          <w:p w:rsidR="00BE6FAB" w:rsidRDefault="00BE6FAB" w14:paraId="04EBE0C2" w14:textId="77777777">
            <w:pPr>
              <w:spacing w:after="0"/>
            </w:pPr>
            <w:r>
              <w:rPr>
                <w:color w:val="263238"/>
                <w:sz w:val="20"/>
              </w:rPr>
              <w:t>Uniform Resource Name - standardized identifier format used in GS1 standards</w:t>
            </w:r>
          </w:p>
        </w:tc>
      </w:tr>
    </w:tbl>
    <w:p w:rsidR="00BE6FAB" w:rsidP="00BE6FAB" w:rsidRDefault="00BE6FAB" w14:paraId="7F45A170" w14:textId="77777777">
      <w:pPr>
        <w:pStyle w:val="Heading1"/>
      </w:pPr>
      <w:bookmarkStart w:name="_Toc229417857" w:id="73"/>
      <w:r>
        <w:t>Appendix B: State Transition Matrix</w:t>
      </w:r>
      <w:bookmarkEnd w:id="73"/>
    </w:p>
    <w:p w:rsidR="00BE6FAB" w:rsidP="00BE6FAB" w:rsidRDefault="00BE6FAB" w14:paraId="2D4F315C" w14:textId="77777777">
      <w:r w:rsidRPr="0E680CB1">
        <w:t xml:space="preserve">The following table defines allowed disposition transitions. Events that attempt invalid transitions will be </w:t>
      </w:r>
      <w:r>
        <w:t>flagged</w:t>
      </w:r>
      <w:r w:rsidRPr="0E680CB1">
        <w:t xml:space="preserve"> with error code INVALID_DISPOSITION.</w:t>
      </w:r>
    </w:p>
    <w:p w:rsidR="00BE6FAB" w:rsidP="00BE6FAB" w:rsidRDefault="00BE6FAB" w14:paraId="52257102" w14:textId="77777777">
      <w:pPr>
        <w:pStyle w:val="ListParagraph"/>
        <w:numPr>
          <w:ilvl w:val="0"/>
          <w:numId w:val="12"/>
        </w:numPr>
      </w:pPr>
      <w:r w:rsidRPr="00BE1041">
        <w:t>Destroyed is a terminal state.</w:t>
      </w:r>
      <w:r>
        <w:rPr>
          <w:noProof/>
        </w:rPr>
        <mc:AlternateContent>
          <mc:Choice Requires="wps">
            <w:drawing>
              <wp:anchor distT="45720" distB="45720" distL="114300" distR="114300" simplePos="0" relativeHeight="251658240" behindDoc="0" locked="0" layoutInCell="1" allowOverlap="1" wp14:anchorId="4AE0A5F5" wp14:editId="274B75A2">
                <wp:simplePos x="0" y="0"/>
                <wp:positionH relativeFrom="column">
                  <wp:posOffset>-25400</wp:posOffset>
                </wp:positionH>
                <wp:positionV relativeFrom="paragraph">
                  <wp:posOffset>735330</wp:posOffset>
                </wp:positionV>
                <wp:extent cx="5657850" cy="3130550"/>
                <wp:effectExtent l="0" t="0" r="1905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130550"/>
                        </a:xfrm>
                        <a:prstGeom prst="rect">
                          <a:avLst/>
                        </a:prstGeom>
                        <a:solidFill>
                          <a:srgbClr val="FFFFFF"/>
                        </a:solidFill>
                        <a:ln w="9525">
                          <a:solidFill>
                            <a:srgbClr val="000000"/>
                          </a:solidFill>
                          <a:miter lim="800000"/>
                          <a:headEnd/>
                          <a:tailEnd/>
                        </a:ln>
                      </wps:spPr>
                      <wps:txbx>
                        <w:txbxContent>
                          <w:p w:rsidR="00BE6FAB" w:rsidP="00BE6FAB" w:rsidRDefault="00BE6FAB" w14:paraId="2B6BC46F" w14:textId="77777777">
                            <w:r>
                              <w:rPr>
                                <w:noProof/>
                              </w:rPr>
                              <w:drawing>
                                <wp:inline distT="0" distB="0" distL="0" distR="0" wp14:anchorId="605B9689" wp14:editId="34AAF929">
                                  <wp:extent cx="5542280" cy="3102156"/>
                                  <wp:effectExtent l="0" t="0" r="1270" b="3175"/>
                                  <wp:docPr id="12801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7636" name=""/>
                                          <pic:cNvPicPr/>
                                        </pic:nvPicPr>
                                        <pic:blipFill>
                                          <a:blip r:embed="rId21"/>
                                          <a:stretch>
                                            <a:fillRect/>
                                          </a:stretch>
                                        </pic:blipFill>
                                        <pic:spPr>
                                          <a:xfrm>
                                            <a:off x="0" y="0"/>
                                            <a:ext cx="5542280" cy="310215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E2304AF">
              <v:shapetype id="_x0000_t202" coordsize="21600,21600" o:spt="202" path="m,l,21600r21600,l21600,xe" w14:anchorId="4AE0A5F5">
                <v:stroke joinstyle="miter"/>
                <v:path gradientshapeok="t" o:connecttype="rect"/>
              </v:shapetype>
              <v:shape id="Text Box 2" style="position:absolute;left:0;text-align:left;margin-left:-2pt;margin-top:57.9pt;width:445.5pt;height:24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">
                <v:textbox>
                  <w:txbxContent>
                    <w:p w:rsidR="00BE6FAB" w:rsidP="00BE6FAB" w:rsidRDefault="00BE6FAB" w14:paraId="672A6659" w14:textId="77777777">
                      <w:r>
                        <w:rPr>
                          <w:noProof/>
                        </w:rPr>
                        <w:drawing>
                          <wp:inline distT="0" distB="0" distL="0" distR="0" wp14:anchorId="6D72B060" wp14:editId="34AAF929">
                            <wp:extent cx="5542280" cy="3102156"/>
                            <wp:effectExtent l="0" t="0" r="1270" b="3175"/>
                            <wp:docPr id="18021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7636" name=""/>
                                    <pic:cNvPicPr/>
                                  </pic:nvPicPr>
                                  <pic:blipFill>
                                    <a:blip r:embed="rId21"/>
                                    <a:stretch>
                                      <a:fillRect/>
                                    </a:stretch>
                                  </pic:blipFill>
                                  <pic:spPr>
                                    <a:xfrm>
                                      <a:off x="0" y="0"/>
                                      <a:ext cx="5542280" cy="3102156"/>
                                    </a:xfrm>
                                    <a:prstGeom prst="rect">
                                      <a:avLst/>
                                    </a:prstGeom>
                                  </pic:spPr>
                                </pic:pic>
                              </a:graphicData>
                            </a:graphic>
                          </wp:inline>
                        </w:drawing>
                      </w:r>
                    </w:p>
                  </w:txbxContent>
                </v:textbox>
                <w10:wrap type="square"/>
              </v:shape>
            </w:pict>
          </mc:Fallback>
        </mc:AlternateContent>
      </w:r>
    </w:p>
    <w:p w:rsidR="00BE6FAB" w:rsidP="00BE6FAB" w:rsidRDefault="00BE6FAB" w14:paraId="016D4AB9" w14:textId="77777777">
      <w:pPr>
        <w:pStyle w:val="ListParagraph"/>
      </w:pPr>
    </w:p>
    <w:p w:rsidR="00BE6FAB" w:rsidP="00BE6FAB" w:rsidRDefault="00BE6FAB" w14:paraId="58D84B62" w14:textId="77777777"/>
    <w:tbl>
      <w:tblPr>
        <w:tblW w:w="9183" w:type="dxa"/>
        <w:tblInd w:w="120" w:type="dxa"/>
        <w:tblBorders>
          <w:top w:val="single" w:color="1E4D8C" w:sz="8" w:space="0"/>
          <w:left w:val="nil"/>
          <w:bottom w:val="single" w:color="1E4D8C" w:sz="8" w:space="0"/>
          <w:right w:val="nil"/>
          <w:insideH w:val="single" w:color="BBDEFB" w:sz="4" w:space="0"/>
          <w:insideV w:val="nil"/>
        </w:tblBorders>
        <w:tblCellMar>
          <w:top w:w="80" w:type="dxa"/>
          <w:left w:w="120" w:type="dxa"/>
          <w:bottom w:w="80" w:type="dxa"/>
          <w:right w:w="120" w:type="dxa"/>
        </w:tblCellMar>
        <w:tblLook w:val="04A0" w:firstRow="1" w:lastRow="0" w:firstColumn="1" w:lastColumn="0" w:noHBand="0" w:noVBand="1"/>
      </w:tblPr>
      <w:tblGrid>
        <w:gridCol w:w="3045"/>
        <w:gridCol w:w="1635"/>
        <w:gridCol w:w="1320"/>
        <w:gridCol w:w="3183"/>
      </w:tblGrid>
      <w:tr w:rsidR="0081379A" w14:paraId="44EF73CF" w14:textId="77777777">
        <w:trPr>
          <w:trHeight w:val="400"/>
          <w:tblHeader/>
        </w:trPr>
        <w:tc>
          <w:tcPr>
            <w:tcW w:w="3045" w:type="dxa"/>
            <w:shd w:val="clear" w:color="auto" w:fill="E3F2FD"/>
          </w:tcPr>
          <w:p w:rsidR="00BE6FAB" w:rsidRDefault="00BE6FAB" w14:paraId="7CD0E6EF" w14:textId="77777777">
            <w:pPr>
              <w:spacing w:after="0"/>
            </w:pPr>
            <w:r w:rsidRPr="00EC5602">
              <w:rPr>
                <w:b/>
                <w:bCs/>
                <w:sz w:val="18"/>
                <w:szCs w:val="18"/>
              </w:rPr>
              <w:t>Category</w:t>
            </w:r>
          </w:p>
        </w:tc>
        <w:tc>
          <w:tcPr>
            <w:tcW w:w="1635" w:type="dxa"/>
            <w:shd w:val="clear" w:color="auto" w:fill="E3F2FD"/>
          </w:tcPr>
          <w:p w:rsidR="00BE6FAB" w:rsidRDefault="00BE6FAB" w14:paraId="75385F8C" w14:textId="77777777">
            <w:pPr>
              <w:spacing w:after="0"/>
              <w:rPr>
                <w:b/>
                <w:bCs/>
                <w:sz w:val="20"/>
                <w:szCs w:val="20"/>
              </w:rPr>
            </w:pPr>
            <w:r w:rsidRPr="00EC5602">
              <w:rPr>
                <w:b/>
                <w:bCs/>
                <w:sz w:val="18"/>
                <w:szCs w:val="18"/>
              </w:rPr>
              <w:t>From Disposition</w:t>
            </w:r>
          </w:p>
        </w:tc>
        <w:tc>
          <w:tcPr>
            <w:tcW w:w="1320" w:type="dxa"/>
            <w:shd w:val="clear" w:color="auto" w:fill="E3F2FD"/>
          </w:tcPr>
          <w:p w:rsidR="00BE6FAB" w:rsidRDefault="00BE6FAB" w14:paraId="0EB68076" w14:textId="77777777">
            <w:pPr>
              <w:spacing w:after="0"/>
            </w:pPr>
            <w:r w:rsidRPr="00EC5602">
              <w:rPr>
                <w:b/>
                <w:bCs/>
                <w:sz w:val="18"/>
                <w:szCs w:val="18"/>
              </w:rPr>
              <w:t>To Disposition</w:t>
            </w:r>
          </w:p>
        </w:tc>
        <w:tc>
          <w:tcPr>
            <w:tcW w:w="3183" w:type="dxa"/>
            <w:shd w:val="clear" w:color="auto" w:fill="E3F2FD"/>
          </w:tcPr>
          <w:p w:rsidR="00BE6FAB" w:rsidRDefault="00BE6FAB" w14:paraId="0A6AF96D" w14:textId="77777777">
            <w:pPr>
              <w:spacing w:after="0"/>
            </w:pPr>
            <w:r w:rsidRPr="00EC5602">
              <w:rPr>
                <w:b/>
                <w:bCs/>
                <w:sz w:val="18"/>
                <w:szCs w:val="18"/>
              </w:rPr>
              <w:t>Condition / Trigger</w:t>
            </w:r>
          </w:p>
        </w:tc>
      </w:tr>
      <w:tr w:rsidR="0081379A" w14:paraId="54D9D269" w14:textId="77777777">
        <w:trPr>
          <w:trHeight w:val="360"/>
        </w:trPr>
        <w:tc>
          <w:tcPr>
            <w:tcW w:w="3045" w:type="dxa"/>
          </w:tcPr>
          <w:p w:rsidR="00BE6FAB" w:rsidRDefault="00BE6FAB" w14:paraId="313AA24B" w14:textId="77777777">
            <w:pPr>
              <w:spacing w:after="0"/>
            </w:pPr>
            <w:r w:rsidRPr="00EC5602">
              <w:rPr>
                <w:b/>
                <w:bCs/>
                <w:sz w:val="18"/>
                <w:szCs w:val="18"/>
              </w:rPr>
              <w:t>Commissioning / Introduction</w:t>
            </w:r>
          </w:p>
        </w:tc>
        <w:tc>
          <w:tcPr>
            <w:tcW w:w="1635" w:type="dxa"/>
          </w:tcPr>
          <w:p w:rsidR="00BE6FAB" w:rsidRDefault="00BE6FAB" w14:paraId="3170E5C6" w14:textId="77777777">
            <w:pPr>
              <w:spacing w:after="0"/>
            </w:pPr>
            <w:r w:rsidRPr="00EC5602">
              <w:rPr>
                <w:sz w:val="18"/>
                <w:szCs w:val="18"/>
              </w:rPr>
              <w:t>(No prior state)</w:t>
            </w:r>
          </w:p>
        </w:tc>
        <w:tc>
          <w:tcPr>
            <w:tcW w:w="1320" w:type="dxa"/>
          </w:tcPr>
          <w:p w:rsidR="00BE6FAB" w:rsidRDefault="00BE6FAB" w14:paraId="532B9E31" w14:textId="77777777">
            <w:pPr>
              <w:spacing w:after="0"/>
            </w:pPr>
            <w:r w:rsidRPr="00EC5602">
              <w:rPr>
                <w:sz w:val="18"/>
                <w:szCs w:val="18"/>
              </w:rPr>
              <w:t>active</w:t>
            </w:r>
          </w:p>
        </w:tc>
        <w:tc>
          <w:tcPr>
            <w:tcW w:w="3183" w:type="dxa"/>
          </w:tcPr>
          <w:p w:rsidR="00BE6FAB" w:rsidRDefault="00BE6FAB" w14:paraId="4B609FA8" w14:textId="77777777">
            <w:pPr>
              <w:spacing w:after="0"/>
            </w:pPr>
            <w:r w:rsidRPr="00EC5602">
              <w:rPr>
                <w:sz w:val="18"/>
                <w:szCs w:val="18"/>
              </w:rPr>
              <w:t>Commissioning / introduction event</w:t>
            </w:r>
          </w:p>
        </w:tc>
      </w:tr>
      <w:tr w:rsidR="0081379A" w14:paraId="6D5767DC" w14:textId="77777777">
        <w:trPr>
          <w:trHeight w:val="360"/>
        </w:trPr>
        <w:tc>
          <w:tcPr>
            <w:tcW w:w="3045" w:type="dxa"/>
          </w:tcPr>
          <w:p w:rsidR="00BE6FAB" w:rsidRDefault="00BE6FAB" w14:paraId="4369F2F1" w14:textId="77777777">
            <w:pPr>
              <w:spacing w:after="0"/>
            </w:pPr>
            <w:r w:rsidRPr="00EC5602">
              <w:rPr>
                <w:b/>
                <w:bCs/>
                <w:sz w:val="18"/>
                <w:szCs w:val="18"/>
              </w:rPr>
              <w:t>Physical Movement</w:t>
            </w:r>
          </w:p>
        </w:tc>
        <w:tc>
          <w:tcPr>
            <w:tcW w:w="1635" w:type="dxa"/>
          </w:tcPr>
          <w:p w:rsidR="00BE6FAB" w:rsidRDefault="00BE6FAB" w14:paraId="5299D780" w14:textId="77777777">
            <w:pPr>
              <w:spacing w:after="0"/>
            </w:pPr>
            <w:r w:rsidRPr="00EC5602">
              <w:rPr>
                <w:sz w:val="18"/>
                <w:szCs w:val="18"/>
              </w:rPr>
              <w:t>active</w:t>
            </w:r>
          </w:p>
        </w:tc>
        <w:tc>
          <w:tcPr>
            <w:tcW w:w="1320" w:type="dxa"/>
          </w:tcPr>
          <w:p w:rsidR="00BE6FAB" w:rsidRDefault="00BE6FAB" w14:paraId="72ED1C11" w14:textId="77777777">
            <w:pPr>
              <w:spacing w:after="0"/>
            </w:pPr>
            <w:r w:rsidRPr="00EC5602">
              <w:rPr>
                <w:sz w:val="18"/>
                <w:szCs w:val="18"/>
              </w:rPr>
              <w:t>in_transit</w:t>
            </w:r>
          </w:p>
        </w:tc>
        <w:tc>
          <w:tcPr>
            <w:tcW w:w="3183" w:type="dxa"/>
          </w:tcPr>
          <w:p w:rsidR="00BE6FAB" w:rsidRDefault="00BE6FAB" w14:paraId="0D5ABED3" w14:textId="77777777">
            <w:pPr>
              <w:spacing w:after="0"/>
            </w:pPr>
            <w:r w:rsidRPr="00EC5602">
              <w:rPr>
                <w:sz w:val="18"/>
                <w:szCs w:val="18"/>
              </w:rPr>
              <w:t>Shipping bizStep</w:t>
            </w:r>
          </w:p>
        </w:tc>
      </w:tr>
      <w:tr w:rsidR="0081379A" w14:paraId="6741A9E8" w14:textId="77777777">
        <w:trPr>
          <w:trHeight w:val="360"/>
        </w:trPr>
        <w:tc>
          <w:tcPr>
            <w:tcW w:w="3045" w:type="dxa"/>
          </w:tcPr>
          <w:p w:rsidR="00BE6FAB" w:rsidRDefault="00BE6FAB" w14:paraId="4D386080" w14:textId="77777777">
            <w:pPr>
              <w:spacing w:after="0"/>
            </w:pPr>
          </w:p>
        </w:tc>
        <w:tc>
          <w:tcPr>
            <w:tcW w:w="1635" w:type="dxa"/>
          </w:tcPr>
          <w:p w:rsidR="00BE6FAB" w:rsidRDefault="00BE6FAB" w14:paraId="06DAF8D4" w14:textId="77777777">
            <w:pPr>
              <w:spacing w:after="0"/>
            </w:pPr>
            <w:r w:rsidRPr="00EC5602">
              <w:rPr>
                <w:sz w:val="18"/>
                <w:szCs w:val="18"/>
              </w:rPr>
              <w:t>in_transit</w:t>
            </w:r>
          </w:p>
        </w:tc>
        <w:tc>
          <w:tcPr>
            <w:tcW w:w="1320" w:type="dxa"/>
          </w:tcPr>
          <w:p w:rsidR="00BE6FAB" w:rsidRDefault="00BE6FAB" w14:paraId="198886D4" w14:textId="77777777">
            <w:pPr>
              <w:spacing w:after="0"/>
              <w:rPr>
                <w:sz w:val="20"/>
                <w:szCs w:val="20"/>
              </w:rPr>
            </w:pPr>
            <w:r w:rsidRPr="00EC5602">
              <w:rPr>
                <w:sz w:val="18"/>
                <w:szCs w:val="18"/>
              </w:rPr>
              <w:t>active</w:t>
            </w:r>
          </w:p>
        </w:tc>
        <w:tc>
          <w:tcPr>
            <w:tcW w:w="3183" w:type="dxa"/>
          </w:tcPr>
          <w:p w:rsidR="00BE6FAB" w:rsidRDefault="00BE6FAB" w14:paraId="25A93421" w14:textId="77777777">
            <w:pPr>
              <w:spacing w:after="0"/>
            </w:pPr>
            <w:r w:rsidRPr="00EC5602">
              <w:rPr>
                <w:sz w:val="18"/>
                <w:szCs w:val="18"/>
              </w:rPr>
              <w:t>Receiving bizStep (received &amp; available)</w:t>
            </w:r>
          </w:p>
        </w:tc>
      </w:tr>
      <w:tr w:rsidR="0081379A" w14:paraId="30D4C6AA" w14:textId="77777777">
        <w:trPr>
          <w:trHeight w:val="360"/>
        </w:trPr>
        <w:tc>
          <w:tcPr>
            <w:tcW w:w="3045" w:type="dxa"/>
          </w:tcPr>
          <w:p w:rsidR="00BE6FAB" w:rsidRDefault="00BE6FAB" w14:paraId="5D2013E7" w14:textId="77777777">
            <w:pPr>
              <w:spacing w:after="0"/>
              <w:rPr>
                <w:sz w:val="20"/>
                <w:szCs w:val="20"/>
              </w:rPr>
            </w:pPr>
          </w:p>
        </w:tc>
        <w:tc>
          <w:tcPr>
            <w:tcW w:w="1635" w:type="dxa"/>
          </w:tcPr>
          <w:p w:rsidR="00BE6FAB" w:rsidRDefault="00BE6FAB" w14:paraId="32A870F7" w14:textId="77777777">
            <w:pPr>
              <w:spacing w:after="0"/>
            </w:pPr>
            <w:r w:rsidRPr="00EC5602">
              <w:rPr>
                <w:sz w:val="18"/>
                <w:szCs w:val="18"/>
              </w:rPr>
              <w:t>active</w:t>
            </w:r>
          </w:p>
        </w:tc>
        <w:tc>
          <w:tcPr>
            <w:tcW w:w="1320" w:type="dxa"/>
          </w:tcPr>
          <w:p w:rsidR="00BE6FAB" w:rsidRDefault="00BE6FAB" w14:paraId="03028ABA" w14:textId="77777777">
            <w:pPr>
              <w:spacing w:after="0"/>
            </w:pPr>
            <w:r w:rsidRPr="00EC5602">
              <w:rPr>
                <w:sz w:val="18"/>
                <w:szCs w:val="18"/>
              </w:rPr>
              <w:t>active</w:t>
            </w:r>
          </w:p>
        </w:tc>
        <w:tc>
          <w:tcPr>
            <w:tcW w:w="3183" w:type="dxa"/>
          </w:tcPr>
          <w:p w:rsidR="00BE6FAB" w:rsidRDefault="00BE6FAB" w14:paraId="1390B0A1" w14:textId="77777777">
            <w:pPr>
              <w:spacing w:after="0"/>
            </w:pPr>
            <w:r w:rsidRPr="00EC5602">
              <w:rPr>
                <w:sz w:val="18"/>
                <w:szCs w:val="18"/>
              </w:rPr>
              <w:t>Internal handling without disposition change</w:t>
            </w:r>
          </w:p>
        </w:tc>
      </w:tr>
      <w:tr w:rsidR="0081379A" w14:paraId="5C647396" w14:textId="77777777">
        <w:trPr>
          <w:trHeight w:val="360"/>
        </w:trPr>
        <w:tc>
          <w:tcPr>
            <w:tcW w:w="3045" w:type="dxa"/>
          </w:tcPr>
          <w:p w:rsidR="00BE6FAB" w:rsidRDefault="00BE6FAB" w14:paraId="6DD63EBF" w14:textId="77777777">
            <w:pPr>
              <w:spacing w:after="0"/>
              <w:rPr>
                <w:sz w:val="20"/>
                <w:szCs w:val="20"/>
              </w:rPr>
            </w:pPr>
          </w:p>
        </w:tc>
        <w:tc>
          <w:tcPr>
            <w:tcW w:w="1635" w:type="dxa"/>
          </w:tcPr>
          <w:p w:rsidRPr="00EC5602" w:rsidR="00BE6FAB" w:rsidRDefault="00BE6FAB" w14:paraId="4F32212B" w14:textId="77777777">
            <w:pPr>
              <w:spacing w:after="0"/>
              <w:rPr>
                <w:sz w:val="18"/>
                <w:szCs w:val="18"/>
              </w:rPr>
            </w:pPr>
            <w:r w:rsidRPr="006B6AA4">
              <w:rPr>
                <w:sz w:val="18"/>
                <w:szCs w:val="18"/>
              </w:rPr>
              <w:t xml:space="preserve">returned </w:t>
            </w:r>
          </w:p>
        </w:tc>
        <w:tc>
          <w:tcPr>
            <w:tcW w:w="1320" w:type="dxa"/>
          </w:tcPr>
          <w:p w:rsidRPr="00EC5602" w:rsidR="00BE6FAB" w:rsidRDefault="00BE6FAB" w14:paraId="512F4B28" w14:textId="77777777">
            <w:pPr>
              <w:spacing w:after="0"/>
              <w:rPr>
                <w:sz w:val="18"/>
                <w:szCs w:val="18"/>
              </w:rPr>
            </w:pPr>
            <w:r>
              <w:rPr>
                <w:sz w:val="18"/>
                <w:szCs w:val="18"/>
              </w:rPr>
              <w:t>active</w:t>
            </w:r>
          </w:p>
        </w:tc>
        <w:tc>
          <w:tcPr>
            <w:tcW w:w="3183" w:type="dxa"/>
          </w:tcPr>
          <w:p w:rsidRPr="00EC5602" w:rsidR="00BE6FAB" w:rsidRDefault="00BE6FAB" w14:paraId="1E6323E3" w14:textId="77777777">
            <w:pPr>
              <w:spacing w:after="0"/>
              <w:rPr>
                <w:rFonts w:ascii="Aptos" w:hAnsi="Aptos" w:eastAsia="Aptos" w:cs="Aptos"/>
                <w:sz w:val="18"/>
                <w:szCs w:val="18"/>
              </w:rPr>
            </w:pPr>
            <w:r w:rsidRPr="0886C70B">
              <w:rPr>
                <w:rFonts w:ascii="Aptos" w:hAnsi="Aptos" w:eastAsia="Aptos" w:cs="Aptos"/>
                <w:sz w:val="18"/>
                <w:szCs w:val="18"/>
              </w:rPr>
              <w:t xml:space="preserve">Commercial: Receiving bizStep. </w:t>
            </w:r>
            <w:r w:rsidRPr="62191400">
              <w:rPr>
                <w:rFonts w:ascii="Aptos" w:hAnsi="Aptos" w:eastAsia="Aptos" w:cs="Aptos"/>
                <w:sz w:val="18"/>
                <w:szCs w:val="18"/>
              </w:rPr>
              <w:t>Regulatory/Recall:</w:t>
            </w:r>
          </w:p>
        </w:tc>
      </w:tr>
      <w:tr w:rsidR="0081379A" w14:paraId="4961DA51" w14:textId="77777777">
        <w:trPr>
          <w:trHeight w:val="360"/>
        </w:trPr>
        <w:tc>
          <w:tcPr>
            <w:tcW w:w="3045" w:type="dxa"/>
          </w:tcPr>
          <w:p w:rsidR="00BE6FAB" w:rsidRDefault="00BE6FAB" w14:paraId="14B31D35" w14:textId="77777777">
            <w:pPr>
              <w:spacing w:after="0"/>
            </w:pPr>
            <w:r w:rsidRPr="00EC5602">
              <w:rPr>
                <w:b/>
                <w:bCs/>
                <w:sz w:val="18"/>
                <w:szCs w:val="18"/>
              </w:rPr>
              <w:t>Non-Saleable Branches</w:t>
            </w:r>
          </w:p>
        </w:tc>
        <w:tc>
          <w:tcPr>
            <w:tcW w:w="1635" w:type="dxa"/>
          </w:tcPr>
          <w:p w:rsidR="00BE6FAB" w:rsidRDefault="00BE6FAB" w14:paraId="36743A52" w14:textId="77777777">
            <w:pPr>
              <w:spacing w:after="0"/>
              <w:rPr>
                <w:sz w:val="20"/>
                <w:szCs w:val="20"/>
              </w:rPr>
            </w:pPr>
            <w:r w:rsidRPr="00EC5602">
              <w:rPr>
                <w:sz w:val="18"/>
                <w:szCs w:val="18"/>
              </w:rPr>
              <w:t>active</w:t>
            </w:r>
          </w:p>
        </w:tc>
        <w:tc>
          <w:tcPr>
            <w:tcW w:w="1320" w:type="dxa"/>
          </w:tcPr>
          <w:p w:rsidR="00BE6FAB" w:rsidRDefault="00BE6FAB" w14:paraId="23EE1AE1" w14:textId="77777777">
            <w:pPr>
              <w:spacing w:after="0"/>
              <w:rPr>
                <w:sz w:val="20"/>
                <w:szCs w:val="20"/>
              </w:rPr>
            </w:pPr>
            <w:r w:rsidRPr="00EC5602">
              <w:rPr>
                <w:sz w:val="18"/>
                <w:szCs w:val="18"/>
              </w:rPr>
              <w:t>recalled</w:t>
            </w:r>
          </w:p>
        </w:tc>
        <w:tc>
          <w:tcPr>
            <w:tcW w:w="3183" w:type="dxa"/>
          </w:tcPr>
          <w:p w:rsidR="00BE6FAB" w:rsidRDefault="00BE6FAB" w14:paraId="008A0155" w14:textId="77777777">
            <w:pPr>
              <w:spacing w:after="0"/>
            </w:pPr>
            <w:r w:rsidRPr="00EC5602">
              <w:rPr>
                <w:sz w:val="18"/>
                <w:szCs w:val="18"/>
              </w:rPr>
              <w:t>Regulatory recall</w:t>
            </w:r>
          </w:p>
        </w:tc>
      </w:tr>
      <w:tr w:rsidR="0081379A" w14:paraId="34470C2A" w14:textId="77777777">
        <w:trPr>
          <w:trHeight w:val="360"/>
        </w:trPr>
        <w:tc>
          <w:tcPr>
            <w:tcW w:w="3045" w:type="dxa"/>
          </w:tcPr>
          <w:p w:rsidR="00BE6FAB" w:rsidRDefault="00BE6FAB" w14:paraId="4A01375C" w14:textId="77777777">
            <w:pPr>
              <w:spacing w:after="0"/>
            </w:pPr>
          </w:p>
        </w:tc>
        <w:tc>
          <w:tcPr>
            <w:tcW w:w="1635" w:type="dxa"/>
          </w:tcPr>
          <w:p w:rsidR="00BE6FAB" w:rsidRDefault="00BE6FAB" w14:paraId="2BB592E0" w14:textId="77777777">
            <w:pPr>
              <w:spacing w:after="0"/>
            </w:pPr>
            <w:r w:rsidRPr="00EC5602">
              <w:rPr>
                <w:sz w:val="18"/>
                <w:szCs w:val="18"/>
              </w:rPr>
              <w:t>active</w:t>
            </w:r>
          </w:p>
        </w:tc>
        <w:tc>
          <w:tcPr>
            <w:tcW w:w="1320" w:type="dxa"/>
          </w:tcPr>
          <w:p w:rsidR="00BE6FAB" w:rsidRDefault="00BE6FAB" w14:paraId="6FD055AB" w14:textId="77777777">
            <w:pPr>
              <w:spacing w:after="0"/>
            </w:pPr>
            <w:r w:rsidRPr="00EC5602">
              <w:rPr>
                <w:sz w:val="18"/>
                <w:szCs w:val="18"/>
              </w:rPr>
              <w:t>damaged</w:t>
            </w:r>
          </w:p>
        </w:tc>
        <w:tc>
          <w:tcPr>
            <w:tcW w:w="3183" w:type="dxa"/>
          </w:tcPr>
          <w:p w:rsidR="00BE6FAB" w:rsidRDefault="00BE6FAB" w14:paraId="2673671A" w14:textId="77777777">
            <w:pPr>
              <w:spacing w:after="0"/>
            </w:pPr>
            <w:r w:rsidRPr="00EC5602">
              <w:rPr>
                <w:sz w:val="18"/>
                <w:szCs w:val="18"/>
              </w:rPr>
              <w:t>Damage identified</w:t>
            </w:r>
          </w:p>
        </w:tc>
      </w:tr>
      <w:tr w:rsidR="0081379A" w14:paraId="1C54A633" w14:textId="77777777">
        <w:trPr>
          <w:trHeight w:val="360"/>
        </w:trPr>
        <w:tc>
          <w:tcPr>
            <w:tcW w:w="3045" w:type="dxa"/>
          </w:tcPr>
          <w:p w:rsidR="00BE6FAB" w:rsidRDefault="00BE6FAB" w14:paraId="24AA782F" w14:textId="77777777">
            <w:pPr>
              <w:spacing w:after="0"/>
            </w:pPr>
          </w:p>
        </w:tc>
        <w:tc>
          <w:tcPr>
            <w:tcW w:w="1635" w:type="dxa"/>
          </w:tcPr>
          <w:p w:rsidR="00BE6FAB" w:rsidRDefault="00BE6FAB" w14:paraId="3AD15D25" w14:textId="77777777">
            <w:pPr>
              <w:spacing w:after="0"/>
            </w:pPr>
            <w:r w:rsidRPr="00EC5602">
              <w:rPr>
                <w:sz w:val="18"/>
                <w:szCs w:val="18"/>
              </w:rPr>
              <w:t>active</w:t>
            </w:r>
          </w:p>
        </w:tc>
        <w:tc>
          <w:tcPr>
            <w:tcW w:w="1320" w:type="dxa"/>
          </w:tcPr>
          <w:p w:rsidR="00BE6FAB" w:rsidRDefault="00BE6FAB" w14:paraId="0CEF2584" w14:textId="77777777">
            <w:pPr>
              <w:spacing w:after="0"/>
              <w:rPr>
                <w:sz w:val="20"/>
                <w:szCs w:val="20"/>
              </w:rPr>
            </w:pPr>
            <w:r w:rsidRPr="00EC5602">
              <w:rPr>
                <w:sz w:val="18"/>
                <w:szCs w:val="18"/>
              </w:rPr>
              <w:t>expired</w:t>
            </w:r>
          </w:p>
        </w:tc>
        <w:tc>
          <w:tcPr>
            <w:tcW w:w="3183" w:type="dxa"/>
          </w:tcPr>
          <w:p w:rsidR="00BE6FAB" w:rsidRDefault="00BE6FAB" w14:paraId="4D7F00F5" w14:textId="77777777">
            <w:pPr>
              <w:spacing w:after="0"/>
            </w:pPr>
            <w:r w:rsidRPr="00EC5602">
              <w:rPr>
                <w:sz w:val="18"/>
                <w:szCs w:val="18"/>
              </w:rPr>
              <w:t>Shelf-life exceeded</w:t>
            </w:r>
          </w:p>
        </w:tc>
      </w:tr>
      <w:tr w:rsidR="0081379A" w14:paraId="7339FD16" w14:textId="77777777">
        <w:trPr>
          <w:trHeight w:val="360"/>
        </w:trPr>
        <w:tc>
          <w:tcPr>
            <w:tcW w:w="3045" w:type="dxa"/>
          </w:tcPr>
          <w:p w:rsidR="00BE6FAB" w:rsidRDefault="00BE6FAB" w14:paraId="7678BB48" w14:textId="77777777">
            <w:pPr>
              <w:spacing w:after="0"/>
            </w:pPr>
          </w:p>
        </w:tc>
        <w:tc>
          <w:tcPr>
            <w:tcW w:w="1635" w:type="dxa"/>
          </w:tcPr>
          <w:p w:rsidR="00BE6FAB" w:rsidRDefault="00BE6FAB" w14:paraId="10B5A14F" w14:textId="77777777">
            <w:pPr>
              <w:spacing w:after="0"/>
            </w:pPr>
            <w:r w:rsidRPr="00EC5602">
              <w:rPr>
                <w:sz w:val="18"/>
                <w:szCs w:val="18"/>
              </w:rPr>
              <w:t>active</w:t>
            </w:r>
          </w:p>
        </w:tc>
        <w:tc>
          <w:tcPr>
            <w:tcW w:w="1320" w:type="dxa"/>
          </w:tcPr>
          <w:p w:rsidR="00BE6FAB" w:rsidRDefault="00BE6FAB" w14:paraId="22FA19C2" w14:textId="77777777">
            <w:pPr>
              <w:spacing w:after="0"/>
              <w:rPr>
                <w:sz w:val="20"/>
                <w:szCs w:val="20"/>
              </w:rPr>
            </w:pPr>
            <w:r w:rsidRPr="00EC5602">
              <w:rPr>
                <w:sz w:val="18"/>
                <w:szCs w:val="18"/>
              </w:rPr>
              <w:t>returned</w:t>
            </w:r>
          </w:p>
        </w:tc>
        <w:tc>
          <w:tcPr>
            <w:tcW w:w="3183" w:type="dxa"/>
          </w:tcPr>
          <w:p w:rsidR="00BE6FAB" w:rsidRDefault="00BE6FAB" w14:paraId="6FBAFAF2" w14:textId="77777777">
            <w:pPr>
              <w:spacing w:after="0"/>
            </w:pPr>
            <w:r w:rsidRPr="00EC5602">
              <w:rPr>
                <w:sz w:val="18"/>
                <w:szCs w:val="18"/>
              </w:rPr>
              <w:t>Commercial return</w:t>
            </w:r>
          </w:p>
        </w:tc>
      </w:tr>
      <w:tr w:rsidR="0081379A" w14:paraId="6D465399" w14:textId="77777777">
        <w:trPr>
          <w:trHeight w:val="360"/>
        </w:trPr>
        <w:tc>
          <w:tcPr>
            <w:tcW w:w="3045" w:type="dxa"/>
          </w:tcPr>
          <w:p w:rsidR="00BE6FAB" w:rsidRDefault="00BE6FAB" w14:paraId="12AF39D8" w14:textId="77777777">
            <w:pPr>
              <w:spacing w:after="0"/>
            </w:pPr>
          </w:p>
        </w:tc>
        <w:tc>
          <w:tcPr>
            <w:tcW w:w="1635" w:type="dxa"/>
          </w:tcPr>
          <w:p w:rsidR="00BE6FAB" w:rsidRDefault="00BE6FAB" w14:paraId="674AC8E4" w14:textId="77777777">
            <w:pPr>
              <w:spacing w:after="0"/>
            </w:pPr>
            <w:r w:rsidRPr="00EC5602">
              <w:rPr>
                <w:sz w:val="18"/>
                <w:szCs w:val="18"/>
              </w:rPr>
              <w:t>in_transit</w:t>
            </w:r>
          </w:p>
        </w:tc>
        <w:tc>
          <w:tcPr>
            <w:tcW w:w="1320" w:type="dxa"/>
          </w:tcPr>
          <w:p w:rsidR="00BE6FAB" w:rsidRDefault="00BE6FAB" w14:paraId="3B09C039" w14:textId="77777777">
            <w:pPr>
              <w:spacing w:after="0"/>
            </w:pPr>
            <w:r w:rsidRPr="00EC5602">
              <w:rPr>
                <w:sz w:val="18"/>
                <w:szCs w:val="18"/>
              </w:rPr>
              <w:t>recalled</w:t>
            </w:r>
          </w:p>
        </w:tc>
        <w:tc>
          <w:tcPr>
            <w:tcW w:w="3183" w:type="dxa"/>
          </w:tcPr>
          <w:p w:rsidR="00BE6FAB" w:rsidRDefault="00BE6FAB" w14:paraId="00202C0B" w14:textId="77777777">
            <w:pPr>
              <w:spacing w:after="0"/>
            </w:pPr>
            <w:r w:rsidRPr="00EC5602">
              <w:rPr>
                <w:sz w:val="18"/>
                <w:szCs w:val="18"/>
              </w:rPr>
              <w:t>Recall while in transit</w:t>
            </w:r>
          </w:p>
        </w:tc>
      </w:tr>
      <w:tr w:rsidR="0081379A" w14:paraId="6A07E07F" w14:textId="77777777">
        <w:trPr>
          <w:trHeight w:val="360"/>
        </w:trPr>
        <w:tc>
          <w:tcPr>
            <w:tcW w:w="3045" w:type="dxa"/>
          </w:tcPr>
          <w:p w:rsidR="00BE6FAB" w:rsidRDefault="00BE6FAB" w14:paraId="3E01F7DD" w14:textId="77777777">
            <w:pPr>
              <w:spacing w:after="0"/>
            </w:pPr>
          </w:p>
        </w:tc>
        <w:tc>
          <w:tcPr>
            <w:tcW w:w="1635" w:type="dxa"/>
          </w:tcPr>
          <w:p w:rsidR="00BE6FAB" w:rsidRDefault="00BE6FAB" w14:paraId="6C8EB512" w14:textId="77777777">
            <w:pPr>
              <w:spacing w:after="0"/>
            </w:pPr>
            <w:r w:rsidRPr="00EC5602">
              <w:rPr>
                <w:sz w:val="18"/>
                <w:szCs w:val="18"/>
              </w:rPr>
              <w:t>in_transit</w:t>
            </w:r>
          </w:p>
        </w:tc>
        <w:tc>
          <w:tcPr>
            <w:tcW w:w="1320" w:type="dxa"/>
          </w:tcPr>
          <w:p w:rsidR="00BE6FAB" w:rsidRDefault="00BE6FAB" w14:paraId="39C560EF" w14:textId="77777777">
            <w:pPr>
              <w:spacing w:after="0"/>
            </w:pPr>
            <w:r w:rsidRPr="00EC5602">
              <w:rPr>
                <w:sz w:val="18"/>
                <w:szCs w:val="18"/>
              </w:rPr>
              <w:t>damaged</w:t>
            </w:r>
          </w:p>
        </w:tc>
        <w:tc>
          <w:tcPr>
            <w:tcW w:w="3183" w:type="dxa"/>
          </w:tcPr>
          <w:p w:rsidR="00BE6FAB" w:rsidRDefault="00BE6FAB" w14:paraId="64249227" w14:textId="77777777">
            <w:pPr>
              <w:spacing w:after="0"/>
            </w:pPr>
            <w:r w:rsidRPr="00EC5602">
              <w:rPr>
                <w:sz w:val="18"/>
                <w:szCs w:val="18"/>
              </w:rPr>
              <w:t>Damage detected</w:t>
            </w:r>
          </w:p>
        </w:tc>
      </w:tr>
      <w:tr w:rsidR="0081379A" w14:paraId="3A7BC24B" w14:textId="77777777">
        <w:trPr>
          <w:trHeight w:val="360"/>
        </w:trPr>
        <w:tc>
          <w:tcPr>
            <w:tcW w:w="3045" w:type="dxa"/>
          </w:tcPr>
          <w:p w:rsidR="00BE6FAB" w:rsidRDefault="00BE6FAB" w14:paraId="4B3C4B6B" w14:textId="77777777">
            <w:pPr>
              <w:spacing w:after="0"/>
            </w:pPr>
          </w:p>
        </w:tc>
        <w:tc>
          <w:tcPr>
            <w:tcW w:w="1635" w:type="dxa"/>
          </w:tcPr>
          <w:p w:rsidR="00BE6FAB" w:rsidRDefault="00BE6FAB" w14:paraId="63261532" w14:textId="77777777">
            <w:pPr>
              <w:spacing w:after="0"/>
            </w:pPr>
            <w:r w:rsidRPr="00EC5602">
              <w:rPr>
                <w:sz w:val="18"/>
                <w:szCs w:val="18"/>
              </w:rPr>
              <w:t>in_transit</w:t>
            </w:r>
          </w:p>
        </w:tc>
        <w:tc>
          <w:tcPr>
            <w:tcW w:w="1320" w:type="dxa"/>
          </w:tcPr>
          <w:p w:rsidR="00BE6FAB" w:rsidRDefault="00BE6FAB" w14:paraId="47080A63" w14:textId="77777777">
            <w:pPr>
              <w:spacing w:after="0"/>
            </w:pPr>
            <w:r w:rsidRPr="00EC5602">
              <w:rPr>
                <w:sz w:val="18"/>
                <w:szCs w:val="18"/>
              </w:rPr>
              <w:t>expired</w:t>
            </w:r>
          </w:p>
        </w:tc>
        <w:tc>
          <w:tcPr>
            <w:tcW w:w="3183" w:type="dxa"/>
          </w:tcPr>
          <w:p w:rsidR="00BE6FAB" w:rsidRDefault="00BE6FAB" w14:paraId="1A834F09" w14:textId="77777777">
            <w:pPr>
              <w:spacing w:after="0"/>
            </w:pPr>
            <w:r w:rsidRPr="00EC5602">
              <w:rPr>
                <w:sz w:val="18"/>
                <w:szCs w:val="18"/>
              </w:rPr>
              <w:t>Expiry reached</w:t>
            </w:r>
          </w:p>
        </w:tc>
      </w:tr>
      <w:tr w:rsidR="0081379A" w14:paraId="53239FA6" w14:textId="77777777">
        <w:trPr>
          <w:trHeight w:val="360"/>
        </w:trPr>
        <w:tc>
          <w:tcPr>
            <w:tcW w:w="3045" w:type="dxa"/>
          </w:tcPr>
          <w:p w:rsidR="00BE6FAB" w:rsidRDefault="00BE6FAB" w14:paraId="38D98FAA" w14:textId="77777777">
            <w:pPr>
              <w:spacing w:after="0"/>
              <w:rPr>
                <w:sz w:val="20"/>
                <w:szCs w:val="20"/>
              </w:rPr>
            </w:pPr>
          </w:p>
        </w:tc>
        <w:tc>
          <w:tcPr>
            <w:tcW w:w="1635" w:type="dxa"/>
          </w:tcPr>
          <w:p w:rsidR="00BE6FAB" w:rsidRDefault="00BE6FAB" w14:paraId="0D692D20" w14:textId="77777777">
            <w:pPr>
              <w:spacing w:after="0"/>
            </w:pPr>
            <w:r w:rsidRPr="00EC5602">
              <w:rPr>
                <w:sz w:val="18"/>
                <w:szCs w:val="18"/>
              </w:rPr>
              <w:t>in_transit</w:t>
            </w:r>
          </w:p>
        </w:tc>
        <w:tc>
          <w:tcPr>
            <w:tcW w:w="1320" w:type="dxa"/>
          </w:tcPr>
          <w:p w:rsidR="00BE6FAB" w:rsidRDefault="00BE6FAB" w14:paraId="16F4D93A" w14:textId="77777777">
            <w:pPr>
              <w:spacing w:after="0"/>
            </w:pPr>
            <w:r w:rsidRPr="00EC5602">
              <w:rPr>
                <w:sz w:val="18"/>
                <w:szCs w:val="18"/>
              </w:rPr>
              <w:t>returned</w:t>
            </w:r>
          </w:p>
        </w:tc>
        <w:tc>
          <w:tcPr>
            <w:tcW w:w="3183" w:type="dxa"/>
          </w:tcPr>
          <w:p w:rsidR="00BE6FAB" w:rsidRDefault="00BE6FAB" w14:paraId="4A3E4D2D" w14:textId="77777777">
            <w:pPr>
              <w:spacing w:after="0"/>
            </w:pPr>
            <w:r w:rsidRPr="00EC5602">
              <w:rPr>
                <w:sz w:val="18"/>
                <w:szCs w:val="18"/>
              </w:rPr>
              <w:t>Reversal of shipment</w:t>
            </w:r>
          </w:p>
        </w:tc>
      </w:tr>
      <w:tr w:rsidR="0081379A" w14:paraId="67A10F62" w14:textId="77777777">
        <w:trPr>
          <w:trHeight w:val="360"/>
        </w:trPr>
        <w:tc>
          <w:tcPr>
            <w:tcW w:w="3045" w:type="dxa"/>
          </w:tcPr>
          <w:p w:rsidR="00BE6FAB" w:rsidRDefault="00BE6FAB" w14:paraId="18B07727" w14:textId="77777777">
            <w:pPr>
              <w:spacing w:after="0"/>
              <w:rPr>
                <w:sz w:val="20"/>
                <w:szCs w:val="20"/>
              </w:rPr>
            </w:pPr>
          </w:p>
        </w:tc>
        <w:tc>
          <w:tcPr>
            <w:tcW w:w="1635" w:type="dxa"/>
          </w:tcPr>
          <w:p w:rsidRPr="00EC5602" w:rsidR="00BE6FAB" w:rsidRDefault="00BE6FAB" w14:paraId="44D7D076" w14:textId="77777777">
            <w:pPr>
              <w:spacing w:after="0"/>
              <w:rPr>
                <w:sz w:val="18"/>
                <w:szCs w:val="18"/>
              </w:rPr>
            </w:pPr>
            <w:r w:rsidRPr="229493EB">
              <w:rPr>
                <w:sz w:val="18"/>
                <w:szCs w:val="18"/>
              </w:rPr>
              <w:t>active/</w:t>
            </w:r>
            <w:r w:rsidRPr="00EC5602">
              <w:rPr>
                <w:sz w:val="18"/>
                <w:szCs w:val="18"/>
              </w:rPr>
              <w:t>in_transit</w:t>
            </w:r>
          </w:p>
        </w:tc>
        <w:tc>
          <w:tcPr>
            <w:tcW w:w="1320" w:type="dxa"/>
          </w:tcPr>
          <w:p w:rsidRPr="00EC5602" w:rsidR="00BE6FAB" w:rsidRDefault="00BE6FAB" w14:paraId="266508AC" w14:textId="77777777">
            <w:pPr>
              <w:spacing w:after="0"/>
              <w:rPr>
                <w:sz w:val="18"/>
                <w:szCs w:val="18"/>
              </w:rPr>
            </w:pPr>
            <w:r>
              <w:rPr>
                <w:sz w:val="18"/>
                <w:szCs w:val="18"/>
              </w:rPr>
              <w:t>stolen</w:t>
            </w:r>
          </w:p>
        </w:tc>
        <w:tc>
          <w:tcPr>
            <w:tcW w:w="3183" w:type="dxa"/>
          </w:tcPr>
          <w:p w:rsidRPr="00EC5602" w:rsidR="00BE6FAB" w:rsidRDefault="00BE6FAB" w14:paraId="0D0A851B" w14:textId="77777777">
            <w:pPr>
              <w:spacing w:after="0"/>
              <w:rPr>
                <w:sz w:val="18"/>
                <w:szCs w:val="18"/>
              </w:rPr>
            </w:pPr>
            <w:r>
              <w:rPr>
                <w:sz w:val="18"/>
                <w:szCs w:val="18"/>
              </w:rPr>
              <w:t>stolen products</w:t>
            </w:r>
          </w:p>
        </w:tc>
      </w:tr>
      <w:tr w:rsidR="0081379A" w14:paraId="4B4081B6" w14:textId="77777777">
        <w:trPr>
          <w:trHeight w:val="360"/>
        </w:trPr>
        <w:tc>
          <w:tcPr>
            <w:tcW w:w="3045" w:type="dxa"/>
          </w:tcPr>
          <w:p w:rsidR="00BE6FAB" w:rsidRDefault="00BE6FAB" w14:paraId="28D813BF" w14:textId="77777777">
            <w:pPr>
              <w:spacing w:after="0"/>
              <w:rPr>
                <w:sz w:val="20"/>
                <w:szCs w:val="20"/>
              </w:rPr>
            </w:pPr>
          </w:p>
        </w:tc>
        <w:tc>
          <w:tcPr>
            <w:tcW w:w="1635" w:type="dxa"/>
          </w:tcPr>
          <w:p w:rsidRPr="00EC5602" w:rsidR="00BE6FAB" w:rsidRDefault="00BE6FAB" w14:paraId="047A4482" w14:textId="77777777">
            <w:pPr>
              <w:spacing w:after="0"/>
              <w:rPr>
                <w:sz w:val="18"/>
                <w:szCs w:val="18"/>
              </w:rPr>
            </w:pPr>
            <w:r w:rsidRPr="00EC5602">
              <w:rPr>
                <w:sz w:val="18"/>
                <w:szCs w:val="18"/>
              </w:rPr>
              <w:t>in_transit</w:t>
            </w:r>
          </w:p>
        </w:tc>
        <w:tc>
          <w:tcPr>
            <w:tcW w:w="1320" w:type="dxa"/>
          </w:tcPr>
          <w:p w:rsidR="00BE6FAB" w:rsidRDefault="00BE6FAB" w14:paraId="61A2D297" w14:textId="77777777">
            <w:pPr>
              <w:spacing w:after="0"/>
              <w:rPr>
                <w:sz w:val="18"/>
                <w:szCs w:val="18"/>
              </w:rPr>
            </w:pPr>
            <w:r>
              <w:rPr>
                <w:sz w:val="18"/>
                <w:szCs w:val="18"/>
              </w:rPr>
              <w:t>inactive</w:t>
            </w:r>
          </w:p>
        </w:tc>
        <w:tc>
          <w:tcPr>
            <w:tcW w:w="3183" w:type="dxa"/>
          </w:tcPr>
          <w:p w:rsidRPr="00EC5602" w:rsidR="00BE6FAB" w:rsidRDefault="00BE6FAB" w14:paraId="3E75E0DE" w14:textId="77777777">
            <w:pPr>
              <w:spacing w:after="0"/>
              <w:rPr>
                <w:sz w:val="18"/>
                <w:szCs w:val="18"/>
              </w:rPr>
            </w:pPr>
            <w:r>
              <w:rPr>
                <w:sz w:val="18"/>
                <w:szCs w:val="18"/>
              </w:rPr>
              <w:t>Lost products</w:t>
            </w:r>
          </w:p>
        </w:tc>
      </w:tr>
      <w:tr w:rsidR="0081379A" w14:paraId="441817B4" w14:textId="77777777">
        <w:trPr>
          <w:trHeight w:val="360"/>
        </w:trPr>
        <w:tc>
          <w:tcPr>
            <w:tcW w:w="3045" w:type="dxa"/>
          </w:tcPr>
          <w:p w:rsidR="00BE6FAB" w:rsidRDefault="00BE6FAB" w14:paraId="04BCED86" w14:textId="77777777">
            <w:pPr>
              <w:spacing w:after="0"/>
              <w:rPr>
                <w:sz w:val="20"/>
                <w:szCs w:val="20"/>
              </w:rPr>
            </w:pPr>
          </w:p>
        </w:tc>
        <w:tc>
          <w:tcPr>
            <w:tcW w:w="1635" w:type="dxa"/>
          </w:tcPr>
          <w:p w:rsidR="00BE6FAB" w:rsidRDefault="00BE6FAB" w14:paraId="5EF0EF51" w14:textId="77777777">
            <w:pPr>
              <w:spacing w:after="0"/>
              <w:rPr>
                <w:rStyle w:val="HTMLCode"/>
                <w:rFonts w:eastAsiaTheme="minorEastAsia"/>
              </w:rPr>
            </w:pPr>
            <w:r w:rsidRPr="00EC5602">
              <w:rPr>
                <w:sz w:val="18"/>
                <w:szCs w:val="18"/>
              </w:rPr>
              <w:t>recalled</w:t>
            </w:r>
          </w:p>
        </w:tc>
        <w:tc>
          <w:tcPr>
            <w:tcW w:w="1320" w:type="dxa"/>
          </w:tcPr>
          <w:p w:rsidR="00BE6FAB" w:rsidRDefault="00BE6FAB" w14:paraId="5C19D4C2" w14:textId="77777777">
            <w:pPr>
              <w:spacing w:after="0"/>
              <w:rPr>
                <w:rStyle w:val="HTMLCode"/>
                <w:rFonts w:eastAsiaTheme="minorEastAsia"/>
              </w:rPr>
            </w:pPr>
            <w:r w:rsidRPr="00EC5602">
              <w:rPr>
                <w:sz w:val="18"/>
                <w:szCs w:val="18"/>
              </w:rPr>
              <w:t>destroyed</w:t>
            </w:r>
          </w:p>
        </w:tc>
        <w:tc>
          <w:tcPr>
            <w:tcW w:w="3183" w:type="dxa"/>
          </w:tcPr>
          <w:p w:rsidR="00BE6FAB" w:rsidRDefault="00BE6FAB" w14:paraId="66040A9D" w14:textId="77777777">
            <w:pPr>
              <w:spacing w:after="0"/>
            </w:pPr>
            <w:r w:rsidRPr="00EC5602">
              <w:rPr>
                <w:sz w:val="18"/>
                <w:szCs w:val="18"/>
              </w:rPr>
              <w:t>Recall destruction</w:t>
            </w:r>
          </w:p>
        </w:tc>
      </w:tr>
      <w:tr w:rsidR="0081379A" w14:paraId="6B463042" w14:textId="77777777">
        <w:trPr>
          <w:trHeight w:val="360"/>
        </w:trPr>
        <w:tc>
          <w:tcPr>
            <w:tcW w:w="3045" w:type="dxa"/>
          </w:tcPr>
          <w:p w:rsidR="00BE6FAB" w:rsidRDefault="00BE6FAB" w14:paraId="6B523918" w14:textId="77777777">
            <w:pPr>
              <w:spacing w:after="0"/>
              <w:rPr>
                <w:sz w:val="20"/>
                <w:szCs w:val="20"/>
              </w:rPr>
            </w:pPr>
          </w:p>
        </w:tc>
        <w:tc>
          <w:tcPr>
            <w:tcW w:w="1635" w:type="dxa"/>
          </w:tcPr>
          <w:p w:rsidR="00BE6FAB" w:rsidRDefault="00BE6FAB" w14:paraId="4C652C5A" w14:textId="77777777">
            <w:pPr>
              <w:spacing w:after="0"/>
              <w:rPr>
                <w:rStyle w:val="HTMLCode"/>
                <w:rFonts w:eastAsiaTheme="minorEastAsia"/>
              </w:rPr>
            </w:pPr>
            <w:r w:rsidRPr="00EC5602">
              <w:rPr>
                <w:sz w:val="18"/>
                <w:szCs w:val="18"/>
              </w:rPr>
              <w:t>damaged</w:t>
            </w:r>
          </w:p>
        </w:tc>
        <w:tc>
          <w:tcPr>
            <w:tcW w:w="1320" w:type="dxa"/>
          </w:tcPr>
          <w:p w:rsidR="00BE6FAB" w:rsidRDefault="00BE6FAB" w14:paraId="6063626B" w14:textId="77777777">
            <w:pPr>
              <w:spacing w:after="0"/>
              <w:rPr>
                <w:rStyle w:val="HTMLCode"/>
                <w:rFonts w:eastAsiaTheme="minorEastAsia"/>
              </w:rPr>
            </w:pPr>
            <w:r w:rsidRPr="00EC5602">
              <w:rPr>
                <w:sz w:val="18"/>
                <w:szCs w:val="18"/>
              </w:rPr>
              <w:t>destroyed</w:t>
            </w:r>
          </w:p>
        </w:tc>
        <w:tc>
          <w:tcPr>
            <w:tcW w:w="3183" w:type="dxa"/>
          </w:tcPr>
          <w:p w:rsidR="00BE6FAB" w:rsidRDefault="00BE6FAB" w14:paraId="5FC38806" w14:textId="77777777">
            <w:pPr>
              <w:spacing w:after="0"/>
            </w:pPr>
            <w:r w:rsidRPr="00EC5602">
              <w:rPr>
                <w:sz w:val="18"/>
                <w:szCs w:val="18"/>
              </w:rPr>
              <w:t>Disposal</w:t>
            </w:r>
          </w:p>
        </w:tc>
      </w:tr>
      <w:tr w:rsidR="0081379A" w14:paraId="354FD73C" w14:textId="77777777">
        <w:trPr>
          <w:trHeight w:val="360"/>
        </w:trPr>
        <w:tc>
          <w:tcPr>
            <w:tcW w:w="3045" w:type="dxa"/>
          </w:tcPr>
          <w:p w:rsidR="00BE6FAB" w:rsidRDefault="00BE6FAB" w14:paraId="7EB64B42" w14:textId="77777777">
            <w:pPr>
              <w:spacing w:after="0"/>
              <w:rPr>
                <w:sz w:val="20"/>
                <w:szCs w:val="20"/>
              </w:rPr>
            </w:pPr>
          </w:p>
        </w:tc>
        <w:tc>
          <w:tcPr>
            <w:tcW w:w="1635" w:type="dxa"/>
          </w:tcPr>
          <w:p w:rsidR="00BE6FAB" w:rsidRDefault="00BE6FAB" w14:paraId="327229C6" w14:textId="77777777">
            <w:pPr>
              <w:spacing w:after="0"/>
              <w:rPr>
                <w:rStyle w:val="HTMLCode"/>
                <w:rFonts w:eastAsiaTheme="minorEastAsia"/>
              </w:rPr>
            </w:pPr>
            <w:r w:rsidRPr="00EC5602">
              <w:rPr>
                <w:sz w:val="18"/>
                <w:szCs w:val="18"/>
              </w:rPr>
              <w:t>expired</w:t>
            </w:r>
          </w:p>
        </w:tc>
        <w:tc>
          <w:tcPr>
            <w:tcW w:w="1320" w:type="dxa"/>
          </w:tcPr>
          <w:p w:rsidR="00BE6FAB" w:rsidRDefault="00BE6FAB" w14:paraId="60B96213" w14:textId="77777777">
            <w:pPr>
              <w:spacing w:after="0"/>
              <w:rPr>
                <w:rStyle w:val="HTMLCode"/>
                <w:rFonts w:eastAsiaTheme="minorEastAsia"/>
              </w:rPr>
            </w:pPr>
            <w:r w:rsidRPr="00EC5602">
              <w:rPr>
                <w:sz w:val="18"/>
                <w:szCs w:val="18"/>
              </w:rPr>
              <w:t>destroyed</w:t>
            </w:r>
          </w:p>
        </w:tc>
        <w:tc>
          <w:tcPr>
            <w:tcW w:w="3183" w:type="dxa"/>
          </w:tcPr>
          <w:p w:rsidR="00BE6FAB" w:rsidRDefault="00BE6FAB" w14:paraId="42F4683D" w14:textId="77777777">
            <w:pPr>
              <w:spacing w:after="0"/>
            </w:pPr>
            <w:r w:rsidRPr="00EC5602">
              <w:rPr>
                <w:sz w:val="18"/>
                <w:szCs w:val="18"/>
              </w:rPr>
              <w:t>Disposal</w:t>
            </w:r>
          </w:p>
        </w:tc>
      </w:tr>
      <w:tr w:rsidR="0081379A" w14:paraId="6D7E5F7C" w14:textId="77777777">
        <w:trPr>
          <w:trHeight w:val="360"/>
        </w:trPr>
        <w:tc>
          <w:tcPr>
            <w:tcW w:w="3045" w:type="dxa"/>
          </w:tcPr>
          <w:p w:rsidR="00BE6FAB" w:rsidRDefault="00BE6FAB" w14:paraId="5300E1ED" w14:textId="77777777">
            <w:pPr>
              <w:spacing w:after="0"/>
              <w:rPr>
                <w:sz w:val="20"/>
                <w:szCs w:val="20"/>
              </w:rPr>
            </w:pPr>
          </w:p>
        </w:tc>
        <w:tc>
          <w:tcPr>
            <w:tcW w:w="1635" w:type="dxa"/>
          </w:tcPr>
          <w:p w:rsidR="00BE6FAB" w:rsidRDefault="00BE6FAB" w14:paraId="63E825B9" w14:textId="77777777">
            <w:pPr>
              <w:spacing w:after="0"/>
              <w:rPr>
                <w:rStyle w:val="HTMLCode"/>
                <w:rFonts w:eastAsiaTheme="minorEastAsia"/>
              </w:rPr>
            </w:pPr>
            <w:r w:rsidRPr="00EC5602">
              <w:rPr>
                <w:sz w:val="18"/>
                <w:szCs w:val="18"/>
              </w:rPr>
              <w:t>returned</w:t>
            </w:r>
          </w:p>
        </w:tc>
        <w:tc>
          <w:tcPr>
            <w:tcW w:w="1320" w:type="dxa"/>
          </w:tcPr>
          <w:p w:rsidR="00BE6FAB" w:rsidRDefault="00BE6FAB" w14:paraId="5BFC283C" w14:textId="77777777">
            <w:pPr>
              <w:spacing w:after="0"/>
              <w:rPr>
                <w:rStyle w:val="HTMLCode"/>
                <w:rFonts w:eastAsiaTheme="minorEastAsia"/>
              </w:rPr>
            </w:pPr>
            <w:r w:rsidRPr="00EC5602">
              <w:rPr>
                <w:sz w:val="18"/>
                <w:szCs w:val="18"/>
              </w:rPr>
              <w:t>destroyed</w:t>
            </w:r>
          </w:p>
        </w:tc>
        <w:tc>
          <w:tcPr>
            <w:tcW w:w="3183" w:type="dxa"/>
          </w:tcPr>
          <w:p w:rsidR="00BE6FAB" w:rsidRDefault="00BE6FAB" w14:paraId="73A07390" w14:textId="77777777">
            <w:pPr>
              <w:spacing w:after="0"/>
            </w:pPr>
            <w:r w:rsidRPr="00EC5602">
              <w:rPr>
                <w:sz w:val="18"/>
                <w:szCs w:val="18"/>
              </w:rPr>
              <w:t>Disposal</w:t>
            </w:r>
          </w:p>
        </w:tc>
      </w:tr>
      <w:tr w:rsidR="0081379A" w14:paraId="3EBBC887" w14:textId="77777777">
        <w:trPr>
          <w:trHeight w:val="360"/>
        </w:trPr>
        <w:tc>
          <w:tcPr>
            <w:tcW w:w="3045" w:type="dxa"/>
          </w:tcPr>
          <w:p w:rsidR="00BE6FAB" w:rsidRDefault="00BE6FAB" w14:paraId="242201C6" w14:textId="77777777">
            <w:pPr>
              <w:spacing w:after="0"/>
              <w:rPr>
                <w:sz w:val="20"/>
                <w:szCs w:val="20"/>
              </w:rPr>
            </w:pPr>
            <w:r w:rsidRPr="00EC5602">
              <w:rPr>
                <w:b/>
                <w:bCs/>
                <w:sz w:val="18"/>
                <w:szCs w:val="18"/>
              </w:rPr>
              <w:t>Dispensing / Retail Sale</w:t>
            </w:r>
          </w:p>
        </w:tc>
        <w:tc>
          <w:tcPr>
            <w:tcW w:w="1635" w:type="dxa"/>
          </w:tcPr>
          <w:p w:rsidR="00BE6FAB" w:rsidRDefault="00BE6FAB" w14:paraId="47AAC7CB" w14:textId="77777777">
            <w:pPr>
              <w:spacing w:after="0"/>
              <w:rPr>
                <w:rStyle w:val="HTMLCode"/>
                <w:rFonts w:eastAsiaTheme="minorEastAsia"/>
              </w:rPr>
            </w:pPr>
            <w:r w:rsidRPr="00EC5602">
              <w:rPr>
                <w:sz w:val="18"/>
                <w:szCs w:val="18"/>
              </w:rPr>
              <w:t>active</w:t>
            </w:r>
          </w:p>
        </w:tc>
        <w:tc>
          <w:tcPr>
            <w:tcW w:w="1320" w:type="dxa"/>
          </w:tcPr>
          <w:p w:rsidR="00BE6FAB" w:rsidRDefault="00BE6FAB" w14:paraId="7DBF9FCB" w14:textId="77777777">
            <w:pPr>
              <w:spacing w:after="0"/>
              <w:rPr>
                <w:rStyle w:val="HTMLCode"/>
                <w:rFonts w:eastAsiaTheme="minorEastAsia"/>
              </w:rPr>
            </w:pPr>
            <w:r w:rsidRPr="00EC5602">
              <w:rPr>
                <w:sz w:val="18"/>
                <w:szCs w:val="18"/>
              </w:rPr>
              <w:t>dispensed</w:t>
            </w:r>
          </w:p>
        </w:tc>
        <w:tc>
          <w:tcPr>
            <w:tcW w:w="3183" w:type="dxa"/>
          </w:tcPr>
          <w:p w:rsidR="00BE6FAB" w:rsidRDefault="00BE6FAB" w14:paraId="3B6221E9" w14:textId="77777777">
            <w:pPr>
              <w:spacing w:after="0"/>
            </w:pPr>
            <w:r w:rsidRPr="00EC5602">
              <w:rPr>
                <w:sz w:val="18"/>
                <w:szCs w:val="18"/>
              </w:rPr>
              <w:t>Healthcare dispensing event</w:t>
            </w:r>
          </w:p>
        </w:tc>
      </w:tr>
      <w:tr w:rsidR="0081379A" w14:paraId="671F75BF" w14:textId="77777777">
        <w:trPr>
          <w:trHeight w:val="360"/>
        </w:trPr>
        <w:tc>
          <w:tcPr>
            <w:tcW w:w="3045" w:type="dxa"/>
          </w:tcPr>
          <w:p w:rsidR="00BE6FAB" w:rsidRDefault="00BE6FAB" w14:paraId="4508B790" w14:textId="77777777">
            <w:pPr>
              <w:spacing w:after="0"/>
              <w:rPr>
                <w:sz w:val="20"/>
                <w:szCs w:val="20"/>
              </w:rPr>
            </w:pPr>
            <w:r w:rsidRPr="00EC5602">
              <w:rPr>
                <w:b/>
                <w:bCs/>
                <w:sz w:val="18"/>
                <w:szCs w:val="18"/>
              </w:rPr>
              <w:t>Prohibitions (Regulator-Enforced)</w:t>
            </w:r>
          </w:p>
        </w:tc>
        <w:tc>
          <w:tcPr>
            <w:tcW w:w="1635" w:type="dxa"/>
          </w:tcPr>
          <w:p w:rsidR="00BE6FAB" w:rsidRDefault="00BE6FAB" w14:paraId="7A76E4F4" w14:textId="77777777">
            <w:pPr>
              <w:spacing w:after="0"/>
              <w:rPr>
                <w:rStyle w:val="HTMLCode"/>
                <w:rFonts w:eastAsiaTheme="minorEastAsia"/>
              </w:rPr>
            </w:pPr>
            <w:r w:rsidRPr="00EC5602">
              <w:rPr>
                <w:sz w:val="18"/>
                <w:szCs w:val="18"/>
              </w:rPr>
              <w:t>destroyed</w:t>
            </w:r>
          </w:p>
        </w:tc>
        <w:tc>
          <w:tcPr>
            <w:tcW w:w="1320" w:type="dxa"/>
          </w:tcPr>
          <w:p w:rsidR="00BE6FAB" w:rsidRDefault="00BE6FAB" w14:paraId="3E3A5615" w14:textId="77777777">
            <w:pPr>
              <w:spacing w:after="0"/>
              <w:rPr>
                <w:rStyle w:val="HTMLCode"/>
                <w:rFonts w:eastAsiaTheme="minorEastAsia"/>
              </w:rPr>
            </w:pPr>
            <w:r w:rsidRPr="00EC5602">
              <w:rPr>
                <w:i/>
                <w:iCs/>
                <w:sz w:val="18"/>
                <w:szCs w:val="18"/>
              </w:rPr>
              <w:t>(any)</w:t>
            </w:r>
          </w:p>
        </w:tc>
        <w:tc>
          <w:tcPr>
            <w:tcW w:w="3183" w:type="dxa"/>
          </w:tcPr>
          <w:p w:rsidR="00BE6FAB" w:rsidRDefault="00BE6FAB" w14:paraId="5F053DC4" w14:textId="77777777">
            <w:pPr>
              <w:spacing w:after="0"/>
            </w:pPr>
            <w:r w:rsidRPr="42BA93F1">
              <w:rPr>
                <w:sz w:val="18"/>
                <w:szCs w:val="18"/>
              </w:rPr>
              <w:t>flagged</w:t>
            </w:r>
          </w:p>
        </w:tc>
      </w:tr>
      <w:tr w:rsidR="0081379A" w14:paraId="6394F3F1" w14:textId="77777777">
        <w:trPr>
          <w:trHeight w:val="360"/>
        </w:trPr>
        <w:tc>
          <w:tcPr>
            <w:tcW w:w="3045" w:type="dxa"/>
          </w:tcPr>
          <w:p w:rsidR="00BE6FAB" w:rsidRDefault="00BE6FAB" w14:paraId="3CF50FA8" w14:textId="77777777">
            <w:pPr>
              <w:spacing w:after="0"/>
              <w:rPr>
                <w:sz w:val="20"/>
                <w:szCs w:val="20"/>
              </w:rPr>
            </w:pPr>
          </w:p>
        </w:tc>
        <w:tc>
          <w:tcPr>
            <w:tcW w:w="1635" w:type="dxa"/>
          </w:tcPr>
          <w:p w:rsidR="00BE6FAB" w:rsidRDefault="00BE6FAB" w14:paraId="20666FC2" w14:textId="77777777">
            <w:pPr>
              <w:spacing w:after="0"/>
              <w:rPr>
                <w:rStyle w:val="HTMLCode"/>
                <w:rFonts w:eastAsiaTheme="minorEastAsia"/>
              </w:rPr>
            </w:pPr>
            <w:r w:rsidRPr="00EC5602">
              <w:rPr>
                <w:sz w:val="18"/>
                <w:szCs w:val="18"/>
              </w:rPr>
              <w:t>dispensed</w:t>
            </w:r>
          </w:p>
        </w:tc>
        <w:tc>
          <w:tcPr>
            <w:tcW w:w="1320" w:type="dxa"/>
          </w:tcPr>
          <w:p w:rsidR="00BE6FAB" w:rsidRDefault="00BE6FAB" w14:paraId="14DA2325" w14:textId="77777777">
            <w:pPr>
              <w:spacing w:after="0"/>
              <w:rPr>
                <w:rStyle w:val="HTMLCode"/>
                <w:rFonts w:eastAsiaTheme="minorEastAsia"/>
              </w:rPr>
            </w:pPr>
            <w:r w:rsidRPr="00EC5602">
              <w:rPr>
                <w:sz w:val="18"/>
                <w:szCs w:val="18"/>
              </w:rPr>
              <w:t>active / in_transit</w:t>
            </w:r>
          </w:p>
        </w:tc>
        <w:tc>
          <w:tcPr>
            <w:tcW w:w="3183" w:type="dxa"/>
          </w:tcPr>
          <w:p w:rsidR="00BE6FAB" w:rsidRDefault="00BE6FAB" w14:paraId="0F8308BA" w14:textId="77777777">
            <w:pPr>
              <w:spacing w:after="0"/>
            </w:pPr>
            <w:r w:rsidRPr="76B6B1CF">
              <w:rPr>
                <w:sz w:val="18"/>
                <w:szCs w:val="18"/>
              </w:rPr>
              <w:t>flagged</w:t>
            </w:r>
          </w:p>
          <w:p w:rsidR="00BE6FAB" w:rsidRDefault="00BE6FAB" w14:paraId="30F28995" w14:textId="77777777">
            <w:pPr>
              <w:spacing w:after="0"/>
              <w:rPr>
                <w:sz w:val="18"/>
                <w:szCs w:val="18"/>
              </w:rPr>
            </w:pPr>
          </w:p>
        </w:tc>
      </w:tr>
      <w:tr w:rsidR="0081379A" w14:paraId="05AE047A" w14:textId="77777777">
        <w:trPr>
          <w:trHeight w:val="360"/>
        </w:trPr>
        <w:tc>
          <w:tcPr>
            <w:tcW w:w="3045" w:type="dxa"/>
          </w:tcPr>
          <w:p w:rsidR="00BE6FAB" w:rsidRDefault="00BE6FAB" w14:paraId="645F4415" w14:textId="77777777">
            <w:pPr>
              <w:spacing w:after="0"/>
              <w:rPr>
                <w:sz w:val="20"/>
                <w:szCs w:val="20"/>
              </w:rPr>
            </w:pPr>
          </w:p>
        </w:tc>
        <w:tc>
          <w:tcPr>
            <w:tcW w:w="1635" w:type="dxa"/>
          </w:tcPr>
          <w:p w:rsidR="00BE6FAB" w:rsidRDefault="00BE6FAB" w14:paraId="35C3CA2C" w14:textId="77777777">
            <w:pPr>
              <w:spacing w:after="0"/>
              <w:rPr>
                <w:rStyle w:val="HTMLCode"/>
                <w:rFonts w:eastAsiaTheme="minorEastAsia"/>
              </w:rPr>
            </w:pPr>
            <w:r w:rsidRPr="00EC5602">
              <w:rPr>
                <w:sz w:val="18"/>
                <w:szCs w:val="18"/>
              </w:rPr>
              <w:t>recalled</w:t>
            </w:r>
          </w:p>
        </w:tc>
        <w:tc>
          <w:tcPr>
            <w:tcW w:w="1320" w:type="dxa"/>
          </w:tcPr>
          <w:p w:rsidR="00BE6FAB" w:rsidRDefault="00BE6FAB" w14:paraId="332FCD15" w14:textId="77777777">
            <w:pPr>
              <w:spacing w:after="0"/>
              <w:rPr>
                <w:rStyle w:val="HTMLCode"/>
                <w:rFonts w:eastAsiaTheme="minorEastAsia"/>
              </w:rPr>
            </w:pPr>
            <w:r w:rsidRPr="00EC5602">
              <w:rPr>
                <w:sz w:val="18"/>
                <w:szCs w:val="18"/>
              </w:rPr>
              <w:t>dispensed</w:t>
            </w:r>
          </w:p>
        </w:tc>
        <w:tc>
          <w:tcPr>
            <w:tcW w:w="3183" w:type="dxa"/>
          </w:tcPr>
          <w:p w:rsidR="00BE6FAB" w:rsidRDefault="00BE6FAB" w14:paraId="4BDB62F7" w14:textId="77777777">
            <w:pPr>
              <w:spacing w:after="0"/>
            </w:pPr>
            <w:r w:rsidRPr="42BA93F1">
              <w:rPr>
                <w:sz w:val="18"/>
                <w:szCs w:val="18"/>
              </w:rPr>
              <w:t>flagged</w:t>
            </w:r>
          </w:p>
          <w:p w:rsidR="00BE6FAB" w:rsidRDefault="00BE6FAB" w14:paraId="3A706A62" w14:textId="77777777">
            <w:pPr>
              <w:spacing w:after="0"/>
              <w:rPr>
                <w:sz w:val="18"/>
                <w:szCs w:val="18"/>
              </w:rPr>
            </w:pPr>
          </w:p>
        </w:tc>
      </w:tr>
      <w:tr w:rsidR="0081379A" w14:paraId="589271AD" w14:textId="77777777">
        <w:trPr>
          <w:trHeight w:val="360"/>
        </w:trPr>
        <w:tc>
          <w:tcPr>
            <w:tcW w:w="3045" w:type="dxa"/>
          </w:tcPr>
          <w:p w:rsidR="00BE6FAB" w:rsidRDefault="00BE6FAB" w14:paraId="7FEE6BBF" w14:textId="77777777">
            <w:pPr>
              <w:spacing w:after="0"/>
              <w:rPr>
                <w:sz w:val="20"/>
                <w:szCs w:val="20"/>
              </w:rPr>
            </w:pPr>
          </w:p>
        </w:tc>
        <w:tc>
          <w:tcPr>
            <w:tcW w:w="1635" w:type="dxa"/>
          </w:tcPr>
          <w:p w:rsidRPr="00EC5602" w:rsidR="00BE6FAB" w:rsidRDefault="00BE6FAB" w14:paraId="78A87DC3" w14:textId="77777777">
            <w:pPr>
              <w:spacing w:after="0"/>
              <w:rPr>
                <w:sz w:val="18"/>
                <w:szCs w:val="18"/>
              </w:rPr>
            </w:pPr>
            <w:r>
              <w:rPr>
                <w:sz w:val="18"/>
                <w:szCs w:val="18"/>
              </w:rPr>
              <w:t>inactive</w:t>
            </w:r>
          </w:p>
        </w:tc>
        <w:tc>
          <w:tcPr>
            <w:tcW w:w="1320" w:type="dxa"/>
          </w:tcPr>
          <w:p w:rsidRPr="00EC5602" w:rsidR="00BE6FAB" w:rsidRDefault="00BE6FAB" w14:paraId="72ED99F2" w14:textId="77777777">
            <w:pPr>
              <w:spacing w:after="0"/>
              <w:rPr>
                <w:sz w:val="18"/>
                <w:szCs w:val="18"/>
              </w:rPr>
            </w:pPr>
            <w:r>
              <w:rPr>
                <w:sz w:val="18"/>
                <w:szCs w:val="18"/>
              </w:rPr>
              <w:t>(any)</w:t>
            </w:r>
          </w:p>
        </w:tc>
        <w:tc>
          <w:tcPr>
            <w:tcW w:w="3183" w:type="dxa"/>
          </w:tcPr>
          <w:p w:rsidRPr="00EC5602" w:rsidR="00BE6FAB" w:rsidRDefault="00BE6FAB" w14:paraId="2037DFB6" w14:textId="77777777">
            <w:pPr>
              <w:spacing w:after="0"/>
            </w:pPr>
            <w:r w:rsidRPr="76B6B1CF">
              <w:rPr>
                <w:sz w:val="18"/>
                <w:szCs w:val="18"/>
              </w:rPr>
              <w:t>flagged</w:t>
            </w:r>
          </w:p>
          <w:p w:rsidRPr="00EC5602" w:rsidR="00BE6FAB" w:rsidRDefault="00BE6FAB" w14:paraId="1A8E1A44" w14:textId="77777777">
            <w:pPr>
              <w:spacing w:after="0"/>
              <w:rPr>
                <w:sz w:val="18"/>
                <w:szCs w:val="18"/>
              </w:rPr>
            </w:pPr>
          </w:p>
        </w:tc>
      </w:tr>
      <w:tr w:rsidR="0081379A" w14:paraId="18C84B80" w14:textId="77777777">
        <w:trPr>
          <w:trHeight w:val="360"/>
        </w:trPr>
        <w:tc>
          <w:tcPr>
            <w:tcW w:w="3045" w:type="dxa"/>
          </w:tcPr>
          <w:p w:rsidR="00BE6FAB" w:rsidRDefault="00BE6FAB" w14:paraId="051FE4ED" w14:textId="77777777">
            <w:pPr>
              <w:spacing w:after="0"/>
              <w:rPr>
                <w:sz w:val="20"/>
                <w:szCs w:val="20"/>
              </w:rPr>
            </w:pPr>
          </w:p>
        </w:tc>
        <w:tc>
          <w:tcPr>
            <w:tcW w:w="1635" w:type="dxa"/>
          </w:tcPr>
          <w:p w:rsidRPr="00EC5602" w:rsidR="00BE6FAB" w:rsidRDefault="00BE6FAB" w14:paraId="339DFADE" w14:textId="77777777">
            <w:pPr>
              <w:spacing w:after="0"/>
              <w:rPr>
                <w:sz w:val="18"/>
                <w:szCs w:val="18"/>
              </w:rPr>
            </w:pPr>
            <w:r>
              <w:rPr>
                <w:sz w:val="18"/>
                <w:szCs w:val="18"/>
              </w:rPr>
              <w:t xml:space="preserve">stolen </w:t>
            </w:r>
          </w:p>
        </w:tc>
        <w:tc>
          <w:tcPr>
            <w:tcW w:w="1320" w:type="dxa"/>
          </w:tcPr>
          <w:p w:rsidRPr="00EC5602" w:rsidR="00BE6FAB" w:rsidRDefault="00BE6FAB" w14:paraId="4EADD4EA" w14:textId="77777777">
            <w:pPr>
              <w:spacing w:after="0"/>
              <w:rPr>
                <w:sz w:val="18"/>
                <w:szCs w:val="18"/>
              </w:rPr>
            </w:pPr>
            <w:r>
              <w:rPr>
                <w:sz w:val="18"/>
                <w:szCs w:val="18"/>
              </w:rPr>
              <w:t>(any)</w:t>
            </w:r>
          </w:p>
        </w:tc>
        <w:tc>
          <w:tcPr>
            <w:tcW w:w="3183" w:type="dxa"/>
          </w:tcPr>
          <w:p w:rsidRPr="00EC5602" w:rsidR="00BE6FAB" w:rsidRDefault="00BE6FAB" w14:paraId="7DCDECAC" w14:textId="77777777">
            <w:pPr>
              <w:spacing w:after="0"/>
            </w:pPr>
            <w:r w:rsidRPr="76B6B1CF">
              <w:rPr>
                <w:sz w:val="18"/>
                <w:szCs w:val="18"/>
              </w:rPr>
              <w:t>flagged</w:t>
            </w:r>
          </w:p>
          <w:p w:rsidRPr="00EC5602" w:rsidR="00BE6FAB" w:rsidRDefault="00BE6FAB" w14:paraId="5FFD7041" w14:textId="77777777">
            <w:pPr>
              <w:spacing w:after="0"/>
              <w:rPr>
                <w:sz w:val="18"/>
                <w:szCs w:val="18"/>
              </w:rPr>
            </w:pPr>
          </w:p>
        </w:tc>
      </w:tr>
    </w:tbl>
    <w:p w:rsidR="00BE6FAB" w:rsidP="00BE6FAB" w:rsidRDefault="00BE6FAB" w14:paraId="570537D4" w14:textId="77777777"/>
    <w:p w:rsidR="00BE6FAB" w:rsidP="00BE6FAB" w:rsidRDefault="00BE6FAB" w14:paraId="7E3BA10B" w14:textId="7DD7D47A">
      <w:pPr>
        <w:pStyle w:val="Heading1"/>
      </w:pPr>
      <w:bookmarkStart w:name="_Toc229417858" w:id="74"/>
      <w:r>
        <w:t>Appendix</w:t>
      </w:r>
      <w:bookmarkEnd w:id="74"/>
      <w:r w:rsidR="00967292">
        <w:t xml:space="preserve"> C:</w:t>
      </w:r>
    </w:p>
    <w:p w:rsidRPr="00E450C4" w:rsidR="00BE6FAB" w:rsidP="00BE6FAB" w:rsidRDefault="00BE6FAB" w14:paraId="509E2BD1" w14:textId="77777777">
      <w:pPr>
        <w:spacing w:after="0"/>
        <w:rPr>
          <w:b/>
          <w:bCs/>
        </w:rPr>
      </w:pPr>
      <w:r w:rsidRPr="00E450C4">
        <w:rPr>
          <w:rFonts w:ascii="Aptos" w:hAnsi="Aptos" w:eastAsia="Aptos" w:cs="Aptos"/>
          <w:b/>
          <w:bCs/>
        </w:rPr>
        <w:t>JSON‑LD Formatting Requirements</w:t>
      </w:r>
    </w:p>
    <w:p w:rsidRPr="00B12D55" w:rsidR="00B12D55" w:rsidP="00B12D55" w:rsidRDefault="00B12D55" w14:paraId="3BF8DE92" w14:textId="77777777">
      <w:pPr>
        <w:pStyle w:val="ListParagraph"/>
        <w:numPr>
          <w:ilvl w:val="0"/>
          <w:numId w:val="12"/>
        </w:numPr>
        <w:spacing w:after="0"/>
        <w:rPr>
          <w:rFonts w:ascii="Aptos" w:hAnsi="Aptos" w:eastAsia="Aptos" w:cs="Aptos"/>
        </w:rPr>
      </w:pPr>
      <w:r w:rsidRPr="00B12D55">
        <w:rPr>
          <w:rFonts w:ascii="Aptos" w:hAnsi="Aptos" w:eastAsia="Aptos" w:cs="Aptos"/>
        </w:rPr>
        <w:t>Use arrays for @context and eventList.</w:t>
      </w:r>
    </w:p>
    <w:p w:rsidRPr="00B12D55" w:rsidR="00B12D55" w:rsidP="00B12D55" w:rsidRDefault="00B12D55" w14:paraId="557F65E6" w14:textId="77777777">
      <w:pPr>
        <w:pStyle w:val="ListParagraph"/>
        <w:numPr>
          <w:ilvl w:val="0"/>
          <w:numId w:val="12"/>
        </w:numPr>
        <w:spacing w:after="0"/>
        <w:rPr>
          <w:rFonts w:ascii="Aptos" w:hAnsi="Aptos" w:eastAsia="Aptos" w:cs="Aptos"/>
        </w:rPr>
      </w:pPr>
      <w:r w:rsidRPr="00B12D55">
        <w:rPr>
          <w:rFonts w:ascii="Aptos" w:hAnsi="Aptos" w:eastAsia="Aptos" w:cs="Aptos"/>
        </w:rPr>
        <w:t>Use lowercase field naming conventions (e.g., eventID, epcList, action).</w:t>
      </w:r>
    </w:p>
    <w:p w:rsidRPr="00B12D55" w:rsidR="00B12D55" w:rsidP="00B12D55" w:rsidRDefault="00B12D55" w14:paraId="137500C0" w14:textId="77777777">
      <w:pPr>
        <w:pStyle w:val="ListParagraph"/>
        <w:numPr>
          <w:ilvl w:val="0"/>
          <w:numId w:val="12"/>
        </w:numPr>
        <w:spacing w:after="0"/>
        <w:rPr>
          <w:rFonts w:ascii="Aptos" w:hAnsi="Aptos" w:eastAsia="Aptos" w:cs="Aptos"/>
        </w:rPr>
      </w:pPr>
      <w:r w:rsidRPr="00B12D55">
        <w:rPr>
          <w:rFonts w:ascii="Aptos" w:hAnsi="Aptos" w:eastAsia="Aptos" w:cs="Aptos"/>
        </w:rPr>
        <w:t>Ensure strict JSON syntax (no trailing commas).</w:t>
      </w:r>
    </w:p>
    <w:p w:rsidRPr="00B12D55" w:rsidR="00B12D55" w:rsidP="00B12D55" w:rsidRDefault="00B12D55" w14:paraId="0AAA7136" w14:textId="77777777">
      <w:pPr>
        <w:pStyle w:val="ListParagraph"/>
        <w:numPr>
          <w:ilvl w:val="0"/>
          <w:numId w:val="12"/>
        </w:numPr>
        <w:spacing w:after="0"/>
        <w:rPr>
          <w:rFonts w:ascii="Aptos" w:hAnsi="Aptos" w:eastAsia="Aptos" w:cs="Aptos"/>
        </w:rPr>
      </w:pPr>
      <w:r w:rsidRPr="00B12D55">
        <w:rPr>
          <w:rFonts w:ascii="Aptos" w:hAnsi="Aptos" w:eastAsia="Aptos" w:cs="Aptos"/>
        </w:rPr>
        <w:t>Use 2-space indentation for readability.</w:t>
      </w:r>
    </w:p>
    <w:p w:rsidRPr="00B12D55" w:rsidR="00B12D55" w:rsidP="00B12D55" w:rsidRDefault="00B12D55" w14:paraId="47C5E594" w14:textId="77777777">
      <w:pPr>
        <w:pStyle w:val="ListParagraph"/>
        <w:numPr>
          <w:ilvl w:val="0"/>
          <w:numId w:val="12"/>
        </w:numPr>
        <w:spacing w:after="0"/>
        <w:rPr>
          <w:rFonts w:ascii="Aptos" w:hAnsi="Aptos" w:eastAsia="Aptos" w:cs="Aptos"/>
        </w:rPr>
      </w:pPr>
      <w:r w:rsidRPr="00B12D55">
        <w:rPr>
          <w:rFonts w:ascii="Aptos" w:hAnsi="Aptos" w:eastAsia="Aptos" w:cs="Aptos"/>
        </w:rPr>
        <w:t>Use the correct CBV format per standard:</w:t>
      </w:r>
    </w:p>
    <w:p w:rsidRPr="00B12D55" w:rsidR="00B12D55" w:rsidP="00B12D55" w:rsidRDefault="00B12D55" w14:paraId="0E054B1E" w14:textId="77777777">
      <w:pPr>
        <w:pStyle w:val="ListParagraph"/>
        <w:numPr>
          <w:ilvl w:val="0"/>
          <w:numId w:val="12"/>
        </w:numPr>
        <w:spacing w:after="0"/>
        <w:rPr>
          <w:rFonts w:ascii="Aptos" w:hAnsi="Aptos" w:eastAsia="Aptos" w:cs="Aptos"/>
        </w:rPr>
      </w:pPr>
      <w:r w:rsidRPr="00B12D55">
        <w:rPr>
          <w:rFonts w:ascii="Aptos" w:hAnsi="Aptos" w:eastAsia="Aptos" w:cs="Aptos"/>
        </w:rPr>
        <w:t>EPCIS 2.0: plain tokens (e.g., shipping, in_transit) as per platform profile</w:t>
      </w:r>
    </w:p>
    <w:p w:rsidRPr="00B12D55" w:rsidR="00B12D55" w:rsidP="00B12D55" w:rsidRDefault="00B12D55" w14:paraId="7C1F6409" w14:textId="77777777">
      <w:pPr>
        <w:pStyle w:val="ListParagraph"/>
        <w:numPr>
          <w:ilvl w:val="0"/>
          <w:numId w:val="12"/>
        </w:numPr>
        <w:spacing w:after="0"/>
        <w:rPr>
          <w:rFonts w:ascii="Aptos" w:hAnsi="Aptos" w:eastAsia="Aptos" w:cs="Aptos"/>
        </w:rPr>
      </w:pPr>
      <w:r w:rsidRPr="00B12D55">
        <w:rPr>
          <w:rFonts w:ascii="Aptos" w:hAnsi="Aptos" w:eastAsia="Aptos" w:cs="Aptos"/>
        </w:rPr>
        <w:t>EPCIS 1.2: short-form URNs (e.g., urn:epcglobal:cbv:bizstep:shipping)</w:t>
      </w:r>
    </w:p>
    <w:p w:rsidRPr="00B12D55" w:rsidR="00BE6FAB" w:rsidP="00B12D55" w:rsidRDefault="00B12D55" w14:paraId="3679FC0E" w14:textId="5B4D9891">
      <w:pPr>
        <w:pStyle w:val="ListParagraph"/>
        <w:numPr>
          <w:ilvl w:val="0"/>
          <w:numId w:val="12"/>
        </w:numPr>
        <w:spacing w:after="0"/>
        <w:rPr>
          <w:rFonts w:ascii="Aptos" w:hAnsi="Aptos" w:eastAsia="Aptos" w:cs="Aptos"/>
        </w:rPr>
      </w:pPr>
      <w:r w:rsidRPr="00B12D55">
        <w:rPr>
          <w:rFonts w:ascii="Aptos" w:hAnsi="Aptos" w:eastAsia="Aptos" w:cs="Aptos"/>
        </w:rPr>
        <w:t>Ensure all identifiers are represented as strings.</w:t>
      </w:r>
    </w:p>
    <w:p w:rsidR="00BE6FAB" w:rsidP="00BE6FAB" w:rsidRDefault="00BE6FAB" w14:paraId="47F9B86A" w14:textId="77777777">
      <w:pPr>
        <w:spacing w:after="0"/>
        <w:rPr>
          <w:rFonts w:ascii="Aptos" w:hAnsi="Aptos" w:eastAsia="Aptos" w:cs="Aptos"/>
        </w:rPr>
      </w:pPr>
    </w:p>
    <w:p w:rsidRPr="00E450C4" w:rsidR="00BE6FAB" w:rsidP="00BE6FAB" w:rsidRDefault="00BE6FAB" w14:paraId="522487B8" w14:textId="77777777">
      <w:pPr>
        <w:spacing w:after="0"/>
        <w:rPr>
          <w:b/>
          <w:bCs/>
        </w:rPr>
      </w:pPr>
      <w:r w:rsidRPr="00E450C4">
        <w:rPr>
          <w:rFonts w:ascii="Aptos" w:hAnsi="Aptos" w:eastAsia="Aptos" w:cs="Aptos"/>
          <w:b/>
          <w:bCs/>
        </w:rPr>
        <w:t>XML Formatting Requirements</w:t>
      </w:r>
    </w:p>
    <w:p w:rsidRPr="00FA1F52" w:rsidR="00FA1F52" w:rsidP="00FA1F52" w:rsidRDefault="00FA1F52" w14:paraId="0E74A836" w14:textId="77777777">
      <w:pPr>
        <w:pStyle w:val="ListParagraph"/>
        <w:numPr>
          <w:ilvl w:val="0"/>
          <w:numId w:val="33"/>
        </w:numPr>
        <w:spacing w:after="0"/>
        <w:rPr>
          <w:rFonts w:ascii="Aptos" w:hAnsi="Aptos" w:eastAsia="Aptos" w:cs="Aptos"/>
        </w:rPr>
      </w:pPr>
      <w:r w:rsidRPr="00FA1F52">
        <w:rPr>
          <w:rFonts w:ascii="Aptos" w:hAnsi="Aptos" w:eastAsia="Aptos" w:cs="Aptos"/>
        </w:rPr>
        <w:t>Use the EPCIS 1.2 namespace: xmlns:epcis="urn:epcglobal:epcis:xsd:1".</w:t>
      </w:r>
    </w:p>
    <w:p w:rsidRPr="00FA1F52" w:rsidR="00FA1F52" w:rsidP="00FA1F52" w:rsidRDefault="00FA1F52" w14:paraId="2C65D8B7" w14:textId="77777777">
      <w:pPr>
        <w:pStyle w:val="ListParagraph"/>
        <w:numPr>
          <w:ilvl w:val="0"/>
          <w:numId w:val="33"/>
        </w:numPr>
        <w:spacing w:after="0"/>
        <w:rPr>
          <w:rFonts w:ascii="Aptos" w:hAnsi="Aptos" w:eastAsia="Aptos" w:cs="Aptos"/>
        </w:rPr>
      </w:pPr>
      <w:r w:rsidRPr="00FA1F52">
        <w:rPr>
          <w:rFonts w:ascii="Aptos" w:hAnsi="Aptos" w:eastAsia="Aptos" w:cs="Aptos"/>
        </w:rPr>
        <w:t>Maintain the correct element order:</w:t>
      </w:r>
    </w:p>
    <w:p w:rsidRPr="00FA1F52" w:rsidR="00FA1F52" w:rsidP="00D705BC" w:rsidRDefault="00FA1F52" w14:paraId="5A37A7B1" w14:textId="77777777">
      <w:pPr>
        <w:pStyle w:val="ListParagraph"/>
        <w:numPr>
          <w:ilvl w:val="1"/>
          <w:numId w:val="33"/>
        </w:numPr>
        <w:spacing w:after="0"/>
        <w:rPr>
          <w:rFonts w:ascii="Aptos" w:hAnsi="Aptos" w:eastAsia="Aptos" w:cs="Aptos"/>
        </w:rPr>
      </w:pPr>
      <w:r w:rsidRPr="00FA1F52">
        <w:rPr>
          <w:rFonts w:hint="eastAsia" w:ascii="Aptos" w:hAnsi="Aptos" w:eastAsia="Aptos" w:cs="Aptos"/>
        </w:rPr>
        <w:t>eventID → eventTime → eventTimeZoneOffset → epcList/parentID → action → bizStep → disposition → readPoint → bizLocation → bizTransactionList.</w:t>
      </w:r>
    </w:p>
    <w:p w:rsidRPr="00FA1F52" w:rsidR="00FA1F52" w:rsidP="00FA1F52" w:rsidRDefault="00FA1F52" w14:paraId="24290885" w14:textId="77777777">
      <w:pPr>
        <w:pStyle w:val="ListParagraph"/>
        <w:numPr>
          <w:ilvl w:val="0"/>
          <w:numId w:val="33"/>
        </w:numPr>
        <w:spacing w:after="0"/>
        <w:rPr>
          <w:rFonts w:ascii="Aptos" w:hAnsi="Aptos" w:eastAsia="Aptos" w:cs="Aptos"/>
        </w:rPr>
      </w:pPr>
      <w:r w:rsidRPr="00FA1F52">
        <w:rPr>
          <w:rFonts w:ascii="Aptos" w:hAnsi="Aptos" w:eastAsia="Aptos" w:cs="Aptos"/>
        </w:rPr>
        <w:t>Do not repeat &lt;bizLocation&gt; or &lt;bizTransactionList&gt; within the same event.</w:t>
      </w:r>
    </w:p>
    <w:p w:rsidRPr="00FA1F52" w:rsidR="00FA1F52" w:rsidP="00FA1F52" w:rsidRDefault="00FA1F52" w14:paraId="55389A47" w14:textId="56FFCB76">
      <w:pPr>
        <w:pStyle w:val="ListParagraph"/>
        <w:numPr>
          <w:ilvl w:val="0"/>
          <w:numId w:val="33"/>
        </w:numPr>
        <w:spacing w:after="0"/>
        <w:rPr>
          <w:rFonts w:ascii="Aptos" w:hAnsi="Aptos" w:eastAsia="Aptos" w:cs="Aptos"/>
        </w:rPr>
      </w:pPr>
      <w:r w:rsidRPr="00FA1F52">
        <w:rPr>
          <w:rFonts w:ascii="Aptos" w:hAnsi="Aptos" w:eastAsia="Aptos" w:cs="Aptos"/>
        </w:rPr>
        <w:t>Ensure all XML tags are properly closed and structured</w:t>
      </w:r>
      <w:r w:rsidR="00D705BC">
        <w:rPr>
          <w:rFonts w:ascii="Aptos" w:hAnsi="Aptos" w:eastAsia="Aptos" w:cs="Aptos"/>
        </w:rPr>
        <w:t xml:space="preserve"> and</w:t>
      </w:r>
      <w:r w:rsidRPr="00FA1F52">
        <w:rPr>
          <w:rFonts w:ascii="Aptos" w:hAnsi="Aptos" w:eastAsia="Aptos" w:cs="Aptos"/>
        </w:rPr>
        <w:t>avoid any content after &lt;/epcis:EPCISDocument&gt;.</w:t>
      </w:r>
    </w:p>
    <w:p w:rsidRPr="00FA1F52" w:rsidR="00BE6FAB" w:rsidP="00FA1F52" w:rsidRDefault="00FA1F52" w14:paraId="4D80E71E" w14:textId="778365F7">
      <w:pPr>
        <w:pStyle w:val="ListParagraph"/>
        <w:numPr>
          <w:ilvl w:val="0"/>
          <w:numId w:val="33"/>
        </w:numPr>
        <w:spacing w:after="0"/>
        <w:rPr>
          <w:rFonts w:ascii="Aptos" w:hAnsi="Aptos" w:eastAsia="Aptos" w:cs="Aptos"/>
        </w:rPr>
      </w:pPr>
      <w:r w:rsidRPr="00FA1F52">
        <w:rPr>
          <w:rFonts w:ascii="Aptos" w:hAnsi="Aptos" w:eastAsia="Aptos" w:cs="Aptos"/>
        </w:rPr>
        <w:t>Use ISO 8601 UTC timestamps with Z for creationDate and eventTime.</w:t>
      </w:r>
    </w:p>
    <w:p w:rsidR="001C4944" w:rsidP="00BE6FAB" w:rsidRDefault="001C4944" w14:paraId="652F5AF7" w14:textId="77777777">
      <w:pPr>
        <w:rPr>
          <w:rFonts w:ascii="Aptos" w:hAnsi="Aptos" w:eastAsia="Aptos" w:cs="Aptos"/>
        </w:rPr>
      </w:pPr>
    </w:p>
    <w:p w:rsidR="00967292" w:rsidP="001C4944" w:rsidRDefault="00967292" w14:paraId="4320D2EA" w14:textId="77777777">
      <w:pPr>
        <w:pStyle w:val="Heading1"/>
      </w:pPr>
      <w:r>
        <w:t>Appendix D:</w:t>
      </w:r>
    </w:p>
    <w:p w:rsidR="00967292" w:rsidP="00967292" w:rsidRDefault="00967292" w14:paraId="29139185" w14:textId="77777777">
      <w:pPr>
        <w:pStyle w:val="Heading2"/>
      </w:pPr>
      <w:r w:rsidRPr="254BE10A">
        <w:rPr>
          <w:rFonts w:ascii="Aptos Display" w:hAnsi="Aptos Display" w:eastAsia="Aptos Display" w:cs="Aptos Display"/>
          <w:szCs w:val="32"/>
        </w:rPr>
        <w:t>bizStep / Disposition Reference</w:t>
      </w:r>
    </w:p>
    <w:tbl>
      <w:tblPr>
        <w:tblStyle w:val="TableGrid"/>
        <w:tblW w:w="0" w:type="auto"/>
        <w:tblLook w:val="06A0" w:firstRow="1" w:lastRow="0" w:firstColumn="1" w:lastColumn="0" w:noHBand="1" w:noVBand="1"/>
      </w:tblPr>
      <w:tblGrid>
        <w:gridCol w:w="1816"/>
        <w:gridCol w:w="3770"/>
        <w:gridCol w:w="1942"/>
        <w:gridCol w:w="1714"/>
      </w:tblGrid>
      <w:tr w:rsidR="00967292" w:rsidTr="008843B7" w14:paraId="32320F05" w14:textId="77777777">
        <w:trPr>
          <w:trHeight w:val="300"/>
        </w:trPr>
        <w:tc>
          <w:tcPr>
            <w:tcW w:w="2160" w:type="dxa"/>
            <w:shd w:val="clear" w:color="auto" w:fill="374C80" w:themeFill="accent1" w:themeFillShade="BF"/>
          </w:tcPr>
          <w:p w:rsidR="00967292" w:rsidP="008843B7" w:rsidRDefault="00967292" w14:paraId="6EC25130" w14:textId="77777777">
            <w:pPr>
              <w:rPr>
                <w:rFonts w:ascii="Aptos" w:hAnsi="Aptos" w:eastAsia="Aptos" w:cs="Aptos"/>
                <w:b/>
                <w:bCs/>
                <w:color w:val="FFFFFF" w:themeColor="background1"/>
                <w:sz w:val="20"/>
                <w:szCs w:val="20"/>
              </w:rPr>
            </w:pPr>
            <w:r w:rsidRPr="254BE10A">
              <w:rPr>
                <w:rFonts w:ascii="Aptos" w:hAnsi="Aptos" w:eastAsia="Aptos" w:cs="Aptos"/>
                <w:b/>
                <w:bCs/>
                <w:color w:val="FFFFFF" w:themeColor="background1"/>
                <w:sz w:val="20"/>
                <w:szCs w:val="20"/>
              </w:rPr>
              <w:t>bizStep (JSON-LD 2.0 short form)</w:t>
            </w:r>
          </w:p>
        </w:tc>
        <w:tc>
          <w:tcPr>
            <w:tcW w:w="2160" w:type="dxa"/>
            <w:shd w:val="clear" w:color="auto" w:fill="374C80" w:themeFill="accent1" w:themeFillShade="BF"/>
          </w:tcPr>
          <w:p w:rsidR="00967292" w:rsidP="008843B7" w:rsidRDefault="00967292" w14:paraId="2FB18F48" w14:textId="77777777">
            <w:pPr>
              <w:rPr>
                <w:rFonts w:ascii="Aptos" w:hAnsi="Aptos" w:eastAsia="Aptos" w:cs="Aptos"/>
                <w:b/>
                <w:bCs/>
                <w:color w:val="FFFFFF" w:themeColor="background1"/>
                <w:sz w:val="20"/>
                <w:szCs w:val="20"/>
              </w:rPr>
            </w:pPr>
            <w:r w:rsidRPr="254BE10A">
              <w:rPr>
                <w:rFonts w:ascii="Aptos" w:hAnsi="Aptos" w:eastAsia="Aptos" w:cs="Aptos"/>
                <w:b/>
                <w:bCs/>
                <w:color w:val="FFFFFF" w:themeColor="background1"/>
                <w:sz w:val="20"/>
                <w:szCs w:val="20"/>
              </w:rPr>
              <w:t>bizStep (EPCIS 1.2 XML URN)</w:t>
            </w:r>
          </w:p>
        </w:tc>
        <w:tc>
          <w:tcPr>
            <w:tcW w:w="2160" w:type="dxa"/>
            <w:shd w:val="clear" w:color="auto" w:fill="374C80" w:themeFill="accent1" w:themeFillShade="BF"/>
          </w:tcPr>
          <w:p w:rsidR="00967292" w:rsidP="008843B7" w:rsidRDefault="00967292" w14:paraId="49D285E9" w14:textId="77777777">
            <w:pPr>
              <w:rPr>
                <w:rFonts w:ascii="Aptos" w:hAnsi="Aptos" w:eastAsia="Aptos" w:cs="Aptos"/>
                <w:b/>
                <w:bCs/>
                <w:color w:val="FFFFFF" w:themeColor="background1"/>
                <w:sz w:val="20"/>
                <w:szCs w:val="20"/>
              </w:rPr>
            </w:pPr>
            <w:r w:rsidRPr="254BE10A">
              <w:rPr>
                <w:rFonts w:ascii="Aptos" w:hAnsi="Aptos" w:eastAsia="Aptos" w:cs="Aptos"/>
                <w:b/>
                <w:bCs/>
                <w:color w:val="FFFFFF" w:themeColor="background1"/>
                <w:sz w:val="20"/>
                <w:szCs w:val="20"/>
              </w:rPr>
              <w:t>Disposition(s)</w:t>
            </w:r>
          </w:p>
        </w:tc>
        <w:tc>
          <w:tcPr>
            <w:tcW w:w="2160" w:type="dxa"/>
            <w:shd w:val="clear" w:color="auto" w:fill="374C80" w:themeFill="accent1" w:themeFillShade="BF"/>
          </w:tcPr>
          <w:p w:rsidR="00967292" w:rsidP="008843B7" w:rsidRDefault="00967292" w14:paraId="2C6823CC" w14:textId="77777777">
            <w:pPr>
              <w:rPr>
                <w:rFonts w:ascii="Aptos" w:hAnsi="Aptos" w:eastAsia="Aptos" w:cs="Aptos"/>
                <w:b/>
                <w:bCs/>
                <w:color w:val="FFFFFF" w:themeColor="background1"/>
                <w:sz w:val="20"/>
                <w:szCs w:val="20"/>
              </w:rPr>
            </w:pPr>
            <w:r w:rsidRPr="254BE10A">
              <w:rPr>
                <w:rFonts w:ascii="Aptos" w:hAnsi="Aptos" w:eastAsia="Aptos" w:cs="Aptos"/>
                <w:b/>
                <w:bCs/>
                <w:color w:val="FFFFFF" w:themeColor="background1"/>
                <w:sz w:val="20"/>
                <w:szCs w:val="20"/>
              </w:rPr>
              <w:t>Event / Use Case</w:t>
            </w:r>
          </w:p>
        </w:tc>
      </w:tr>
      <w:tr w:rsidR="00967292" w:rsidTr="008843B7" w14:paraId="61594D3E" w14:textId="77777777">
        <w:trPr>
          <w:trHeight w:val="300"/>
        </w:trPr>
        <w:tc>
          <w:tcPr>
            <w:tcW w:w="2160" w:type="dxa"/>
          </w:tcPr>
          <w:p w:rsidR="00967292" w:rsidP="008843B7" w:rsidRDefault="00967292" w14:paraId="4576F85A"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commissioning</w:t>
            </w:r>
          </w:p>
        </w:tc>
        <w:tc>
          <w:tcPr>
            <w:tcW w:w="2160" w:type="dxa"/>
          </w:tcPr>
          <w:p w:rsidR="00967292" w:rsidP="008843B7" w:rsidRDefault="00967292" w14:paraId="00225DC1"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urn:epcglobal:cbv:bizstep:commissioning</w:t>
            </w:r>
          </w:p>
        </w:tc>
        <w:tc>
          <w:tcPr>
            <w:tcW w:w="2160" w:type="dxa"/>
          </w:tcPr>
          <w:p w:rsidR="00967292" w:rsidP="008843B7" w:rsidRDefault="00967292" w14:paraId="41736C69"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0412D3F0"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Object introduction – manufacturer creates serial</w:t>
            </w:r>
          </w:p>
        </w:tc>
      </w:tr>
      <w:tr w:rsidR="00967292" w:rsidTr="008843B7" w14:paraId="10FFFBE9" w14:textId="77777777">
        <w:trPr>
          <w:trHeight w:val="300"/>
        </w:trPr>
        <w:tc>
          <w:tcPr>
            <w:tcW w:w="2160" w:type="dxa"/>
          </w:tcPr>
          <w:p w:rsidR="00967292" w:rsidP="008843B7" w:rsidRDefault="00967292" w14:paraId="39F52010"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packing</w:t>
            </w:r>
          </w:p>
        </w:tc>
        <w:tc>
          <w:tcPr>
            <w:tcW w:w="2160" w:type="dxa"/>
          </w:tcPr>
          <w:p w:rsidR="00967292" w:rsidP="008843B7" w:rsidRDefault="00967292" w14:paraId="0BDBC5CE"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urn:epcglobal:cbv:bizstep:packing</w:t>
            </w:r>
          </w:p>
        </w:tc>
        <w:tc>
          <w:tcPr>
            <w:tcW w:w="2160" w:type="dxa"/>
          </w:tcPr>
          <w:p w:rsidR="00967292" w:rsidP="008843B7" w:rsidRDefault="00967292" w14:paraId="094027F6"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7D49BDB6"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Aggregation ADD – items packed into SSCC/pallet</w:t>
            </w:r>
          </w:p>
        </w:tc>
      </w:tr>
      <w:tr w:rsidR="00967292" w:rsidTr="008843B7" w14:paraId="13857B93" w14:textId="77777777">
        <w:trPr>
          <w:trHeight w:val="300"/>
        </w:trPr>
        <w:tc>
          <w:tcPr>
            <w:tcW w:w="2160" w:type="dxa"/>
          </w:tcPr>
          <w:p w:rsidR="00967292" w:rsidP="008843B7" w:rsidRDefault="00967292" w14:paraId="476FD8CF"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unpacking</w:t>
            </w:r>
          </w:p>
        </w:tc>
        <w:tc>
          <w:tcPr>
            <w:tcW w:w="2160" w:type="dxa"/>
          </w:tcPr>
          <w:p w:rsidR="00967292" w:rsidP="008843B7" w:rsidRDefault="00967292" w14:paraId="28DD5BC3"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urn:epcglobal:cbv:bizstep:unpacking</w:t>
            </w:r>
          </w:p>
        </w:tc>
        <w:tc>
          <w:tcPr>
            <w:tcW w:w="2160" w:type="dxa"/>
          </w:tcPr>
          <w:p w:rsidR="00967292" w:rsidP="008843B7" w:rsidRDefault="00967292" w14:paraId="4F160428"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1AAA54D7"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Aggregation DELETE – children's resulting state after removal from parent</w:t>
            </w:r>
          </w:p>
        </w:tc>
      </w:tr>
      <w:tr w:rsidR="00967292" w:rsidTr="008843B7" w14:paraId="5D77F76C" w14:textId="77777777">
        <w:trPr>
          <w:trHeight w:val="300"/>
        </w:trPr>
        <w:tc>
          <w:tcPr>
            <w:tcW w:w="2160" w:type="dxa"/>
          </w:tcPr>
          <w:p w:rsidR="00967292" w:rsidP="008843B7" w:rsidRDefault="00967292" w14:paraId="02E2641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shipping</w:t>
            </w:r>
          </w:p>
        </w:tc>
        <w:tc>
          <w:tcPr>
            <w:tcW w:w="2160" w:type="dxa"/>
          </w:tcPr>
          <w:p w:rsidR="00967292" w:rsidP="008843B7" w:rsidRDefault="00967292" w14:paraId="4227585E"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urn:epcglobal:cbv:bizstep:shipping</w:t>
            </w:r>
          </w:p>
        </w:tc>
        <w:tc>
          <w:tcPr>
            <w:tcW w:w="2160" w:type="dxa"/>
          </w:tcPr>
          <w:p w:rsidR="00967292" w:rsidP="008843B7" w:rsidRDefault="00967292" w14:paraId="7A75F1F4"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in_transit</w:t>
            </w:r>
          </w:p>
        </w:tc>
        <w:tc>
          <w:tcPr>
            <w:tcW w:w="2160" w:type="dxa"/>
          </w:tcPr>
          <w:p w:rsidR="00967292" w:rsidP="008843B7" w:rsidRDefault="00967292" w14:paraId="19D00C63"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Forward shipment (manufacturer → distributor → facility)</w:t>
            </w:r>
          </w:p>
        </w:tc>
      </w:tr>
      <w:tr w:rsidR="00967292" w:rsidTr="008843B7" w14:paraId="75871429" w14:textId="77777777">
        <w:trPr>
          <w:trHeight w:val="300"/>
        </w:trPr>
        <w:tc>
          <w:tcPr>
            <w:tcW w:w="2160" w:type="dxa"/>
          </w:tcPr>
          <w:p w:rsidR="00967292" w:rsidP="008843B7" w:rsidRDefault="00967292" w14:paraId="5E5BD2AF"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shipping</w:t>
            </w:r>
          </w:p>
        </w:tc>
        <w:tc>
          <w:tcPr>
            <w:tcW w:w="2160" w:type="dxa"/>
          </w:tcPr>
          <w:p w:rsidR="00967292" w:rsidP="008843B7" w:rsidRDefault="00967292" w14:paraId="03AE655C"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urn:epcglobal:cbv:bizstep:shipping</w:t>
            </w:r>
          </w:p>
        </w:tc>
        <w:tc>
          <w:tcPr>
            <w:tcW w:w="2160" w:type="dxa"/>
          </w:tcPr>
          <w:p w:rsidR="00967292" w:rsidP="008843B7" w:rsidRDefault="00967292" w14:paraId="54732F78"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returned</w:t>
            </w:r>
          </w:p>
        </w:tc>
        <w:tc>
          <w:tcPr>
            <w:tcW w:w="2160" w:type="dxa"/>
          </w:tcPr>
          <w:p w:rsidR="00967292" w:rsidP="008843B7" w:rsidRDefault="00967292" w14:paraId="61F0FF82"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Return shipment – goods in transit back to upstream party</w:t>
            </w:r>
          </w:p>
        </w:tc>
      </w:tr>
      <w:tr w:rsidR="00967292" w:rsidTr="008843B7" w14:paraId="47226ADC" w14:textId="77777777">
        <w:trPr>
          <w:trHeight w:val="300"/>
        </w:trPr>
        <w:tc>
          <w:tcPr>
            <w:tcW w:w="2160" w:type="dxa"/>
          </w:tcPr>
          <w:p w:rsidR="00967292" w:rsidP="008843B7" w:rsidRDefault="00967292" w14:paraId="5A1D6559"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receiving</w:t>
            </w:r>
          </w:p>
        </w:tc>
        <w:tc>
          <w:tcPr>
            <w:tcW w:w="2160" w:type="dxa"/>
          </w:tcPr>
          <w:p w:rsidR="00967292" w:rsidP="008843B7" w:rsidRDefault="00967292" w14:paraId="34C5FC4C"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urn:epcglobal:cbv:bizstep:receiving</w:t>
            </w:r>
          </w:p>
        </w:tc>
        <w:tc>
          <w:tcPr>
            <w:tcW w:w="2160" w:type="dxa"/>
          </w:tcPr>
          <w:p w:rsidR="00967292" w:rsidP="008843B7" w:rsidRDefault="00967292" w14:paraId="2A6CB7D8"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27D590D8"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Normal inbound receiving; return receiving in saleable condition</w:t>
            </w:r>
          </w:p>
        </w:tc>
      </w:tr>
      <w:tr w:rsidR="00967292" w:rsidTr="008843B7" w14:paraId="242373EA" w14:textId="77777777">
        <w:trPr>
          <w:trHeight w:val="300"/>
        </w:trPr>
        <w:tc>
          <w:tcPr>
            <w:tcW w:w="2160" w:type="dxa"/>
          </w:tcPr>
          <w:p w:rsidR="00967292" w:rsidP="008843B7" w:rsidRDefault="00967292" w14:paraId="0E6A6333"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receiving</w:t>
            </w:r>
          </w:p>
        </w:tc>
        <w:tc>
          <w:tcPr>
            <w:tcW w:w="2160" w:type="dxa"/>
          </w:tcPr>
          <w:p w:rsidR="00967292" w:rsidP="008843B7" w:rsidRDefault="00967292" w14:paraId="226C56DF"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urn:epcglobal:cbv:bizstep:receiving</w:t>
            </w:r>
          </w:p>
        </w:tc>
        <w:tc>
          <w:tcPr>
            <w:tcW w:w="2160" w:type="dxa"/>
          </w:tcPr>
          <w:p w:rsidR="00967292" w:rsidP="008843B7" w:rsidRDefault="00967292" w14:paraId="314D7D75"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returned</w:t>
            </w:r>
          </w:p>
        </w:tc>
        <w:tc>
          <w:tcPr>
            <w:tcW w:w="2160" w:type="dxa"/>
          </w:tcPr>
          <w:p w:rsidR="00967292" w:rsidP="008843B7" w:rsidRDefault="00967292" w14:paraId="04D2C02F"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Return receiving – holding state pending QA review</w:t>
            </w:r>
          </w:p>
        </w:tc>
      </w:tr>
      <w:tr w:rsidR="00967292" w:rsidTr="008843B7" w14:paraId="798DD695" w14:textId="77777777">
        <w:trPr>
          <w:trHeight w:val="300"/>
        </w:trPr>
        <w:tc>
          <w:tcPr>
            <w:tcW w:w="2160" w:type="dxa"/>
          </w:tcPr>
          <w:p w:rsidR="00967292" w:rsidP="008843B7" w:rsidRDefault="00967292" w14:paraId="7F228B41"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inspecting</w:t>
            </w:r>
          </w:p>
        </w:tc>
        <w:tc>
          <w:tcPr>
            <w:tcW w:w="2160" w:type="dxa"/>
          </w:tcPr>
          <w:p w:rsidR="00967292" w:rsidP="008843B7" w:rsidRDefault="00967292" w14:paraId="6B45461B"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urn:epcglobal:cbv:bizstep:inspecting</w:t>
            </w:r>
          </w:p>
        </w:tc>
        <w:tc>
          <w:tcPr>
            <w:tcW w:w="2160" w:type="dxa"/>
          </w:tcPr>
          <w:p w:rsidR="00967292" w:rsidP="008843B7" w:rsidRDefault="00967292" w14:paraId="5B9F5FA3"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0C24C45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Regulator (PPB) batch/EPC approval &amp; release</w:t>
            </w:r>
          </w:p>
        </w:tc>
      </w:tr>
      <w:tr w:rsidR="00967292" w:rsidTr="008843B7" w14:paraId="59FF6827" w14:textId="77777777">
        <w:trPr>
          <w:trHeight w:val="300"/>
        </w:trPr>
        <w:tc>
          <w:tcPr>
            <w:tcW w:w="2160" w:type="dxa"/>
          </w:tcPr>
          <w:p w:rsidR="00967292" w:rsidP="008843B7" w:rsidRDefault="00967292" w14:paraId="516E182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inspecting</w:t>
            </w:r>
          </w:p>
        </w:tc>
        <w:tc>
          <w:tcPr>
            <w:tcW w:w="2160" w:type="dxa"/>
          </w:tcPr>
          <w:p w:rsidR="00967292" w:rsidP="008843B7" w:rsidRDefault="00967292" w14:paraId="07A24E8B"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urn:epcglobal:cbv:bizstep:inspecting</w:t>
            </w:r>
          </w:p>
        </w:tc>
        <w:tc>
          <w:tcPr>
            <w:tcW w:w="2160" w:type="dxa"/>
          </w:tcPr>
          <w:p w:rsidR="00967292" w:rsidP="008843B7" w:rsidRDefault="00967292" w14:paraId="78ABD5F4"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damaged</w:t>
            </w:r>
          </w:p>
        </w:tc>
        <w:tc>
          <w:tcPr>
            <w:tcW w:w="2160" w:type="dxa"/>
          </w:tcPr>
          <w:p w:rsidR="00967292" w:rsidP="008843B7" w:rsidRDefault="00967292" w14:paraId="733BD8F7"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Damage identified – unit non-saleable</w:t>
            </w:r>
          </w:p>
        </w:tc>
      </w:tr>
      <w:tr w:rsidR="00967292" w:rsidTr="008843B7" w14:paraId="16830D56" w14:textId="77777777">
        <w:trPr>
          <w:trHeight w:val="300"/>
        </w:trPr>
        <w:tc>
          <w:tcPr>
            <w:tcW w:w="2160" w:type="dxa"/>
          </w:tcPr>
          <w:p w:rsidR="00967292" w:rsidP="008843B7" w:rsidRDefault="00967292" w14:paraId="364B73B7"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inspecting</w:t>
            </w:r>
          </w:p>
        </w:tc>
        <w:tc>
          <w:tcPr>
            <w:tcW w:w="2160" w:type="dxa"/>
          </w:tcPr>
          <w:p w:rsidR="00967292" w:rsidP="008843B7" w:rsidRDefault="00967292" w14:paraId="07A2FB44"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urn:epcglobal:cbv:bizstep:inspecting</w:t>
            </w:r>
          </w:p>
        </w:tc>
        <w:tc>
          <w:tcPr>
            <w:tcW w:w="2160" w:type="dxa"/>
          </w:tcPr>
          <w:p w:rsidR="00967292" w:rsidP="008843B7" w:rsidRDefault="00967292" w14:paraId="128E13A2"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expired</w:t>
            </w:r>
          </w:p>
        </w:tc>
        <w:tc>
          <w:tcPr>
            <w:tcW w:w="2160" w:type="dxa"/>
          </w:tcPr>
          <w:p w:rsidR="00967292" w:rsidP="008843B7" w:rsidRDefault="00967292" w14:paraId="6F93DC9B"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Shelf-life exceeded – unit must not be dispensed</w:t>
            </w:r>
          </w:p>
        </w:tc>
      </w:tr>
      <w:tr w:rsidR="00967292" w:rsidTr="008843B7" w14:paraId="7581D715" w14:textId="77777777">
        <w:trPr>
          <w:trHeight w:val="300"/>
        </w:trPr>
        <w:tc>
          <w:tcPr>
            <w:tcW w:w="2160" w:type="dxa"/>
          </w:tcPr>
          <w:p w:rsidR="00967292" w:rsidP="008843B7" w:rsidRDefault="00967292" w14:paraId="3CA36CCA"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holding</w:t>
            </w:r>
          </w:p>
        </w:tc>
        <w:tc>
          <w:tcPr>
            <w:tcW w:w="2160" w:type="dxa"/>
          </w:tcPr>
          <w:p w:rsidR="00967292" w:rsidP="008843B7" w:rsidRDefault="00967292" w14:paraId="64916556"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urn:epcglobal:cbv:bizstep:holding</w:t>
            </w:r>
          </w:p>
        </w:tc>
        <w:tc>
          <w:tcPr>
            <w:tcW w:w="2160" w:type="dxa"/>
          </w:tcPr>
          <w:p w:rsidR="00967292" w:rsidP="008843B7" w:rsidRDefault="00967292" w14:paraId="38E979EC"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recalled</w:t>
            </w:r>
          </w:p>
        </w:tc>
        <w:tc>
          <w:tcPr>
            <w:tcW w:w="2160" w:type="dxa"/>
          </w:tcPr>
          <w:p w:rsidR="00967292" w:rsidP="008843B7" w:rsidRDefault="00967292" w14:paraId="6FF718D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Recall initiation – regulatory status change</w:t>
            </w:r>
          </w:p>
        </w:tc>
      </w:tr>
      <w:tr w:rsidR="00967292" w:rsidTr="008843B7" w14:paraId="5328918D" w14:textId="77777777">
        <w:trPr>
          <w:trHeight w:val="300"/>
        </w:trPr>
        <w:tc>
          <w:tcPr>
            <w:tcW w:w="2160" w:type="dxa"/>
          </w:tcPr>
          <w:p w:rsidR="00967292" w:rsidP="008843B7" w:rsidRDefault="00967292" w14:paraId="11254A20"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destroying</w:t>
            </w:r>
          </w:p>
        </w:tc>
        <w:tc>
          <w:tcPr>
            <w:tcW w:w="2160" w:type="dxa"/>
          </w:tcPr>
          <w:p w:rsidR="00967292" w:rsidP="008843B7" w:rsidRDefault="00967292" w14:paraId="5E996D16"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urn:epcglobal:cbv:bizstep:destroying</w:t>
            </w:r>
          </w:p>
        </w:tc>
        <w:tc>
          <w:tcPr>
            <w:tcW w:w="2160" w:type="dxa"/>
          </w:tcPr>
          <w:p w:rsidR="00967292" w:rsidP="008843B7" w:rsidRDefault="00967292" w14:paraId="3EFADF6D"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destroyed</w:t>
            </w:r>
          </w:p>
        </w:tc>
        <w:tc>
          <w:tcPr>
            <w:tcW w:w="2160" w:type="dxa"/>
          </w:tcPr>
          <w:p w:rsidR="00967292" w:rsidP="008843B7" w:rsidRDefault="00967292" w14:paraId="395A2ACB"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Destruction completion (terminal state)</w:t>
            </w:r>
          </w:p>
        </w:tc>
      </w:tr>
      <w:tr w:rsidR="00967292" w:rsidTr="008843B7" w14:paraId="788B454C" w14:textId="77777777">
        <w:trPr>
          <w:trHeight w:val="300"/>
        </w:trPr>
        <w:tc>
          <w:tcPr>
            <w:tcW w:w="2160" w:type="dxa"/>
          </w:tcPr>
          <w:p w:rsidR="00967292" w:rsidP="008843B7" w:rsidRDefault="00967292" w14:paraId="5664A5F6"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dispensing</w:t>
            </w:r>
          </w:p>
        </w:tc>
        <w:tc>
          <w:tcPr>
            <w:tcW w:w="2160" w:type="dxa"/>
          </w:tcPr>
          <w:p w:rsidR="00967292" w:rsidP="008843B7" w:rsidRDefault="00967292" w14:paraId="6E3FC31A"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urn:epcglobal:cbv:bizstep:dispensing</w:t>
            </w:r>
          </w:p>
        </w:tc>
        <w:tc>
          <w:tcPr>
            <w:tcW w:w="2160" w:type="dxa"/>
          </w:tcPr>
          <w:p w:rsidR="00967292" w:rsidP="008843B7" w:rsidRDefault="00967292" w14:paraId="1F2CBC80"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dispensed</w:t>
            </w:r>
          </w:p>
        </w:tc>
        <w:tc>
          <w:tcPr>
            <w:tcW w:w="2160" w:type="dxa"/>
          </w:tcPr>
          <w:p w:rsidR="00967292" w:rsidP="008843B7" w:rsidRDefault="00967292" w14:paraId="12483E50"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Healthcare dispensing at facility/hospital</w:t>
            </w:r>
          </w:p>
        </w:tc>
      </w:tr>
      <w:tr w:rsidR="00967292" w:rsidTr="008843B7" w14:paraId="0814A300" w14:textId="77777777">
        <w:trPr>
          <w:trHeight w:val="300"/>
        </w:trPr>
        <w:tc>
          <w:tcPr>
            <w:tcW w:w="2160" w:type="dxa"/>
          </w:tcPr>
          <w:p w:rsidR="00967292" w:rsidP="008843B7" w:rsidRDefault="00967292" w14:paraId="11EE6455"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decommissioning</w:t>
            </w:r>
          </w:p>
        </w:tc>
        <w:tc>
          <w:tcPr>
            <w:tcW w:w="2160" w:type="dxa"/>
          </w:tcPr>
          <w:p w:rsidR="00967292" w:rsidP="008843B7" w:rsidRDefault="00967292" w14:paraId="018BBDC4"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urn:epcglobal:cbv:bizstep:decommissioning</w:t>
            </w:r>
          </w:p>
        </w:tc>
        <w:tc>
          <w:tcPr>
            <w:tcW w:w="2160" w:type="dxa"/>
          </w:tcPr>
          <w:p w:rsidR="00967292" w:rsidP="008843B7" w:rsidRDefault="00967292" w14:paraId="68FBB41C"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stolen</w:t>
            </w:r>
          </w:p>
        </w:tc>
        <w:tc>
          <w:tcPr>
            <w:tcW w:w="2160" w:type="dxa"/>
          </w:tcPr>
          <w:p w:rsidR="00967292" w:rsidP="008843B7" w:rsidRDefault="00967292" w14:paraId="1B3980F3"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Stolen goods (terminal – cannot be re-introduced)</w:t>
            </w:r>
          </w:p>
        </w:tc>
      </w:tr>
      <w:tr w:rsidR="00967292" w:rsidTr="008843B7" w14:paraId="02700823" w14:textId="77777777">
        <w:trPr>
          <w:trHeight w:val="300"/>
        </w:trPr>
        <w:tc>
          <w:tcPr>
            <w:tcW w:w="2160" w:type="dxa"/>
          </w:tcPr>
          <w:p w:rsidR="00967292" w:rsidP="008843B7" w:rsidRDefault="00967292" w14:paraId="1ABDFDBC"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decommissioning</w:t>
            </w:r>
          </w:p>
        </w:tc>
        <w:tc>
          <w:tcPr>
            <w:tcW w:w="2160" w:type="dxa"/>
          </w:tcPr>
          <w:p w:rsidR="00967292" w:rsidP="008843B7" w:rsidRDefault="00967292" w14:paraId="05BBDAC2"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urn:epcglobal:cbv:bizstep:decommissioning</w:t>
            </w:r>
          </w:p>
        </w:tc>
        <w:tc>
          <w:tcPr>
            <w:tcW w:w="2160" w:type="dxa"/>
          </w:tcPr>
          <w:p w:rsidR="00967292" w:rsidP="008843B7" w:rsidRDefault="00967292" w14:paraId="12C40691"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inactive</w:t>
            </w:r>
          </w:p>
        </w:tc>
        <w:tc>
          <w:tcPr>
            <w:tcW w:w="2160" w:type="dxa"/>
          </w:tcPr>
          <w:p w:rsidR="00967292" w:rsidP="008843B7" w:rsidRDefault="00967292" w14:paraId="053CA419"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Lost goods – unaccounted for, last known location recorded</w:t>
            </w:r>
          </w:p>
        </w:tc>
      </w:tr>
      <w:tr w:rsidR="00967292" w:rsidTr="008843B7" w14:paraId="56E984DC" w14:textId="77777777">
        <w:trPr>
          <w:trHeight w:val="300"/>
        </w:trPr>
        <w:tc>
          <w:tcPr>
            <w:tcW w:w="2160" w:type="dxa"/>
          </w:tcPr>
          <w:p w:rsidR="00967292" w:rsidP="008843B7" w:rsidRDefault="00967292" w14:paraId="1EF4CAE8"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decommissioning</w:t>
            </w:r>
          </w:p>
        </w:tc>
        <w:tc>
          <w:tcPr>
            <w:tcW w:w="2160" w:type="dxa"/>
          </w:tcPr>
          <w:p w:rsidR="00967292" w:rsidP="008843B7" w:rsidRDefault="00967292" w14:paraId="3018F5DC"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urn:epcglobal:cbv:bizstep:decommissioning</w:t>
            </w:r>
          </w:p>
        </w:tc>
        <w:tc>
          <w:tcPr>
            <w:tcW w:w="2160" w:type="dxa"/>
          </w:tcPr>
          <w:p w:rsidR="00967292" w:rsidP="008843B7" w:rsidRDefault="00967292" w14:paraId="489CBFA7"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non_sellable_other</w:t>
            </w:r>
          </w:p>
        </w:tc>
        <w:tc>
          <w:tcPr>
            <w:tcW w:w="2160" w:type="dxa"/>
          </w:tcPr>
          <w:p w:rsidR="00967292" w:rsidP="008843B7" w:rsidRDefault="00967292" w14:paraId="4071557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Export – units leaving domestic jurisdiction</w:t>
            </w:r>
          </w:p>
        </w:tc>
      </w:tr>
      <w:tr w:rsidR="00967292" w:rsidTr="008843B7" w14:paraId="0BBA6504" w14:textId="77777777">
        <w:trPr>
          <w:trHeight w:val="300"/>
        </w:trPr>
        <w:tc>
          <w:tcPr>
            <w:tcW w:w="2160" w:type="dxa"/>
          </w:tcPr>
          <w:p w:rsidR="00967292" w:rsidP="008843B7" w:rsidRDefault="00967292" w14:paraId="579ACDB4"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inventory_taking</w:t>
            </w:r>
          </w:p>
        </w:tc>
        <w:tc>
          <w:tcPr>
            <w:tcW w:w="2160" w:type="dxa"/>
          </w:tcPr>
          <w:p w:rsidR="00967292" w:rsidP="008843B7" w:rsidRDefault="00967292" w14:paraId="68D24DCD"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urn:epcglobal:cbv:bizstep:inventory_taking</w:t>
            </w:r>
          </w:p>
        </w:tc>
        <w:tc>
          <w:tcPr>
            <w:tcW w:w="2160" w:type="dxa"/>
          </w:tcPr>
          <w:p w:rsidR="00967292" w:rsidP="008843B7" w:rsidRDefault="00967292" w14:paraId="66FFA263" w14:textId="77777777">
            <w:pPr>
              <w:rPr>
                <w:rFonts w:ascii="Aptos" w:hAnsi="Aptos" w:eastAsia="Aptos" w:cs="Aptos"/>
                <w:b/>
                <w:bCs/>
                <w:color w:val="000000" w:themeColor="text1"/>
                <w:sz w:val="20"/>
                <w:szCs w:val="20"/>
              </w:rPr>
            </w:pPr>
            <w:r w:rsidRPr="254BE10A">
              <w:rPr>
                <w:rFonts w:ascii="Aptos" w:hAnsi="Aptos" w:eastAsia="Aptos" w:cs="Aptos"/>
                <w:b/>
                <w:bCs/>
                <w:color w:val="000000" w:themeColor="text1"/>
                <w:sz w:val="20"/>
                <w:szCs w:val="20"/>
              </w:rPr>
              <w:t>active</w:t>
            </w:r>
          </w:p>
        </w:tc>
        <w:tc>
          <w:tcPr>
            <w:tcW w:w="2160" w:type="dxa"/>
          </w:tcPr>
          <w:p w:rsidR="00967292" w:rsidP="008843B7" w:rsidRDefault="00967292" w14:paraId="7805A5E6" w14:textId="77777777">
            <w:pPr>
              <w:rPr>
                <w:rFonts w:ascii="Aptos" w:hAnsi="Aptos" w:eastAsia="Aptos" w:cs="Aptos"/>
                <w:color w:val="000000" w:themeColor="text1"/>
                <w:sz w:val="20"/>
                <w:szCs w:val="20"/>
              </w:rPr>
            </w:pPr>
            <w:r w:rsidRPr="254BE10A">
              <w:rPr>
                <w:rFonts w:ascii="Aptos" w:hAnsi="Aptos" w:eastAsia="Aptos" w:cs="Aptos"/>
                <w:color w:val="000000" w:themeColor="text1"/>
                <w:sz w:val="20"/>
                <w:szCs w:val="20"/>
              </w:rPr>
              <w:t>Inventory / stock adjustment – refreshes last-seen timestamp</w:t>
            </w:r>
          </w:p>
        </w:tc>
      </w:tr>
    </w:tbl>
    <w:p w:rsidR="00967292" w:rsidP="00967292" w:rsidRDefault="00967292" w14:paraId="08C1F2B1" w14:textId="77777777"/>
    <w:p w:rsidR="00967292" w:rsidP="00BE6FAB" w:rsidRDefault="00967292" w14:paraId="713A7F5F" w14:textId="77777777">
      <w:pPr>
        <w:sectPr w:rsidR="00967292" w:rsidSect="00BE6FAB">
          <w:headerReference w:type="default" r:id="rId22"/>
          <w:footerReference w:type="default" r:id="rId23"/>
          <w:pgSz w:w="11906" w:h="16838" w:orient="portrait"/>
          <w:pgMar w:top="1440" w:right="1440" w:bottom="1440" w:left="1440" w:header="720" w:footer="288" w:gutter="0"/>
          <w:cols w:space="720"/>
          <w:docGrid w:linePitch="299"/>
        </w:sectPr>
      </w:pPr>
    </w:p>
    <w:p w:rsidR="00BE6FAB" w:rsidP="00BE6FAB" w:rsidRDefault="00BE6FAB" w14:paraId="6C355526" w14:textId="77777777">
      <w:pPr>
        <w:spacing w:before="6000"/>
      </w:pPr>
    </w:p>
    <w:p w:rsidR="00BE6FAB" w:rsidP="00BE6FAB" w:rsidRDefault="00BE6FAB" w14:paraId="55107389" w14:textId="77777777">
      <w:pPr>
        <w:spacing w:after="400"/>
        <w:jc w:val="center"/>
        <w:rPr>
          <w:b/>
          <w:color w:val="1E4D8C"/>
          <w:sz w:val="36"/>
          <w:szCs w:val="36"/>
        </w:rPr>
      </w:pPr>
      <w:r w:rsidRPr="1469AC27">
        <w:rPr>
          <w:b/>
          <w:color w:val="1E4D8C"/>
          <w:sz w:val="36"/>
          <w:szCs w:val="36"/>
        </w:rPr>
        <w:t xml:space="preserve">Kenya National Track &amp; Trace </w:t>
      </w:r>
      <w:r w:rsidRPr="1469AC27">
        <w:rPr>
          <w:b/>
          <w:bCs/>
          <w:color w:val="1E4D8C"/>
          <w:sz w:val="36"/>
          <w:szCs w:val="36"/>
        </w:rPr>
        <w:t xml:space="preserve">Hub </w:t>
      </w:r>
    </w:p>
    <w:p w:rsidR="00BE6FAB" w:rsidP="00BE6FAB" w:rsidRDefault="00BE6FAB" w14:paraId="732D3BCA" w14:textId="77777777">
      <w:pPr>
        <w:jc w:val="center"/>
      </w:pPr>
      <w:r>
        <w:rPr>
          <w:color w:val="546E7A"/>
        </w:rPr>
        <w:t>Pharmacy and Poisons Board (PPB)</w:t>
      </w:r>
    </w:p>
    <w:p w:rsidRPr="00205384" w:rsidR="00BE6FAB" w:rsidP="00BE6FAB" w:rsidRDefault="00BE6FAB" w14:paraId="295B993D" w14:textId="278FBA5A">
      <w:pPr>
        <w:jc w:val="center"/>
        <w:rPr>
          <w:color w:val="90A4AE"/>
          <w:sz w:val="18"/>
          <w:szCs w:val="18"/>
        </w:rPr>
      </w:pPr>
      <w:r w:rsidRPr="0E680CB1">
        <w:rPr>
          <w:color w:val="90A4AE"/>
          <w:sz w:val="18"/>
          <w:szCs w:val="18"/>
        </w:rPr>
        <w:t>Version 0.</w:t>
      </w:r>
      <w:r w:rsidR="00C048EE">
        <w:rPr>
          <w:color w:val="90A4AE"/>
          <w:sz w:val="18"/>
          <w:szCs w:val="18"/>
        </w:rPr>
        <w:t>3</w:t>
      </w:r>
    </w:p>
    <w:p w:rsidRPr="0095360E" w:rsidR="00BE6FAB" w:rsidP="00BE6FAB" w:rsidRDefault="00BE6FAB" w14:paraId="3A127F85" w14:textId="77777777">
      <w:r w:rsidRPr="0095360E">
        <w:t xml:space="preserve"> </w:t>
      </w:r>
    </w:p>
    <w:p w:rsidR="254BE10A" w:rsidP="00B4708D" w:rsidRDefault="36857409" w14:paraId="3D089C46" w14:textId="7C6DC907">
      <w:r>
        <w:t xml:space="preserve"> </w:t>
      </w:r>
    </w:p>
    <w:sectPr w:rsidR="254BE10A" w:rsidSect="005A219A">
      <w:headerReference w:type="default" r:id="rId24"/>
      <w:footerReference w:type="default" r:id="rId25"/>
      <w:pgSz w:w="12240" w:h="15840" w:orient="portrait"/>
      <w:pgMar w:top="1440" w:right="1800" w:bottom="1440" w:left="1800" w:header="144"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S" w:author="Dr. Rishi Sen" w:date="2026-03-27T15:43:00Z" w:id="37">
    <w:p w:rsidR="0027341F" w:rsidRDefault="0027341F" w14:paraId="3D3AE6F9" w14:textId="0DF6F4B8">
      <w:pPr>
        <w:pStyle w:val="CommentText"/>
      </w:pPr>
      <w:r>
        <w:rPr>
          <w:rStyle w:val="CommentReference"/>
        </w:rPr>
        <w:annotationRef/>
      </w:r>
      <w:r w:rsidRPr="2447E5A8">
        <w:t xml:space="preserve">in mandatory here </w:t>
      </w:r>
      <w:r>
        <w:fldChar w:fldCharType="begin"/>
      </w:r>
      <w:r>
        <w:instrText xml:space="preserve"> HYPERLINK "mailto:Nikita.Nelson@apeiro.digital"</w:instrText>
      </w:r>
      <w:bookmarkStart w:name="_@_5FEAB5B5ACAE409EB9275905C571A453Z" w:id="38"/>
      <w:r>
        <w:fldChar w:fldCharType="separate"/>
      </w:r>
      <w:bookmarkEnd w:id="38"/>
      <w:r w:rsidRPr="60935BC9">
        <w:rPr>
          <w:rStyle w:val="Mention"/>
          <w:noProof/>
        </w:rPr>
        <w:t>@Nikita Nelson</w:t>
      </w:r>
      <w:r>
        <w:fldChar w:fldCharType="end"/>
      </w:r>
      <w:r w:rsidRPr="63412F74">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AE6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13042" w16cex:dateUtc="2026-03-27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AE6F9" w16cid:durableId="4AC13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5E6A" w:rsidP="006717DF" w:rsidRDefault="008F5E6A" w14:paraId="671C9B36" w14:textId="77777777">
      <w:pPr>
        <w:spacing w:after="0" w:line="240" w:lineRule="auto"/>
      </w:pPr>
      <w:r>
        <w:separator/>
      </w:r>
    </w:p>
  </w:endnote>
  <w:endnote w:type="continuationSeparator" w:id="0">
    <w:p w:rsidR="008F5E6A" w:rsidP="006717DF" w:rsidRDefault="008F5E6A" w14:paraId="4809B7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6FAB" w:rsidRDefault="00BE6FAB" w14:paraId="6C69C9A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16759" w:rsidTr="55D7D715" w14:paraId="3D796BA1" w14:textId="77777777">
      <w:trPr>
        <w:trHeight w:val="300"/>
      </w:trPr>
      <w:tc>
        <w:tcPr>
          <w:tcW w:w="3005" w:type="dxa"/>
        </w:tcPr>
        <w:p w:rsidR="00BE6FAB" w:rsidP="55D7D715" w:rsidRDefault="00BE6FAB" w14:paraId="47069901" w14:textId="77777777">
          <w:pPr>
            <w:pStyle w:val="Header"/>
            <w:ind w:left="-115"/>
          </w:pPr>
        </w:p>
      </w:tc>
      <w:tc>
        <w:tcPr>
          <w:tcW w:w="3005" w:type="dxa"/>
        </w:tcPr>
        <w:p w:rsidR="00BE6FAB" w:rsidP="55D7D715" w:rsidRDefault="00BE6FAB" w14:paraId="63289B6B" w14:textId="77777777">
          <w:pPr>
            <w:pStyle w:val="Header"/>
            <w:jc w:val="center"/>
          </w:pPr>
        </w:p>
      </w:tc>
      <w:tc>
        <w:tcPr>
          <w:tcW w:w="3005" w:type="dxa"/>
        </w:tcPr>
        <w:p w:rsidR="00BE6FAB" w:rsidP="55D7D715" w:rsidRDefault="00BE6FAB" w14:paraId="27DF52D5" w14:textId="77777777">
          <w:pPr>
            <w:pStyle w:val="Header"/>
            <w:ind w:right="-115"/>
            <w:jc w:val="right"/>
          </w:pPr>
        </w:p>
      </w:tc>
    </w:tr>
  </w:tbl>
  <w:p w:rsidR="00BE6FAB" w:rsidP="55D7D715" w:rsidRDefault="00BE6FAB" w14:paraId="7622C67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6FAB" w:rsidRDefault="00BE6FAB" w14:paraId="22F15B1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16759" w:rsidTr="55D7D715" w14:paraId="42163F8B" w14:textId="77777777">
      <w:trPr>
        <w:trHeight w:val="300"/>
      </w:trPr>
      <w:tc>
        <w:tcPr>
          <w:tcW w:w="3005" w:type="dxa"/>
        </w:tcPr>
        <w:p w:rsidR="00BE6FAB" w:rsidP="55D7D715" w:rsidRDefault="00BE6FAB" w14:paraId="50E93BFA" w14:textId="77777777">
          <w:pPr>
            <w:pStyle w:val="Header"/>
            <w:ind w:left="-115"/>
          </w:pPr>
        </w:p>
      </w:tc>
      <w:tc>
        <w:tcPr>
          <w:tcW w:w="3005" w:type="dxa"/>
        </w:tcPr>
        <w:p w:rsidR="00BE6FAB" w:rsidP="55D7D715" w:rsidRDefault="00BE6FAB" w14:paraId="1EAED17F" w14:textId="77777777">
          <w:pPr>
            <w:pStyle w:val="Header"/>
            <w:jc w:val="center"/>
          </w:pPr>
        </w:p>
      </w:tc>
      <w:tc>
        <w:tcPr>
          <w:tcW w:w="3005" w:type="dxa"/>
        </w:tcPr>
        <w:p w:rsidR="00BE6FAB" w:rsidP="55D7D715" w:rsidRDefault="00BE6FAB" w14:paraId="33A7A94A" w14:textId="77777777">
          <w:pPr>
            <w:pStyle w:val="Header"/>
            <w:ind w:right="-115"/>
            <w:jc w:val="right"/>
          </w:pPr>
        </w:p>
      </w:tc>
    </w:tr>
  </w:tbl>
  <w:p w:rsidR="00BE6FAB" w:rsidP="55D7D715" w:rsidRDefault="00BE6FAB" w14:paraId="6A90922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E15F9" w:rsidR="00BE6FAB" w:rsidP="006E7855" w:rsidRDefault="00BE6FAB" w14:paraId="5D995B6B" w14:textId="77777777">
    <w:pPr>
      <w:tabs>
        <w:tab w:val="center" w:pos="4550"/>
        <w:tab w:val="left" w:pos="5818"/>
      </w:tabs>
      <w:ind w:right="260"/>
      <w:rPr>
        <w:color w:val="121428" w:themeColor="text2" w:themeShade="80"/>
        <w:sz w:val="18"/>
        <w:szCs w:val="18"/>
      </w:rPr>
    </w:pPr>
    <w:r>
      <w:rPr>
        <w:color w:val="5B63B7" w:themeColor="text2" w:themeTint="99"/>
        <w:sz w:val="18"/>
        <w:szCs w:val="18"/>
      </w:rPr>
      <w:tab/>
    </w:r>
    <w:r>
      <w:rPr>
        <w:color w:val="5B63B7" w:themeColor="text2" w:themeTint="99"/>
        <w:sz w:val="18"/>
        <w:szCs w:val="18"/>
      </w:rPr>
      <w:tab/>
    </w:r>
    <w:r>
      <w:rPr>
        <w:color w:val="5B63B7" w:themeColor="text2" w:themeTint="99"/>
        <w:sz w:val="18"/>
        <w:szCs w:val="18"/>
      </w:rPr>
      <w:tab/>
    </w:r>
    <w:r>
      <w:rPr>
        <w:color w:val="5B63B7" w:themeColor="text2" w:themeTint="99"/>
        <w:sz w:val="18"/>
        <w:szCs w:val="18"/>
      </w:rPr>
      <w:tab/>
    </w:r>
    <w:r>
      <w:rPr>
        <w:color w:val="5B63B7" w:themeColor="text2" w:themeTint="99"/>
        <w:sz w:val="18"/>
        <w:szCs w:val="18"/>
      </w:rPr>
      <w:tab/>
    </w:r>
    <w:r w:rsidRPr="00BE15F9">
      <w:rPr>
        <w:color w:val="5B63B7" w:themeColor="text2" w:themeTint="99"/>
        <w:sz w:val="18"/>
        <w:szCs w:val="18"/>
      </w:rPr>
      <w:t xml:space="preserve"> </w:t>
    </w:r>
    <w:r w:rsidRPr="00BE15F9">
      <w:rPr>
        <w:color w:val="1B1D3D" w:themeColor="text2" w:themeShade="BF"/>
        <w:sz w:val="18"/>
        <w:szCs w:val="18"/>
      </w:rPr>
      <w:fldChar w:fldCharType="begin"/>
    </w:r>
    <w:r w:rsidRPr="00BE15F9">
      <w:rPr>
        <w:color w:val="1B1D3D" w:themeColor="text2" w:themeShade="BF"/>
        <w:sz w:val="18"/>
        <w:szCs w:val="18"/>
      </w:rPr>
      <w:instrText xml:space="preserve"> PAGE   \* MERGEFORMAT </w:instrText>
    </w:r>
    <w:r w:rsidRPr="00BE15F9">
      <w:rPr>
        <w:color w:val="1B1D3D" w:themeColor="text2" w:themeShade="BF"/>
        <w:sz w:val="18"/>
        <w:szCs w:val="18"/>
      </w:rPr>
      <w:fldChar w:fldCharType="separate"/>
    </w:r>
    <w:r w:rsidRPr="00BE15F9">
      <w:rPr>
        <w:noProof/>
        <w:color w:val="1B1D3D" w:themeColor="text2" w:themeShade="BF"/>
        <w:sz w:val="18"/>
        <w:szCs w:val="18"/>
      </w:rPr>
      <w:t>1</w:t>
    </w:r>
    <w:r w:rsidRPr="00BE15F9">
      <w:rPr>
        <w:color w:val="1B1D3D" w:themeColor="text2" w:themeShade="BF"/>
        <w:sz w:val="18"/>
        <w:szCs w:val="18"/>
      </w:rPr>
      <w:fldChar w:fldCharType="end"/>
    </w:r>
    <w:r w:rsidRPr="00BE15F9">
      <w:rPr>
        <w:color w:val="1B1D3D" w:themeColor="text2" w:themeShade="BF"/>
        <w:sz w:val="18"/>
        <w:szCs w:val="18"/>
      </w:rPr>
      <w:t xml:space="preserve"> | </w:t>
    </w:r>
    <w:r w:rsidRPr="00BE15F9">
      <w:rPr>
        <w:color w:val="1B1D3D" w:themeColor="text2" w:themeShade="BF"/>
        <w:sz w:val="18"/>
        <w:szCs w:val="18"/>
      </w:rPr>
      <w:fldChar w:fldCharType="begin"/>
    </w:r>
    <w:r w:rsidRPr="00BE15F9">
      <w:rPr>
        <w:color w:val="1B1D3D" w:themeColor="text2" w:themeShade="BF"/>
        <w:sz w:val="18"/>
        <w:szCs w:val="18"/>
      </w:rPr>
      <w:instrText xml:space="preserve"> NUMPAGES  \* Arabic  \* MERGEFORMAT </w:instrText>
    </w:r>
    <w:r w:rsidRPr="00BE15F9">
      <w:rPr>
        <w:color w:val="1B1D3D" w:themeColor="text2" w:themeShade="BF"/>
        <w:sz w:val="18"/>
        <w:szCs w:val="18"/>
      </w:rPr>
      <w:fldChar w:fldCharType="separate"/>
    </w:r>
    <w:r w:rsidRPr="00BE15F9">
      <w:rPr>
        <w:noProof/>
        <w:color w:val="1B1D3D" w:themeColor="text2" w:themeShade="BF"/>
        <w:sz w:val="18"/>
        <w:szCs w:val="18"/>
      </w:rPr>
      <w:t>1</w:t>
    </w:r>
    <w:r w:rsidRPr="00BE15F9">
      <w:rPr>
        <w:color w:val="1B1D3D" w:themeColor="text2" w:themeShade="BF"/>
        <w:sz w:val="18"/>
        <w:szCs w:val="18"/>
      </w:rPr>
      <w:fldChar w:fldCharType="end"/>
    </w:r>
  </w:p>
  <w:p w:rsidRPr="00425995" w:rsidR="00BE6FAB" w:rsidP="00810E05" w:rsidRDefault="00BE6FAB" w14:paraId="5F54F18F" w14:textId="77777777">
    <w:pPr>
      <w:rPr>
        <w:i/>
        <w:iCs/>
      </w:rPr>
    </w:pPr>
    <w:r w:rsidRPr="00425995">
      <w:rPr>
        <w:i/>
        <w:iCs/>
        <w:color w:val="90A4AE"/>
        <w:sz w:val="18"/>
      </w:rPr>
      <w:t xml:space="preserve">Powered by </w:t>
    </w:r>
    <w:r w:rsidRPr="00425995">
      <w:rPr>
        <w:i/>
        <w:iCs/>
        <w:noProof/>
      </w:rPr>
      <w:drawing>
        <wp:inline distT="0" distB="0" distL="0" distR="0" wp14:anchorId="6E36DEFD" wp14:editId="4A1583C0">
          <wp:extent cx="377174" cy="260350"/>
          <wp:effectExtent l="0" t="0" r="4445" b="6350"/>
          <wp:docPr id="1775187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
                    <a:extLst>
                      <a:ext uri="{28A0092B-C50C-407E-A947-70E740481C1C}">
                        <a14:useLocalDpi xmlns:a14="http://schemas.microsoft.com/office/drawing/2010/main" val="0"/>
                      </a:ext>
                    </a:extLst>
                  </a:blip>
                  <a:srcRect t="14158" b="16815"/>
                  <a:stretch>
                    <a:fillRect/>
                  </a:stretch>
                </pic:blipFill>
                <pic:spPr bwMode="auto">
                  <a:xfrm>
                    <a:off x="0" y="0"/>
                    <a:ext cx="386670" cy="266904"/>
                  </a:xfrm>
                  <a:prstGeom prst="rect">
                    <a:avLst/>
                  </a:prstGeom>
                  <a:noFill/>
                  <a:ln>
                    <a:noFill/>
                  </a:ln>
                  <a:extLst>
                    <a:ext uri="{53640926-AAD7-44D8-BBD7-CCE9431645EC}">
                      <a14:shadowObscured xmlns:a14="http://schemas.microsoft.com/office/drawing/2010/main"/>
                    </a:ext>
                  </a:extLst>
                </pic:spPr>
              </pic:pic>
            </a:graphicData>
          </a:graphic>
        </wp:inline>
      </w:drawing>
    </w:r>
    <w:r w:rsidRPr="00425995">
      <w:rPr>
        <w:i/>
        <w:iCs/>
        <w:color w:val="90A4AE"/>
        <w:sz w:val="18"/>
      </w:rPr>
      <w:tab/>
    </w:r>
    <w:r w:rsidRPr="00425995">
      <w:rPr>
        <w:i/>
        <w:iCs/>
        <w:color w:val="90A4AE"/>
        <w:sz w:val="18"/>
      </w:rPr>
      <w:tab/>
    </w:r>
    <w:r w:rsidRPr="00425995">
      <w:rPr>
        <w:i/>
        <w:iCs/>
        <w:color w:val="90A4AE"/>
        <w:sz w:val="18"/>
      </w:rPr>
      <w:tab/>
    </w:r>
    <w:r w:rsidRPr="00425995">
      <w:rPr>
        <w:i/>
        <w:iCs/>
        <w:color w:val="90A4AE"/>
        <w:sz w:val="18"/>
      </w:rPr>
      <w:tab/>
    </w:r>
    <w:r w:rsidRPr="00425995">
      <w:rPr>
        <w:i/>
        <w:iCs/>
        <w:color w:val="90A4AE"/>
        <w:sz w:val="18"/>
      </w:rPr>
      <w:tab/>
    </w:r>
    <w:r w:rsidRPr="00425995">
      <w:rPr>
        <w:i/>
        <w:iCs/>
        <w:color w:val="90A4AE"/>
        <w:sz w:val="18"/>
      </w:rPr>
      <w:tab/>
    </w:r>
    <w:r w:rsidRPr="00425995">
      <w:rPr>
        <w:i/>
        <w:iCs/>
        <w:color w:val="90A4AE"/>
        <w:sz w:val="18"/>
      </w:rPr>
      <w:t>Copyright © 2026.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F64C7" w:rsidR="00A233FF" w:rsidP="00A233FF" w:rsidRDefault="00A233FF" w14:paraId="71066D1F" w14:textId="77777777">
    <w:pPr>
      <w:pStyle w:val="Footer"/>
      <w:jc w:val="center"/>
      <w:rPr>
        <w:sz w:val="18"/>
        <w:szCs w:val="18"/>
      </w:rPr>
    </w:pPr>
    <w:r w:rsidRPr="00DF64C7">
      <w:rPr>
        <w:sz w:val="18"/>
        <w:szCs w:val="18"/>
      </w:rPr>
      <w:t>Powered by</w:t>
    </w:r>
  </w:p>
  <w:p w:rsidR="00207A9A" w:rsidP="00A233FF" w:rsidRDefault="00A233FF" w14:paraId="699DBEE4" w14:textId="6F51DBCF">
    <w:pPr>
      <w:pStyle w:val="Footer"/>
      <w:jc w:val="center"/>
    </w:pPr>
    <w:r>
      <w:rPr>
        <w:noProof/>
      </w:rPr>
      <w:drawing>
        <wp:inline distT="0" distB="0" distL="0" distR="0" wp14:anchorId="5A3A5EA3" wp14:editId="0FA248A7">
          <wp:extent cx="590843" cy="407839"/>
          <wp:effectExtent l="0" t="0" r="0" b="0"/>
          <wp:docPr id="973523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
                    <a:extLst>
                      <a:ext uri="{28A0092B-C50C-407E-A947-70E740481C1C}">
                        <a14:useLocalDpi xmlns:a14="http://schemas.microsoft.com/office/drawing/2010/main" val="0"/>
                      </a:ext>
                    </a:extLst>
                  </a:blip>
                  <a:srcRect t="14158" b="16815"/>
                  <a:stretch>
                    <a:fillRect/>
                  </a:stretch>
                </pic:blipFill>
                <pic:spPr bwMode="auto">
                  <a:xfrm>
                    <a:off x="0" y="0"/>
                    <a:ext cx="594842" cy="410599"/>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5E6A" w:rsidP="006717DF" w:rsidRDefault="008F5E6A" w14:paraId="466F3F4D" w14:textId="77777777">
      <w:pPr>
        <w:spacing w:after="0" w:line="240" w:lineRule="auto"/>
      </w:pPr>
      <w:bookmarkStart w:name="_Hlk219367738" w:id="0"/>
      <w:bookmarkEnd w:id="0"/>
      <w:r>
        <w:separator/>
      </w:r>
    </w:p>
  </w:footnote>
  <w:footnote w:type="continuationSeparator" w:id="0">
    <w:p w:rsidR="008F5E6A" w:rsidP="006717DF" w:rsidRDefault="008F5E6A" w14:paraId="008FD70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6FAB" w:rsidRDefault="00BE6FAB" w14:paraId="14EC823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16759" w:rsidTr="55D7D715" w14:paraId="12B3DD2A" w14:textId="77777777">
      <w:trPr>
        <w:trHeight w:val="300"/>
      </w:trPr>
      <w:tc>
        <w:tcPr>
          <w:tcW w:w="3005" w:type="dxa"/>
        </w:tcPr>
        <w:p w:rsidR="00BE6FAB" w:rsidP="55D7D715" w:rsidRDefault="00BE6FAB" w14:paraId="238873C5" w14:textId="77777777">
          <w:pPr>
            <w:pStyle w:val="Header"/>
            <w:ind w:left="-115"/>
          </w:pPr>
        </w:p>
      </w:tc>
      <w:tc>
        <w:tcPr>
          <w:tcW w:w="3005" w:type="dxa"/>
        </w:tcPr>
        <w:p w:rsidR="00BE6FAB" w:rsidP="55D7D715" w:rsidRDefault="00BE6FAB" w14:paraId="44CE16E5" w14:textId="77777777">
          <w:pPr>
            <w:pStyle w:val="Header"/>
            <w:jc w:val="center"/>
          </w:pPr>
        </w:p>
      </w:tc>
      <w:tc>
        <w:tcPr>
          <w:tcW w:w="3005" w:type="dxa"/>
        </w:tcPr>
        <w:p w:rsidR="00BE6FAB" w:rsidP="55D7D715" w:rsidRDefault="00BE6FAB" w14:paraId="3151303A" w14:textId="77777777">
          <w:pPr>
            <w:pStyle w:val="Header"/>
            <w:ind w:right="-115"/>
            <w:jc w:val="right"/>
          </w:pPr>
        </w:p>
      </w:tc>
    </w:tr>
  </w:tbl>
  <w:p w:rsidR="00BE6FAB" w:rsidP="55D7D715" w:rsidRDefault="00BE6FAB" w14:paraId="193861A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6FAB" w:rsidRDefault="00BE6FAB" w14:paraId="0DFFF78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16759" w:rsidTr="55D7D715" w14:paraId="618A64BC" w14:textId="77777777">
      <w:trPr>
        <w:trHeight w:val="300"/>
      </w:trPr>
      <w:tc>
        <w:tcPr>
          <w:tcW w:w="3005" w:type="dxa"/>
        </w:tcPr>
        <w:p w:rsidR="00BE6FAB" w:rsidP="55D7D715" w:rsidRDefault="00BE6FAB" w14:paraId="43470943" w14:textId="77777777">
          <w:pPr>
            <w:pStyle w:val="Header"/>
            <w:ind w:left="-115"/>
          </w:pPr>
        </w:p>
      </w:tc>
      <w:tc>
        <w:tcPr>
          <w:tcW w:w="3005" w:type="dxa"/>
        </w:tcPr>
        <w:p w:rsidR="00BE6FAB" w:rsidP="55D7D715" w:rsidRDefault="00BE6FAB" w14:paraId="173B3A7D" w14:textId="77777777">
          <w:pPr>
            <w:pStyle w:val="Header"/>
            <w:jc w:val="center"/>
          </w:pPr>
        </w:p>
      </w:tc>
      <w:tc>
        <w:tcPr>
          <w:tcW w:w="3005" w:type="dxa"/>
        </w:tcPr>
        <w:p w:rsidR="00BE6FAB" w:rsidP="55D7D715" w:rsidRDefault="00BE6FAB" w14:paraId="563F9D82" w14:textId="77777777">
          <w:pPr>
            <w:pStyle w:val="Header"/>
            <w:ind w:right="-115"/>
            <w:jc w:val="right"/>
          </w:pPr>
        </w:p>
      </w:tc>
    </w:tr>
  </w:tbl>
  <w:p w:rsidR="00BE6FAB" w:rsidP="55D7D715" w:rsidRDefault="00BE6FAB" w14:paraId="15475857"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E6FAB" w:rsidP="0020095C" w:rsidRDefault="00BE6FAB" w14:paraId="16D3B433" w14:textId="77777777">
    <w:pPr>
      <w:spacing w:after="0"/>
    </w:pPr>
    <w:r w:rsidRPr="1469AC27">
      <w:rPr>
        <w:color w:val="90A4AE"/>
        <w:sz w:val="18"/>
        <w:szCs w:val="18"/>
      </w:rPr>
      <w:t xml:space="preserve">Kenya National Track &amp; Trace Hub - EPCIS Technical Guide                                                                                                           </w:t>
    </w:r>
    <w:r>
      <w:rPr>
        <w:noProof/>
      </w:rPr>
      <w:drawing>
        <wp:inline distT="0" distB="0" distL="0" distR="0" wp14:anchorId="797DD0F7" wp14:editId="6AC68997">
          <wp:extent cx="577578" cy="355196"/>
          <wp:effectExtent l="0" t="0" r="0" b="0"/>
          <wp:docPr id="2136505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979" cy="364667"/>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C44EC" w:rsidR="006717DF" w:rsidRDefault="005A219A" w14:paraId="3A7FBEE6" w14:textId="74235E1C">
    <w:pPr>
      <w:pStyle w:val="Header"/>
      <w:rPr>
        <w:b/>
        <w:bCs/>
      </w:rPr>
    </w:pPr>
    <w:r w:rsidRPr="005C44EC">
      <w:rPr>
        <w:b/>
        <w:bCs/>
        <w:sz w:val="20"/>
        <w:szCs w:val="20"/>
      </w:rPr>
      <w:t>Technical Onboarding Guide v0.</w:t>
    </w:r>
    <w:r w:rsidR="00DF64C7">
      <w:rPr>
        <w:b/>
        <w:bCs/>
        <w:sz w:val="20"/>
        <w:szCs w:val="20"/>
      </w:rPr>
      <w:t>2</w:t>
    </w:r>
    <w:r w:rsidRPr="005C44EC" w:rsidR="000B1C94">
      <w:rPr>
        <w:b/>
        <w:bCs/>
        <w:sz w:val="20"/>
        <w:szCs w:val="20"/>
      </w:rPr>
      <w:ptab w:alignment="center" w:relativeTo="margin" w:leader="none"/>
    </w:r>
    <w:r w:rsidRPr="005C44EC" w:rsidR="005C44EC">
      <w:rPr>
        <w:noProof/>
        <w:sz w:val="20"/>
        <w:szCs w:val="20"/>
      </w:rPr>
      <w:t xml:space="preserve">           </w:t>
    </w:r>
    <w:r w:rsidR="005C44EC">
      <w:rPr>
        <w:noProof/>
      </w:rPr>
      <w:drawing>
        <wp:inline distT="0" distB="0" distL="0" distR="0" wp14:anchorId="3D0D308E" wp14:editId="3E0C8E47">
          <wp:extent cx="901700" cy="554522"/>
          <wp:effectExtent l="0" t="0" r="0" b="0"/>
          <wp:docPr id="15519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7139" cy="564017"/>
                  </a:xfrm>
                  <a:prstGeom prst="rect">
                    <a:avLst/>
                  </a:prstGeom>
                  <a:noFill/>
                  <a:ln>
                    <a:noFill/>
                  </a:ln>
                </pic:spPr>
              </pic:pic>
            </a:graphicData>
          </a:graphic>
        </wp:inline>
      </w:drawing>
    </w:r>
    <w:r w:rsidRPr="005A219A" w:rsidR="000B1C94">
      <w:rPr>
        <w:b/>
        <w:bCs/>
      </w:rPr>
      <w:ptab w:alignment="right" w:relativeTo="margin" w:leader="none"/>
    </w:r>
    <w:r w:rsidRPr="00E55488" w:rsidR="00E55488">
      <w:rPr>
        <w:b/>
      </w:rPr>
      <w:fldChar w:fldCharType="begin"/>
    </w:r>
    <w:r w:rsidRPr="00E55488" w:rsidR="00E55488">
      <w:rPr>
        <w:b/>
      </w:rPr>
      <w:instrText xml:space="preserve"> PAGE   \* MERGEFORMAT </w:instrText>
    </w:r>
    <w:r w:rsidRPr="00E55488" w:rsidR="00E55488">
      <w:rPr>
        <w:b/>
      </w:rPr>
      <w:fldChar w:fldCharType="separate"/>
    </w:r>
    <w:r w:rsidRPr="00E55488" w:rsidR="00E55488">
      <w:rPr>
        <w:b/>
      </w:rPr>
      <w:t>1</w:t>
    </w:r>
    <w:r w:rsidRPr="00E55488" w:rsidR="00E55488">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A993FCD"/>
    <w:multiLevelType w:val="hybridMultilevel"/>
    <w:tmpl w:val="A2A086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BD1A3C5"/>
    <w:multiLevelType w:val="hybridMultilevel"/>
    <w:tmpl w:val="6CD471C2"/>
    <w:lvl w:ilvl="0" w:tplc="AE2C5E26">
      <w:start w:val="1"/>
      <w:numFmt w:val="bullet"/>
      <w:lvlText w:val=""/>
      <w:lvlJc w:val="left"/>
      <w:pPr>
        <w:ind w:left="720" w:hanging="360"/>
      </w:pPr>
      <w:rPr>
        <w:rFonts w:hint="default" w:ascii="Symbol" w:hAnsi="Symbol"/>
      </w:rPr>
    </w:lvl>
    <w:lvl w:ilvl="1" w:tplc="4B461F48">
      <w:start w:val="1"/>
      <w:numFmt w:val="bullet"/>
      <w:lvlText w:val="o"/>
      <w:lvlJc w:val="left"/>
      <w:pPr>
        <w:ind w:left="1440" w:hanging="360"/>
      </w:pPr>
      <w:rPr>
        <w:rFonts w:hint="default" w:ascii="Courier New" w:hAnsi="Courier New"/>
      </w:rPr>
    </w:lvl>
    <w:lvl w:ilvl="2" w:tplc="761CAD46">
      <w:start w:val="1"/>
      <w:numFmt w:val="bullet"/>
      <w:lvlText w:val=""/>
      <w:lvlJc w:val="left"/>
      <w:pPr>
        <w:ind w:left="2160" w:hanging="360"/>
      </w:pPr>
      <w:rPr>
        <w:rFonts w:hint="default" w:ascii="Wingdings" w:hAnsi="Wingdings"/>
      </w:rPr>
    </w:lvl>
    <w:lvl w:ilvl="3" w:tplc="EFAACE76">
      <w:start w:val="1"/>
      <w:numFmt w:val="bullet"/>
      <w:lvlText w:val=""/>
      <w:lvlJc w:val="left"/>
      <w:pPr>
        <w:ind w:left="2880" w:hanging="360"/>
      </w:pPr>
      <w:rPr>
        <w:rFonts w:hint="default" w:ascii="Symbol" w:hAnsi="Symbol"/>
      </w:rPr>
    </w:lvl>
    <w:lvl w:ilvl="4" w:tplc="0844653A">
      <w:start w:val="1"/>
      <w:numFmt w:val="bullet"/>
      <w:lvlText w:val="o"/>
      <w:lvlJc w:val="left"/>
      <w:pPr>
        <w:ind w:left="3600" w:hanging="360"/>
      </w:pPr>
      <w:rPr>
        <w:rFonts w:hint="default" w:ascii="Courier New" w:hAnsi="Courier New"/>
      </w:rPr>
    </w:lvl>
    <w:lvl w:ilvl="5" w:tplc="ED603582">
      <w:start w:val="1"/>
      <w:numFmt w:val="bullet"/>
      <w:lvlText w:val=""/>
      <w:lvlJc w:val="left"/>
      <w:pPr>
        <w:ind w:left="4320" w:hanging="360"/>
      </w:pPr>
      <w:rPr>
        <w:rFonts w:hint="default" w:ascii="Wingdings" w:hAnsi="Wingdings"/>
      </w:rPr>
    </w:lvl>
    <w:lvl w:ilvl="6" w:tplc="27F438A8">
      <w:start w:val="1"/>
      <w:numFmt w:val="bullet"/>
      <w:lvlText w:val=""/>
      <w:lvlJc w:val="left"/>
      <w:pPr>
        <w:ind w:left="5040" w:hanging="360"/>
      </w:pPr>
      <w:rPr>
        <w:rFonts w:hint="default" w:ascii="Symbol" w:hAnsi="Symbol"/>
      </w:rPr>
    </w:lvl>
    <w:lvl w:ilvl="7" w:tplc="D10C59BC">
      <w:start w:val="1"/>
      <w:numFmt w:val="bullet"/>
      <w:lvlText w:val="o"/>
      <w:lvlJc w:val="left"/>
      <w:pPr>
        <w:ind w:left="5760" w:hanging="360"/>
      </w:pPr>
      <w:rPr>
        <w:rFonts w:hint="default" w:ascii="Courier New" w:hAnsi="Courier New"/>
      </w:rPr>
    </w:lvl>
    <w:lvl w:ilvl="8" w:tplc="085AE3DC">
      <w:start w:val="1"/>
      <w:numFmt w:val="bullet"/>
      <w:lvlText w:val=""/>
      <w:lvlJc w:val="left"/>
      <w:pPr>
        <w:ind w:left="6480" w:hanging="360"/>
      </w:pPr>
      <w:rPr>
        <w:rFonts w:hint="default" w:ascii="Wingdings" w:hAnsi="Wingdings"/>
      </w:rPr>
    </w:lvl>
  </w:abstractNum>
  <w:abstractNum w:abstractNumId="8" w15:restartNumberingAfterBreak="0">
    <w:nsid w:val="0D45502E"/>
    <w:multiLevelType w:val="multilevel"/>
    <w:tmpl w:val="7EF88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009FCA4"/>
    <w:multiLevelType w:val="hybridMultilevel"/>
    <w:tmpl w:val="FFFFFFFF"/>
    <w:lvl w:ilvl="0" w:tplc="39641FB4">
      <w:start w:val="1"/>
      <w:numFmt w:val="decimal"/>
      <w:lvlText w:val="%1."/>
      <w:lvlJc w:val="left"/>
      <w:pPr>
        <w:ind w:left="1080" w:hanging="360"/>
      </w:pPr>
    </w:lvl>
    <w:lvl w:ilvl="1" w:tplc="8BB64DC8">
      <w:start w:val="1"/>
      <w:numFmt w:val="lowerLetter"/>
      <w:lvlText w:val="%2."/>
      <w:lvlJc w:val="left"/>
      <w:pPr>
        <w:ind w:left="1800" w:hanging="360"/>
      </w:pPr>
    </w:lvl>
    <w:lvl w:ilvl="2" w:tplc="60BA4CF4">
      <w:start w:val="1"/>
      <w:numFmt w:val="lowerRoman"/>
      <w:lvlText w:val="%3."/>
      <w:lvlJc w:val="right"/>
      <w:pPr>
        <w:ind w:left="2520" w:hanging="180"/>
      </w:pPr>
    </w:lvl>
    <w:lvl w:ilvl="3" w:tplc="AAF8723C">
      <w:start w:val="1"/>
      <w:numFmt w:val="decimal"/>
      <w:lvlText w:val="%4."/>
      <w:lvlJc w:val="left"/>
      <w:pPr>
        <w:ind w:left="3240" w:hanging="360"/>
      </w:pPr>
    </w:lvl>
    <w:lvl w:ilvl="4" w:tplc="E9808D2C">
      <w:start w:val="1"/>
      <w:numFmt w:val="lowerLetter"/>
      <w:lvlText w:val="%5."/>
      <w:lvlJc w:val="left"/>
      <w:pPr>
        <w:ind w:left="3960" w:hanging="360"/>
      </w:pPr>
    </w:lvl>
    <w:lvl w:ilvl="5" w:tplc="4FB08B96">
      <w:start w:val="1"/>
      <w:numFmt w:val="lowerRoman"/>
      <w:lvlText w:val="%6."/>
      <w:lvlJc w:val="right"/>
      <w:pPr>
        <w:ind w:left="4680" w:hanging="180"/>
      </w:pPr>
    </w:lvl>
    <w:lvl w:ilvl="6" w:tplc="77CEA330">
      <w:start w:val="1"/>
      <w:numFmt w:val="decimal"/>
      <w:lvlText w:val="%7."/>
      <w:lvlJc w:val="left"/>
      <w:pPr>
        <w:ind w:left="5400" w:hanging="360"/>
      </w:pPr>
    </w:lvl>
    <w:lvl w:ilvl="7" w:tplc="1A767CDE">
      <w:start w:val="1"/>
      <w:numFmt w:val="lowerLetter"/>
      <w:lvlText w:val="%8."/>
      <w:lvlJc w:val="left"/>
      <w:pPr>
        <w:ind w:left="6120" w:hanging="360"/>
      </w:pPr>
    </w:lvl>
    <w:lvl w:ilvl="8" w:tplc="D53048A8">
      <w:start w:val="1"/>
      <w:numFmt w:val="lowerRoman"/>
      <w:lvlText w:val="%9."/>
      <w:lvlJc w:val="right"/>
      <w:pPr>
        <w:ind w:left="6840" w:hanging="180"/>
      </w:pPr>
    </w:lvl>
  </w:abstractNum>
  <w:abstractNum w:abstractNumId="10" w15:restartNumberingAfterBreak="0">
    <w:nsid w:val="11EB079F"/>
    <w:multiLevelType w:val="hybridMultilevel"/>
    <w:tmpl w:val="3EA487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36B2563"/>
    <w:multiLevelType w:val="multilevel"/>
    <w:tmpl w:val="E6025C0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70F603B"/>
    <w:multiLevelType w:val="hybridMultilevel"/>
    <w:tmpl w:val="038A3A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87626F2"/>
    <w:multiLevelType w:val="hybridMultilevel"/>
    <w:tmpl w:val="B77A49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C0D6256"/>
    <w:multiLevelType w:val="hybridMultilevel"/>
    <w:tmpl w:val="9A088B5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07F4A3B"/>
    <w:multiLevelType w:val="hybridMultilevel"/>
    <w:tmpl w:val="FFFFFFFF"/>
    <w:lvl w:ilvl="0" w:tplc="4A8ADE32">
      <w:start w:val="1"/>
      <w:numFmt w:val="bullet"/>
      <w:lvlText w:val=""/>
      <w:lvlJc w:val="left"/>
      <w:pPr>
        <w:ind w:left="720" w:hanging="360"/>
      </w:pPr>
      <w:rPr>
        <w:rFonts w:hint="default" w:ascii="Symbol" w:hAnsi="Symbol"/>
      </w:rPr>
    </w:lvl>
    <w:lvl w:ilvl="1" w:tplc="B360F4CA">
      <w:start w:val="1"/>
      <w:numFmt w:val="bullet"/>
      <w:lvlText w:val="o"/>
      <w:lvlJc w:val="left"/>
      <w:pPr>
        <w:ind w:left="1440" w:hanging="360"/>
      </w:pPr>
      <w:rPr>
        <w:rFonts w:hint="default" w:ascii="Courier New" w:hAnsi="Courier New"/>
      </w:rPr>
    </w:lvl>
    <w:lvl w:ilvl="2" w:tplc="7F94C3EE">
      <w:start w:val="1"/>
      <w:numFmt w:val="bullet"/>
      <w:lvlText w:val=""/>
      <w:lvlJc w:val="left"/>
      <w:pPr>
        <w:ind w:left="2160" w:hanging="360"/>
      </w:pPr>
      <w:rPr>
        <w:rFonts w:hint="default" w:ascii="Wingdings" w:hAnsi="Wingdings"/>
      </w:rPr>
    </w:lvl>
    <w:lvl w:ilvl="3" w:tplc="FA702F12">
      <w:start w:val="1"/>
      <w:numFmt w:val="bullet"/>
      <w:lvlText w:val=""/>
      <w:lvlJc w:val="left"/>
      <w:pPr>
        <w:ind w:left="2880" w:hanging="360"/>
      </w:pPr>
      <w:rPr>
        <w:rFonts w:hint="default" w:ascii="Symbol" w:hAnsi="Symbol"/>
      </w:rPr>
    </w:lvl>
    <w:lvl w:ilvl="4" w:tplc="4FCCADBA">
      <w:start w:val="1"/>
      <w:numFmt w:val="bullet"/>
      <w:lvlText w:val="o"/>
      <w:lvlJc w:val="left"/>
      <w:pPr>
        <w:ind w:left="3600" w:hanging="360"/>
      </w:pPr>
      <w:rPr>
        <w:rFonts w:hint="default" w:ascii="Courier New" w:hAnsi="Courier New"/>
      </w:rPr>
    </w:lvl>
    <w:lvl w:ilvl="5" w:tplc="2C6C7958">
      <w:start w:val="1"/>
      <w:numFmt w:val="bullet"/>
      <w:lvlText w:val=""/>
      <w:lvlJc w:val="left"/>
      <w:pPr>
        <w:ind w:left="4320" w:hanging="360"/>
      </w:pPr>
      <w:rPr>
        <w:rFonts w:hint="default" w:ascii="Wingdings" w:hAnsi="Wingdings"/>
      </w:rPr>
    </w:lvl>
    <w:lvl w:ilvl="6" w:tplc="BF3C0A0C">
      <w:start w:val="1"/>
      <w:numFmt w:val="bullet"/>
      <w:lvlText w:val=""/>
      <w:lvlJc w:val="left"/>
      <w:pPr>
        <w:ind w:left="5040" w:hanging="360"/>
      </w:pPr>
      <w:rPr>
        <w:rFonts w:hint="default" w:ascii="Symbol" w:hAnsi="Symbol"/>
      </w:rPr>
    </w:lvl>
    <w:lvl w:ilvl="7" w:tplc="BA700794">
      <w:start w:val="1"/>
      <w:numFmt w:val="bullet"/>
      <w:lvlText w:val="o"/>
      <w:lvlJc w:val="left"/>
      <w:pPr>
        <w:ind w:left="5760" w:hanging="360"/>
      </w:pPr>
      <w:rPr>
        <w:rFonts w:hint="default" w:ascii="Courier New" w:hAnsi="Courier New"/>
      </w:rPr>
    </w:lvl>
    <w:lvl w:ilvl="8" w:tplc="25C8B274">
      <w:start w:val="1"/>
      <w:numFmt w:val="bullet"/>
      <w:lvlText w:val=""/>
      <w:lvlJc w:val="left"/>
      <w:pPr>
        <w:ind w:left="6480" w:hanging="360"/>
      </w:pPr>
      <w:rPr>
        <w:rFonts w:hint="default" w:ascii="Wingdings" w:hAnsi="Wingdings"/>
      </w:rPr>
    </w:lvl>
  </w:abstractNum>
  <w:abstractNum w:abstractNumId="16" w15:restartNumberingAfterBreak="0">
    <w:nsid w:val="2209470A"/>
    <w:multiLevelType w:val="multilevel"/>
    <w:tmpl w:val="7DE4031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2CBCEA4"/>
    <w:multiLevelType w:val="hybridMultilevel"/>
    <w:tmpl w:val="FFFFFFFF"/>
    <w:lvl w:ilvl="0" w:tplc="C7488B90">
      <w:start w:val="1"/>
      <w:numFmt w:val="bullet"/>
      <w:lvlText w:val=""/>
      <w:lvlJc w:val="left"/>
      <w:pPr>
        <w:ind w:left="720" w:hanging="360"/>
      </w:pPr>
      <w:rPr>
        <w:rFonts w:hint="default" w:ascii="Symbol" w:hAnsi="Symbol"/>
      </w:rPr>
    </w:lvl>
    <w:lvl w:ilvl="1" w:tplc="7A5EE898">
      <w:start w:val="1"/>
      <w:numFmt w:val="bullet"/>
      <w:lvlText w:val="o"/>
      <w:lvlJc w:val="left"/>
      <w:pPr>
        <w:ind w:left="1440" w:hanging="360"/>
      </w:pPr>
      <w:rPr>
        <w:rFonts w:hint="default" w:ascii="Courier New" w:hAnsi="Courier New"/>
      </w:rPr>
    </w:lvl>
    <w:lvl w:ilvl="2" w:tplc="99FE28FC">
      <w:start w:val="1"/>
      <w:numFmt w:val="bullet"/>
      <w:lvlText w:val=""/>
      <w:lvlJc w:val="left"/>
      <w:pPr>
        <w:ind w:left="2160" w:hanging="360"/>
      </w:pPr>
      <w:rPr>
        <w:rFonts w:hint="default" w:ascii="Wingdings" w:hAnsi="Wingdings"/>
      </w:rPr>
    </w:lvl>
    <w:lvl w:ilvl="3" w:tplc="AA4E017C">
      <w:start w:val="1"/>
      <w:numFmt w:val="bullet"/>
      <w:lvlText w:val=""/>
      <w:lvlJc w:val="left"/>
      <w:pPr>
        <w:ind w:left="2880" w:hanging="360"/>
      </w:pPr>
      <w:rPr>
        <w:rFonts w:hint="default" w:ascii="Symbol" w:hAnsi="Symbol"/>
      </w:rPr>
    </w:lvl>
    <w:lvl w:ilvl="4" w:tplc="5A66716C">
      <w:start w:val="1"/>
      <w:numFmt w:val="bullet"/>
      <w:lvlText w:val="o"/>
      <w:lvlJc w:val="left"/>
      <w:pPr>
        <w:ind w:left="3600" w:hanging="360"/>
      </w:pPr>
      <w:rPr>
        <w:rFonts w:hint="default" w:ascii="Courier New" w:hAnsi="Courier New"/>
      </w:rPr>
    </w:lvl>
    <w:lvl w:ilvl="5" w:tplc="E0D26574">
      <w:start w:val="1"/>
      <w:numFmt w:val="bullet"/>
      <w:lvlText w:val=""/>
      <w:lvlJc w:val="left"/>
      <w:pPr>
        <w:ind w:left="4320" w:hanging="360"/>
      </w:pPr>
      <w:rPr>
        <w:rFonts w:hint="default" w:ascii="Wingdings" w:hAnsi="Wingdings"/>
      </w:rPr>
    </w:lvl>
    <w:lvl w:ilvl="6" w:tplc="74A8AEFA">
      <w:start w:val="1"/>
      <w:numFmt w:val="bullet"/>
      <w:lvlText w:val=""/>
      <w:lvlJc w:val="left"/>
      <w:pPr>
        <w:ind w:left="5040" w:hanging="360"/>
      </w:pPr>
      <w:rPr>
        <w:rFonts w:hint="default" w:ascii="Symbol" w:hAnsi="Symbol"/>
      </w:rPr>
    </w:lvl>
    <w:lvl w:ilvl="7" w:tplc="24F07532">
      <w:start w:val="1"/>
      <w:numFmt w:val="bullet"/>
      <w:lvlText w:val="o"/>
      <w:lvlJc w:val="left"/>
      <w:pPr>
        <w:ind w:left="5760" w:hanging="360"/>
      </w:pPr>
      <w:rPr>
        <w:rFonts w:hint="default" w:ascii="Courier New" w:hAnsi="Courier New"/>
      </w:rPr>
    </w:lvl>
    <w:lvl w:ilvl="8" w:tplc="84A418EC">
      <w:start w:val="1"/>
      <w:numFmt w:val="bullet"/>
      <w:lvlText w:val=""/>
      <w:lvlJc w:val="left"/>
      <w:pPr>
        <w:ind w:left="6480" w:hanging="360"/>
      </w:pPr>
      <w:rPr>
        <w:rFonts w:hint="default" w:ascii="Wingdings" w:hAnsi="Wingdings"/>
      </w:rPr>
    </w:lvl>
  </w:abstractNum>
  <w:abstractNum w:abstractNumId="18" w15:restartNumberingAfterBreak="0">
    <w:nsid w:val="265D7A80"/>
    <w:multiLevelType w:val="multilevel"/>
    <w:tmpl w:val="8A6E1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87424B0"/>
    <w:multiLevelType w:val="hybridMultilevel"/>
    <w:tmpl w:val="BDC236AC"/>
    <w:lvl w:ilvl="0" w:tplc="04090005">
      <w:start w:val="1"/>
      <w:numFmt w:val="bullet"/>
      <w:lvlText w:val=""/>
      <w:lvlJc w:val="left"/>
      <w:pPr>
        <w:ind w:left="360" w:hanging="260"/>
      </w:pPr>
      <w:rPr>
        <w:rFonts w:hint="default" w:ascii="Wingdings" w:hAnsi="Wingdings"/>
      </w:rPr>
    </w:lvl>
    <w:lvl w:ilvl="1" w:tplc="FFFFFFFF">
      <w:start w:val="1"/>
      <w:numFmt w:val="bullet"/>
      <w:lvlText w:val="◦"/>
      <w:lvlJc w:val="left"/>
      <w:pPr>
        <w:ind w:left="7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2B10310A"/>
    <w:multiLevelType w:val="multilevel"/>
    <w:tmpl w:val="23AA9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0F1415B"/>
    <w:multiLevelType w:val="multilevel"/>
    <w:tmpl w:val="25E06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15410D3"/>
    <w:multiLevelType w:val="multilevel"/>
    <w:tmpl w:val="569C180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5B93A0F"/>
    <w:multiLevelType w:val="hybridMultilevel"/>
    <w:tmpl w:val="30D824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EA9A814"/>
    <w:multiLevelType w:val="hybridMultilevel"/>
    <w:tmpl w:val="5BFAFFB6"/>
    <w:lvl w:ilvl="0" w:tplc="79067B3E">
      <w:start w:val="1"/>
      <w:numFmt w:val="bullet"/>
      <w:lvlText w:val=""/>
      <w:lvlJc w:val="left"/>
      <w:pPr>
        <w:ind w:left="720" w:hanging="360"/>
      </w:pPr>
      <w:rPr>
        <w:rFonts w:hint="default" w:ascii="Symbol" w:hAnsi="Symbol"/>
      </w:rPr>
    </w:lvl>
    <w:lvl w:ilvl="1" w:tplc="6C149DBC">
      <w:start w:val="1"/>
      <w:numFmt w:val="bullet"/>
      <w:lvlText w:val="o"/>
      <w:lvlJc w:val="left"/>
      <w:pPr>
        <w:ind w:left="1440" w:hanging="360"/>
      </w:pPr>
      <w:rPr>
        <w:rFonts w:hint="default" w:ascii="Courier New" w:hAnsi="Courier New"/>
      </w:rPr>
    </w:lvl>
    <w:lvl w:ilvl="2" w:tplc="DD8CBC84">
      <w:start w:val="1"/>
      <w:numFmt w:val="bullet"/>
      <w:lvlText w:val=""/>
      <w:lvlJc w:val="left"/>
      <w:pPr>
        <w:ind w:left="2160" w:hanging="360"/>
      </w:pPr>
      <w:rPr>
        <w:rFonts w:hint="default" w:ascii="Wingdings" w:hAnsi="Wingdings"/>
      </w:rPr>
    </w:lvl>
    <w:lvl w:ilvl="3" w:tplc="94B427A4">
      <w:start w:val="1"/>
      <w:numFmt w:val="bullet"/>
      <w:lvlText w:val=""/>
      <w:lvlJc w:val="left"/>
      <w:pPr>
        <w:ind w:left="2880" w:hanging="360"/>
      </w:pPr>
      <w:rPr>
        <w:rFonts w:hint="default" w:ascii="Symbol" w:hAnsi="Symbol"/>
      </w:rPr>
    </w:lvl>
    <w:lvl w:ilvl="4" w:tplc="1F38F18C">
      <w:start w:val="1"/>
      <w:numFmt w:val="bullet"/>
      <w:lvlText w:val="o"/>
      <w:lvlJc w:val="left"/>
      <w:pPr>
        <w:ind w:left="3600" w:hanging="360"/>
      </w:pPr>
      <w:rPr>
        <w:rFonts w:hint="default" w:ascii="Courier New" w:hAnsi="Courier New"/>
      </w:rPr>
    </w:lvl>
    <w:lvl w:ilvl="5" w:tplc="4D1EE9F2">
      <w:start w:val="1"/>
      <w:numFmt w:val="bullet"/>
      <w:lvlText w:val=""/>
      <w:lvlJc w:val="left"/>
      <w:pPr>
        <w:ind w:left="4320" w:hanging="360"/>
      </w:pPr>
      <w:rPr>
        <w:rFonts w:hint="default" w:ascii="Wingdings" w:hAnsi="Wingdings"/>
      </w:rPr>
    </w:lvl>
    <w:lvl w:ilvl="6" w:tplc="9BC8DD32">
      <w:start w:val="1"/>
      <w:numFmt w:val="bullet"/>
      <w:lvlText w:val=""/>
      <w:lvlJc w:val="left"/>
      <w:pPr>
        <w:ind w:left="5040" w:hanging="360"/>
      </w:pPr>
      <w:rPr>
        <w:rFonts w:hint="default" w:ascii="Symbol" w:hAnsi="Symbol"/>
      </w:rPr>
    </w:lvl>
    <w:lvl w:ilvl="7" w:tplc="45DC7656">
      <w:start w:val="1"/>
      <w:numFmt w:val="bullet"/>
      <w:lvlText w:val="o"/>
      <w:lvlJc w:val="left"/>
      <w:pPr>
        <w:ind w:left="5760" w:hanging="360"/>
      </w:pPr>
      <w:rPr>
        <w:rFonts w:hint="default" w:ascii="Courier New" w:hAnsi="Courier New"/>
      </w:rPr>
    </w:lvl>
    <w:lvl w:ilvl="8" w:tplc="21342DE4">
      <w:start w:val="1"/>
      <w:numFmt w:val="bullet"/>
      <w:lvlText w:val=""/>
      <w:lvlJc w:val="left"/>
      <w:pPr>
        <w:ind w:left="6480" w:hanging="360"/>
      </w:pPr>
      <w:rPr>
        <w:rFonts w:hint="default" w:ascii="Wingdings" w:hAnsi="Wingdings"/>
      </w:rPr>
    </w:lvl>
  </w:abstractNum>
  <w:abstractNum w:abstractNumId="25" w15:restartNumberingAfterBreak="0">
    <w:nsid w:val="430018E2"/>
    <w:multiLevelType w:val="hybridMultilevel"/>
    <w:tmpl w:val="B1E06A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6266F29"/>
    <w:multiLevelType w:val="multilevel"/>
    <w:tmpl w:val="6C9AC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932A8B3"/>
    <w:multiLevelType w:val="hybridMultilevel"/>
    <w:tmpl w:val="60E0E0B6"/>
    <w:lvl w:ilvl="0" w:tplc="5E9CF936">
      <w:start w:val="1"/>
      <w:numFmt w:val="bullet"/>
      <w:lvlText w:val=""/>
      <w:lvlJc w:val="left"/>
      <w:pPr>
        <w:ind w:left="720" w:hanging="360"/>
      </w:pPr>
      <w:rPr>
        <w:rFonts w:hint="default" w:ascii="Symbol" w:hAnsi="Symbol"/>
      </w:rPr>
    </w:lvl>
    <w:lvl w:ilvl="1" w:tplc="4A3A03D8">
      <w:start w:val="1"/>
      <w:numFmt w:val="bullet"/>
      <w:lvlText w:val="o"/>
      <w:lvlJc w:val="left"/>
      <w:pPr>
        <w:ind w:left="1440" w:hanging="360"/>
      </w:pPr>
      <w:rPr>
        <w:rFonts w:hint="default" w:ascii="Courier New" w:hAnsi="Courier New"/>
      </w:rPr>
    </w:lvl>
    <w:lvl w:ilvl="2" w:tplc="ADDA20D6">
      <w:start w:val="1"/>
      <w:numFmt w:val="bullet"/>
      <w:lvlText w:val=""/>
      <w:lvlJc w:val="left"/>
      <w:pPr>
        <w:ind w:left="2160" w:hanging="360"/>
      </w:pPr>
      <w:rPr>
        <w:rFonts w:hint="default" w:ascii="Wingdings" w:hAnsi="Wingdings"/>
      </w:rPr>
    </w:lvl>
    <w:lvl w:ilvl="3" w:tplc="2FFEB0EA">
      <w:start w:val="1"/>
      <w:numFmt w:val="bullet"/>
      <w:lvlText w:val=""/>
      <w:lvlJc w:val="left"/>
      <w:pPr>
        <w:ind w:left="2880" w:hanging="360"/>
      </w:pPr>
      <w:rPr>
        <w:rFonts w:hint="default" w:ascii="Symbol" w:hAnsi="Symbol"/>
      </w:rPr>
    </w:lvl>
    <w:lvl w:ilvl="4" w:tplc="89B8BC1E">
      <w:start w:val="1"/>
      <w:numFmt w:val="bullet"/>
      <w:lvlText w:val="o"/>
      <w:lvlJc w:val="left"/>
      <w:pPr>
        <w:ind w:left="3600" w:hanging="360"/>
      </w:pPr>
      <w:rPr>
        <w:rFonts w:hint="default" w:ascii="Courier New" w:hAnsi="Courier New"/>
      </w:rPr>
    </w:lvl>
    <w:lvl w:ilvl="5" w:tplc="7F8EC7B4">
      <w:start w:val="1"/>
      <w:numFmt w:val="bullet"/>
      <w:lvlText w:val=""/>
      <w:lvlJc w:val="left"/>
      <w:pPr>
        <w:ind w:left="4320" w:hanging="360"/>
      </w:pPr>
      <w:rPr>
        <w:rFonts w:hint="default" w:ascii="Wingdings" w:hAnsi="Wingdings"/>
      </w:rPr>
    </w:lvl>
    <w:lvl w:ilvl="6" w:tplc="BAB2F518">
      <w:start w:val="1"/>
      <w:numFmt w:val="bullet"/>
      <w:lvlText w:val=""/>
      <w:lvlJc w:val="left"/>
      <w:pPr>
        <w:ind w:left="5040" w:hanging="360"/>
      </w:pPr>
      <w:rPr>
        <w:rFonts w:hint="default" w:ascii="Symbol" w:hAnsi="Symbol"/>
      </w:rPr>
    </w:lvl>
    <w:lvl w:ilvl="7" w:tplc="55CC0B04">
      <w:start w:val="1"/>
      <w:numFmt w:val="bullet"/>
      <w:lvlText w:val="o"/>
      <w:lvlJc w:val="left"/>
      <w:pPr>
        <w:ind w:left="5760" w:hanging="360"/>
      </w:pPr>
      <w:rPr>
        <w:rFonts w:hint="default" w:ascii="Courier New" w:hAnsi="Courier New"/>
      </w:rPr>
    </w:lvl>
    <w:lvl w:ilvl="8" w:tplc="E70A2CDE">
      <w:start w:val="1"/>
      <w:numFmt w:val="bullet"/>
      <w:lvlText w:val=""/>
      <w:lvlJc w:val="left"/>
      <w:pPr>
        <w:ind w:left="6480" w:hanging="360"/>
      </w:pPr>
      <w:rPr>
        <w:rFonts w:hint="default" w:ascii="Wingdings" w:hAnsi="Wingdings"/>
      </w:rPr>
    </w:lvl>
  </w:abstractNum>
  <w:abstractNum w:abstractNumId="28" w15:restartNumberingAfterBreak="0">
    <w:nsid w:val="4A1F1B00"/>
    <w:multiLevelType w:val="hybridMultilevel"/>
    <w:tmpl w:val="99AE3B72"/>
    <w:lvl w:ilvl="0" w:tplc="D3621022">
      <w:start w:val="1"/>
      <w:numFmt w:val="bullet"/>
      <w:lvlText w:val=""/>
      <w:lvlJc w:val="left"/>
      <w:pPr>
        <w:ind w:left="720" w:hanging="360"/>
      </w:pPr>
      <w:rPr>
        <w:rFonts w:hint="default" w:ascii="Symbol" w:hAnsi="Symbol"/>
      </w:rPr>
    </w:lvl>
    <w:lvl w:ilvl="1" w:tplc="533EF4CC">
      <w:start w:val="1"/>
      <w:numFmt w:val="bullet"/>
      <w:lvlText w:val="o"/>
      <w:lvlJc w:val="left"/>
      <w:pPr>
        <w:ind w:left="1440" w:hanging="360"/>
      </w:pPr>
      <w:rPr>
        <w:rFonts w:hint="default" w:ascii="Courier New" w:hAnsi="Courier New"/>
      </w:rPr>
    </w:lvl>
    <w:lvl w:ilvl="2" w:tplc="01EAD32A">
      <w:start w:val="1"/>
      <w:numFmt w:val="bullet"/>
      <w:lvlText w:val=""/>
      <w:lvlJc w:val="left"/>
      <w:pPr>
        <w:ind w:left="2160" w:hanging="360"/>
      </w:pPr>
      <w:rPr>
        <w:rFonts w:hint="default" w:ascii="Wingdings" w:hAnsi="Wingdings"/>
      </w:rPr>
    </w:lvl>
    <w:lvl w:ilvl="3" w:tplc="944CAB92">
      <w:start w:val="1"/>
      <w:numFmt w:val="bullet"/>
      <w:lvlText w:val=""/>
      <w:lvlJc w:val="left"/>
      <w:pPr>
        <w:ind w:left="2880" w:hanging="360"/>
      </w:pPr>
      <w:rPr>
        <w:rFonts w:hint="default" w:ascii="Symbol" w:hAnsi="Symbol"/>
      </w:rPr>
    </w:lvl>
    <w:lvl w:ilvl="4" w:tplc="6A4A325C">
      <w:start w:val="1"/>
      <w:numFmt w:val="bullet"/>
      <w:lvlText w:val="o"/>
      <w:lvlJc w:val="left"/>
      <w:pPr>
        <w:ind w:left="3600" w:hanging="360"/>
      </w:pPr>
      <w:rPr>
        <w:rFonts w:hint="default" w:ascii="Courier New" w:hAnsi="Courier New"/>
      </w:rPr>
    </w:lvl>
    <w:lvl w:ilvl="5" w:tplc="58368156">
      <w:start w:val="1"/>
      <w:numFmt w:val="bullet"/>
      <w:lvlText w:val=""/>
      <w:lvlJc w:val="left"/>
      <w:pPr>
        <w:ind w:left="4320" w:hanging="360"/>
      </w:pPr>
      <w:rPr>
        <w:rFonts w:hint="default" w:ascii="Wingdings" w:hAnsi="Wingdings"/>
      </w:rPr>
    </w:lvl>
    <w:lvl w:ilvl="6" w:tplc="2DDCCD80">
      <w:start w:val="1"/>
      <w:numFmt w:val="bullet"/>
      <w:lvlText w:val=""/>
      <w:lvlJc w:val="left"/>
      <w:pPr>
        <w:ind w:left="5040" w:hanging="360"/>
      </w:pPr>
      <w:rPr>
        <w:rFonts w:hint="default" w:ascii="Symbol" w:hAnsi="Symbol"/>
      </w:rPr>
    </w:lvl>
    <w:lvl w:ilvl="7" w:tplc="1F2C28CC">
      <w:start w:val="1"/>
      <w:numFmt w:val="bullet"/>
      <w:lvlText w:val="o"/>
      <w:lvlJc w:val="left"/>
      <w:pPr>
        <w:ind w:left="5760" w:hanging="360"/>
      </w:pPr>
      <w:rPr>
        <w:rFonts w:hint="default" w:ascii="Courier New" w:hAnsi="Courier New"/>
      </w:rPr>
    </w:lvl>
    <w:lvl w:ilvl="8" w:tplc="6748AA64">
      <w:start w:val="1"/>
      <w:numFmt w:val="bullet"/>
      <w:lvlText w:val=""/>
      <w:lvlJc w:val="left"/>
      <w:pPr>
        <w:ind w:left="6480" w:hanging="360"/>
      </w:pPr>
      <w:rPr>
        <w:rFonts w:hint="default" w:ascii="Wingdings" w:hAnsi="Wingdings"/>
      </w:rPr>
    </w:lvl>
  </w:abstractNum>
  <w:abstractNum w:abstractNumId="29" w15:restartNumberingAfterBreak="0">
    <w:nsid w:val="4ADDFB12"/>
    <w:multiLevelType w:val="hybridMultilevel"/>
    <w:tmpl w:val="F40E3C56"/>
    <w:lvl w:ilvl="0" w:tplc="3A9A7514">
      <w:start w:val="1"/>
      <w:numFmt w:val="decimal"/>
      <w:lvlText w:val="%1."/>
      <w:lvlJc w:val="left"/>
      <w:pPr>
        <w:ind w:left="720" w:hanging="360"/>
      </w:pPr>
    </w:lvl>
    <w:lvl w:ilvl="1" w:tplc="173E2602">
      <w:start w:val="1"/>
      <w:numFmt w:val="lowerLetter"/>
      <w:lvlText w:val="%2."/>
      <w:lvlJc w:val="left"/>
      <w:pPr>
        <w:ind w:left="1440" w:hanging="360"/>
      </w:pPr>
    </w:lvl>
    <w:lvl w:ilvl="2" w:tplc="6B7E51E6">
      <w:start w:val="1"/>
      <w:numFmt w:val="lowerRoman"/>
      <w:lvlText w:val="%3."/>
      <w:lvlJc w:val="right"/>
      <w:pPr>
        <w:ind w:left="2160" w:hanging="180"/>
      </w:pPr>
    </w:lvl>
    <w:lvl w:ilvl="3" w:tplc="7A06BC9C">
      <w:start w:val="1"/>
      <w:numFmt w:val="decimal"/>
      <w:lvlText w:val="%4."/>
      <w:lvlJc w:val="left"/>
      <w:pPr>
        <w:ind w:left="2880" w:hanging="360"/>
      </w:pPr>
    </w:lvl>
    <w:lvl w:ilvl="4" w:tplc="25F82934">
      <w:start w:val="1"/>
      <w:numFmt w:val="lowerLetter"/>
      <w:lvlText w:val="%5."/>
      <w:lvlJc w:val="left"/>
      <w:pPr>
        <w:ind w:left="3600" w:hanging="360"/>
      </w:pPr>
    </w:lvl>
    <w:lvl w:ilvl="5" w:tplc="00A4E0C6">
      <w:start w:val="1"/>
      <w:numFmt w:val="lowerRoman"/>
      <w:lvlText w:val="%6."/>
      <w:lvlJc w:val="right"/>
      <w:pPr>
        <w:ind w:left="4320" w:hanging="180"/>
      </w:pPr>
    </w:lvl>
    <w:lvl w:ilvl="6" w:tplc="B30C751E">
      <w:start w:val="1"/>
      <w:numFmt w:val="decimal"/>
      <w:lvlText w:val="%7."/>
      <w:lvlJc w:val="left"/>
      <w:pPr>
        <w:ind w:left="5040" w:hanging="360"/>
      </w:pPr>
    </w:lvl>
    <w:lvl w:ilvl="7" w:tplc="5C4E7B88">
      <w:start w:val="1"/>
      <w:numFmt w:val="lowerLetter"/>
      <w:lvlText w:val="%8."/>
      <w:lvlJc w:val="left"/>
      <w:pPr>
        <w:ind w:left="5760" w:hanging="360"/>
      </w:pPr>
    </w:lvl>
    <w:lvl w:ilvl="8" w:tplc="80AE2E7C">
      <w:start w:val="1"/>
      <w:numFmt w:val="lowerRoman"/>
      <w:lvlText w:val="%9."/>
      <w:lvlJc w:val="right"/>
      <w:pPr>
        <w:ind w:left="6480" w:hanging="180"/>
      </w:pPr>
    </w:lvl>
  </w:abstractNum>
  <w:abstractNum w:abstractNumId="30" w15:restartNumberingAfterBreak="0">
    <w:nsid w:val="4D34905E"/>
    <w:multiLevelType w:val="hybridMultilevel"/>
    <w:tmpl w:val="333027A4"/>
    <w:lvl w:ilvl="0" w:tplc="2A404794">
      <w:start w:val="1"/>
      <w:numFmt w:val="bullet"/>
      <w:lvlText w:val=""/>
      <w:lvlJc w:val="left"/>
      <w:pPr>
        <w:ind w:left="720" w:hanging="360"/>
      </w:pPr>
      <w:rPr>
        <w:rFonts w:hint="default" w:ascii="Symbol" w:hAnsi="Symbol"/>
      </w:rPr>
    </w:lvl>
    <w:lvl w:ilvl="1" w:tplc="7798A0EA">
      <w:start w:val="1"/>
      <w:numFmt w:val="bullet"/>
      <w:lvlText w:val="o"/>
      <w:lvlJc w:val="left"/>
      <w:pPr>
        <w:ind w:left="1440" w:hanging="360"/>
      </w:pPr>
      <w:rPr>
        <w:rFonts w:hint="default" w:ascii="Courier New" w:hAnsi="Courier New"/>
      </w:rPr>
    </w:lvl>
    <w:lvl w:ilvl="2" w:tplc="D7D6DBCA">
      <w:start w:val="1"/>
      <w:numFmt w:val="bullet"/>
      <w:lvlText w:val=""/>
      <w:lvlJc w:val="left"/>
      <w:pPr>
        <w:ind w:left="2160" w:hanging="360"/>
      </w:pPr>
      <w:rPr>
        <w:rFonts w:hint="default" w:ascii="Wingdings" w:hAnsi="Wingdings"/>
      </w:rPr>
    </w:lvl>
    <w:lvl w:ilvl="3" w:tplc="912A93FA">
      <w:start w:val="1"/>
      <w:numFmt w:val="bullet"/>
      <w:lvlText w:val=""/>
      <w:lvlJc w:val="left"/>
      <w:pPr>
        <w:ind w:left="2880" w:hanging="360"/>
      </w:pPr>
      <w:rPr>
        <w:rFonts w:hint="default" w:ascii="Symbol" w:hAnsi="Symbol"/>
      </w:rPr>
    </w:lvl>
    <w:lvl w:ilvl="4" w:tplc="588086B8">
      <w:start w:val="1"/>
      <w:numFmt w:val="bullet"/>
      <w:lvlText w:val="o"/>
      <w:lvlJc w:val="left"/>
      <w:pPr>
        <w:ind w:left="3600" w:hanging="360"/>
      </w:pPr>
      <w:rPr>
        <w:rFonts w:hint="default" w:ascii="Courier New" w:hAnsi="Courier New"/>
      </w:rPr>
    </w:lvl>
    <w:lvl w:ilvl="5" w:tplc="C3ECCDD4">
      <w:start w:val="1"/>
      <w:numFmt w:val="bullet"/>
      <w:lvlText w:val=""/>
      <w:lvlJc w:val="left"/>
      <w:pPr>
        <w:ind w:left="4320" w:hanging="360"/>
      </w:pPr>
      <w:rPr>
        <w:rFonts w:hint="default" w:ascii="Wingdings" w:hAnsi="Wingdings"/>
      </w:rPr>
    </w:lvl>
    <w:lvl w:ilvl="6" w:tplc="C30EAC78">
      <w:start w:val="1"/>
      <w:numFmt w:val="bullet"/>
      <w:lvlText w:val=""/>
      <w:lvlJc w:val="left"/>
      <w:pPr>
        <w:ind w:left="5040" w:hanging="360"/>
      </w:pPr>
      <w:rPr>
        <w:rFonts w:hint="default" w:ascii="Symbol" w:hAnsi="Symbol"/>
      </w:rPr>
    </w:lvl>
    <w:lvl w:ilvl="7" w:tplc="E806E254">
      <w:start w:val="1"/>
      <w:numFmt w:val="bullet"/>
      <w:lvlText w:val="o"/>
      <w:lvlJc w:val="left"/>
      <w:pPr>
        <w:ind w:left="5760" w:hanging="360"/>
      </w:pPr>
      <w:rPr>
        <w:rFonts w:hint="default" w:ascii="Courier New" w:hAnsi="Courier New"/>
      </w:rPr>
    </w:lvl>
    <w:lvl w:ilvl="8" w:tplc="762CDFE4">
      <w:start w:val="1"/>
      <w:numFmt w:val="bullet"/>
      <w:lvlText w:val=""/>
      <w:lvlJc w:val="left"/>
      <w:pPr>
        <w:ind w:left="6480" w:hanging="360"/>
      </w:pPr>
      <w:rPr>
        <w:rFonts w:hint="default" w:ascii="Wingdings" w:hAnsi="Wingdings"/>
      </w:rPr>
    </w:lvl>
  </w:abstractNum>
  <w:abstractNum w:abstractNumId="31" w15:restartNumberingAfterBreak="0">
    <w:nsid w:val="59625531"/>
    <w:multiLevelType w:val="hybridMultilevel"/>
    <w:tmpl w:val="02360E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9711712"/>
    <w:multiLevelType w:val="multilevel"/>
    <w:tmpl w:val="7AF6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C556B0"/>
    <w:multiLevelType w:val="hybridMultilevel"/>
    <w:tmpl w:val="AD0C27E2"/>
    <w:lvl w:ilvl="0" w:tplc="96E431B6">
      <w:start w:val="1"/>
      <w:numFmt w:val="bullet"/>
      <w:lvlText w:val="•"/>
      <w:lvlJc w:val="left"/>
      <w:pPr>
        <w:ind w:left="560" w:hanging="280"/>
      </w:pPr>
    </w:lvl>
    <w:lvl w:ilvl="1" w:tplc="6A2471A0">
      <w:numFmt w:val="decimal"/>
      <w:lvlText w:val=""/>
      <w:lvlJc w:val="left"/>
    </w:lvl>
    <w:lvl w:ilvl="2" w:tplc="A63CFC0A">
      <w:numFmt w:val="decimal"/>
      <w:lvlText w:val=""/>
      <w:lvlJc w:val="left"/>
    </w:lvl>
    <w:lvl w:ilvl="3" w:tplc="B5BC7CF8">
      <w:numFmt w:val="decimal"/>
      <w:lvlText w:val=""/>
      <w:lvlJc w:val="left"/>
    </w:lvl>
    <w:lvl w:ilvl="4" w:tplc="9410BA68">
      <w:numFmt w:val="decimal"/>
      <w:lvlText w:val=""/>
      <w:lvlJc w:val="left"/>
    </w:lvl>
    <w:lvl w:ilvl="5" w:tplc="CCF6AED6">
      <w:numFmt w:val="decimal"/>
      <w:lvlText w:val=""/>
      <w:lvlJc w:val="left"/>
    </w:lvl>
    <w:lvl w:ilvl="6" w:tplc="C48261B8">
      <w:numFmt w:val="decimal"/>
      <w:lvlText w:val=""/>
      <w:lvlJc w:val="left"/>
    </w:lvl>
    <w:lvl w:ilvl="7" w:tplc="6A96966E">
      <w:numFmt w:val="decimal"/>
      <w:lvlText w:val=""/>
      <w:lvlJc w:val="left"/>
    </w:lvl>
    <w:lvl w:ilvl="8" w:tplc="7A7ED8AC">
      <w:numFmt w:val="decimal"/>
      <w:lvlText w:val=""/>
      <w:lvlJc w:val="left"/>
    </w:lvl>
  </w:abstractNum>
  <w:abstractNum w:abstractNumId="34" w15:restartNumberingAfterBreak="0">
    <w:nsid w:val="60210FD8"/>
    <w:multiLevelType w:val="hybridMultilevel"/>
    <w:tmpl w:val="FD786B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A5B46ED"/>
    <w:multiLevelType w:val="hybridMultilevel"/>
    <w:tmpl w:val="0A04861A"/>
    <w:lvl w:ilvl="0" w:tplc="1E0AE61A">
      <w:start w:val="1"/>
      <w:numFmt w:val="bullet"/>
      <w:lvlText w:val=""/>
      <w:lvlJc w:val="left"/>
      <w:pPr>
        <w:ind w:left="720" w:hanging="360"/>
      </w:pPr>
      <w:rPr>
        <w:rFonts w:hint="default" w:ascii="Symbol" w:hAnsi="Symbol"/>
      </w:rPr>
    </w:lvl>
    <w:lvl w:ilvl="1" w:tplc="FA228DD0">
      <w:start w:val="1"/>
      <w:numFmt w:val="bullet"/>
      <w:lvlText w:val="o"/>
      <w:lvlJc w:val="left"/>
      <w:pPr>
        <w:ind w:left="1440" w:hanging="360"/>
      </w:pPr>
      <w:rPr>
        <w:rFonts w:hint="default" w:ascii="Courier New" w:hAnsi="Courier New"/>
      </w:rPr>
    </w:lvl>
    <w:lvl w:ilvl="2" w:tplc="E83E32EA">
      <w:start w:val="1"/>
      <w:numFmt w:val="bullet"/>
      <w:lvlText w:val=""/>
      <w:lvlJc w:val="left"/>
      <w:pPr>
        <w:ind w:left="2160" w:hanging="360"/>
      </w:pPr>
      <w:rPr>
        <w:rFonts w:hint="default" w:ascii="Wingdings" w:hAnsi="Wingdings"/>
      </w:rPr>
    </w:lvl>
    <w:lvl w:ilvl="3" w:tplc="9E3C1158">
      <w:start w:val="1"/>
      <w:numFmt w:val="bullet"/>
      <w:lvlText w:val=""/>
      <w:lvlJc w:val="left"/>
      <w:pPr>
        <w:ind w:left="2880" w:hanging="360"/>
      </w:pPr>
      <w:rPr>
        <w:rFonts w:hint="default" w:ascii="Symbol" w:hAnsi="Symbol"/>
      </w:rPr>
    </w:lvl>
    <w:lvl w:ilvl="4" w:tplc="BF5255F6">
      <w:start w:val="1"/>
      <w:numFmt w:val="bullet"/>
      <w:lvlText w:val="o"/>
      <w:lvlJc w:val="left"/>
      <w:pPr>
        <w:ind w:left="3600" w:hanging="360"/>
      </w:pPr>
      <w:rPr>
        <w:rFonts w:hint="default" w:ascii="Courier New" w:hAnsi="Courier New"/>
      </w:rPr>
    </w:lvl>
    <w:lvl w:ilvl="5" w:tplc="2CFE6B22">
      <w:start w:val="1"/>
      <w:numFmt w:val="bullet"/>
      <w:lvlText w:val=""/>
      <w:lvlJc w:val="left"/>
      <w:pPr>
        <w:ind w:left="4320" w:hanging="360"/>
      </w:pPr>
      <w:rPr>
        <w:rFonts w:hint="default" w:ascii="Wingdings" w:hAnsi="Wingdings"/>
      </w:rPr>
    </w:lvl>
    <w:lvl w:ilvl="6" w:tplc="5D005760">
      <w:start w:val="1"/>
      <w:numFmt w:val="bullet"/>
      <w:lvlText w:val=""/>
      <w:lvlJc w:val="left"/>
      <w:pPr>
        <w:ind w:left="5040" w:hanging="360"/>
      </w:pPr>
      <w:rPr>
        <w:rFonts w:hint="default" w:ascii="Symbol" w:hAnsi="Symbol"/>
      </w:rPr>
    </w:lvl>
    <w:lvl w:ilvl="7" w:tplc="58006074">
      <w:start w:val="1"/>
      <w:numFmt w:val="bullet"/>
      <w:lvlText w:val="o"/>
      <w:lvlJc w:val="left"/>
      <w:pPr>
        <w:ind w:left="5760" w:hanging="360"/>
      </w:pPr>
      <w:rPr>
        <w:rFonts w:hint="default" w:ascii="Courier New" w:hAnsi="Courier New"/>
      </w:rPr>
    </w:lvl>
    <w:lvl w:ilvl="8" w:tplc="BE7C4D42">
      <w:start w:val="1"/>
      <w:numFmt w:val="bullet"/>
      <w:lvlText w:val=""/>
      <w:lvlJc w:val="left"/>
      <w:pPr>
        <w:ind w:left="6480" w:hanging="360"/>
      </w:pPr>
      <w:rPr>
        <w:rFonts w:hint="default" w:ascii="Wingdings" w:hAnsi="Wingdings"/>
      </w:rPr>
    </w:lvl>
  </w:abstractNum>
  <w:abstractNum w:abstractNumId="36" w15:restartNumberingAfterBreak="0">
    <w:nsid w:val="6FD63E9F"/>
    <w:multiLevelType w:val="hybridMultilevel"/>
    <w:tmpl w:val="2AA0AB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4A47F77"/>
    <w:multiLevelType w:val="hybridMultilevel"/>
    <w:tmpl w:val="A4F024B6"/>
    <w:lvl w:ilvl="0" w:tplc="C41A96D6">
      <w:start w:val="1"/>
      <w:numFmt w:val="bullet"/>
      <w:lvlText w:val="•"/>
      <w:lvlJc w:val="left"/>
      <w:pPr>
        <w:ind w:left="360" w:hanging="260"/>
      </w:pPr>
    </w:lvl>
    <w:lvl w:ilvl="1" w:tplc="03288730">
      <w:start w:val="1"/>
      <w:numFmt w:val="bullet"/>
      <w:lvlText w:val="◦"/>
      <w:lvlJc w:val="left"/>
      <w:pPr>
        <w:ind w:left="720" w:hanging="260"/>
      </w:pPr>
    </w:lvl>
    <w:lvl w:ilvl="2" w:tplc="9BB88532">
      <w:numFmt w:val="decimal"/>
      <w:lvlText w:val=""/>
      <w:lvlJc w:val="left"/>
    </w:lvl>
    <w:lvl w:ilvl="3" w:tplc="59EE8368">
      <w:numFmt w:val="decimal"/>
      <w:lvlText w:val=""/>
      <w:lvlJc w:val="left"/>
    </w:lvl>
    <w:lvl w:ilvl="4" w:tplc="AFA03202">
      <w:numFmt w:val="decimal"/>
      <w:lvlText w:val=""/>
      <w:lvlJc w:val="left"/>
    </w:lvl>
    <w:lvl w:ilvl="5" w:tplc="067E4E1A">
      <w:numFmt w:val="decimal"/>
      <w:lvlText w:val=""/>
      <w:lvlJc w:val="left"/>
    </w:lvl>
    <w:lvl w:ilvl="6" w:tplc="927E8394">
      <w:numFmt w:val="decimal"/>
      <w:lvlText w:val=""/>
      <w:lvlJc w:val="left"/>
    </w:lvl>
    <w:lvl w:ilvl="7" w:tplc="463E315A">
      <w:numFmt w:val="decimal"/>
      <w:lvlText w:val=""/>
      <w:lvlJc w:val="left"/>
    </w:lvl>
    <w:lvl w:ilvl="8" w:tplc="AC98BCC2">
      <w:numFmt w:val="decimal"/>
      <w:lvlText w:val=""/>
      <w:lvlJc w:val="left"/>
    </w:lvl>
  </w:abstractNum>
  <w:abstractNum w:abstractNumId="38" w15:restartNumberingAfterBreak="0">
    <w:nsid w:val="77DD3C34"/>
    <w:multiLevelType w:val="multilevel"/>
    <w:tmpl w:val="AADEB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BF958C8"/>
    <w:multiLevelType w:val="multilevel"/>
    <w:tmpl w:val="6EB8F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CCFC4EF"/>
    <w:multiLevelType w:val="hybridMultilevel"/>
    <w:tmpl w:val="E8489B0E"/>
    <w:lvl w:ilvl="0" w:tplc="F4E8298A">
      <w:start w:val="1"/>
      <w:numFmt w:val="bullet"/>
      <w:lvlText w:val=""/>
      <w:lvlJc w:val="left"/>
      <w:pPr>
        <w:ind w:left="720" w:hanging="360"/>
      </w:pPr>
      <w:rPr>
        <w:rFonts w:hint="default" w:ascii="Symbol" w:hAnsi="Symbol"/>
      </w:rPr>
    </w:lvl>
    <w:lvl w:ilvl="1" w:tplc="FDBCB520">
      <w:start w:val="1"/>
      <w:numFmt w:val="bullet"/>
      <w:lvlText w:val="o"/>
      <w:lvlJc w:val="left"/>
      <w:pPr>
        <w:ind w:left="1440" w:hanging="360"/>
      </w:pPr>
      <w:rPr>
        <w:rFonts w:hint="default" w:ascii="Courier New" w:hAnsi="Courier New"/>
      </w:rPr>
    </w:lvl>
    <w:lvl w:ilvl="2" w:tplc="12F6ED28">
      <w:start w:val="1"/>
      <w:numFmt w:val="bullet"/>
      <w:lvlText w:val=""/>
      <w:lvlJc w:val="left"/>
      <w:pPr>
        <w:ind w:left="2160" w:hanging="360"/>
      </w:pPr>
      <w:rPr>
        <w:rFonts w:hint="default" w:ascii="Wingdings" w:hAnsi="Wingdings"/>
      </w:rPr>
    </w:lvl>
    <w:lvl w:ilvl="3" w:tplc="DB6C3912">
      <w:start w:val="1"/>
      <w:numFmt w:val="bullet"/>
      <w:lvlText w:val=""/>
      <w:lvlJc w:val="left"/>
      <w:pPr>
        <w:ind w:left="2880" w:hanging="360"/>
      </w:pPr>
      <w:rPr>
        <w:rFonts w:hint="default" w:ascii="Symbol" w:hAnsi="Symbol"/>
      </w:rPr>
    </w:lvl>
    <w:lvl w:ilvl="4" w:tplc="D57A432C">
      <w:start w:val="1"/>
      <w:numFmt w:val="bullet"/>
      <w:lvlText w:val="o"/>
      <w:lvlJc w:val="left"/>
      <w:pPr>
        <w:ind w:left="3600" w:hanging="360"/>
      </w:pPr>
      <w:rPr>
        <w:rFonts w:hint="default" w:ascii="Courier New" w:hAnsi="Courier New"/>
      </w:rPr>
    </w:lvl>
    <w:lvl w:ilvl="5" w:tplc="461AC214">
      <w:start w:val="1"/>
      <w:numFmt w:val="bullet"/>
      <w:lvlText w:val=""/>
      <w:lvlJc w:val="left"/>
      <w:pPr>
        <w:ind w:left="4320" w:hanging="360"/>
      </w:pPr>
      <w:rPr>
        <w:rFonts w:hint="default" w:ascii="Wingdings" w:hAnsi="Wingdings"/>
      </w:rPr>
    </w:lvl>
    <w:lvl w:ilvl="6" w:tplc="EB9415D0">
      <w:start w:val="1"/>
      <w:numFmt w:val="bullet"/>
      <w:lvlText w:val=""/>
      <w:lvlJc w:val="left"/>
      <w:pPr>
        <w:ind w:left="5040" w:hanging="360"/>
      </w:pPr>
      <w:rPr>
        <w:rFonts w:hint="default" w:ascii="Symbol" w:hAnsi="Symbol"/>
      </w:rPr>
    </w:lvl>
    <w:lvl w:ilvl="7" w:tplc="3C48E338">
      <w:start w:val="1"/>
      <w:numFmt w:val="bullet"/>
      <w:lvlText w:val="o"/>
      <w:lvlJc w:val="left"/>
      <w:pPr>
        <w:ind w:left="5760" w:hanging="360"/>
      </w:pPr>
      <w:rPr>
        <w:rFonts w:hint="default" w:ascii="Courier New" w:hAnsi="Courier New"/>
      </w:rPr>
    </w:lvl>
    <w:lvl w:ilvl="8" w:tplc="A1BAF5C6">
      <w:start w:val="1"/>
      <w:numFmt w:val="bullet"/>
      <w:lvlText w:val=""/>
      <w:lvlJc w:val="left"/>
      <w:pPr>
        <w:ind w:left="6480" w:hanging="360"/>
      </w:pPr>
      <w:rPr>
        <w:rFonts w:hint="default" w:ascii="Wingdings" w:hAnsi="Wingdings"/>
      </w:rPr>
    </w:lvl>
  </w:abstractNum>
  <w:abstractNum w:abstractNumId="41" w15:restartNumberingAfterBreak="0">
    <w:nsid w:val="7FEF38B2"/>
    <w:multiLevelType w:val="hybridMultilevel"/>
    <w:tmpl w:val="8C7C1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71608415">
    <w:abstractNumId w:val="24"/>
  </w:num>
  <w:num w:numId="2" w16cid:durableId="1228341300">
    <w:abstractNumId w:val="40"/>
  </w:num>
  <w:num w:numId="3" w16cid:durableId="1482237430">
    <w:abstractNumId w:val="35"/>
  </w:num>
  <w:num w:numId="4" w16cid:durableId="393086293">
    <w:abstractNumId w:val="7"/>
  </w:num>
  <w:num w:numId="5" w16cid:durableId="1549416415">
    <w:abstractNumId w:val="5"/>
  </w:num>
  <w:num w:numId="6" w16cid:durableId="294333747">
    <w:abstractNumId w:val="3"/>
  </w:num>
  <w:num w:numId="7" w16cid:durableId="419644522">
    <w:abstractNumId w:val="2"/>
  </w:num>
  <w:num w:numId="8" w16cid:durableId="775950309">
    <w:abstractNumId w:val="4"/>
  </w:num>
  <w:num w:numId="9" w16cid:durableId="1834249510">
    <w:abstractNumId w:val="1"/>
  </w:num>
  <w:num w:numId="10" w16cid:durableId="817502967">
    <w:abstractNumId w:val="0"/>
  </w:num>
  <w:num w:numId="11" w16cid:durableId="1427267058">
    <w:abstractNumId w:val="16"/>
  </w:num>
  <w:num w:numId="12" w16cid:durableId="199706785">
    <w:abstractNumId w:val="41"/>
  </w:num>
  <w:num w:numId="13" w16cid:durableId="1207454582">
    <w:abstractNumId w:val="9"/>
  </w:num>
  <w:num w:numId="14" w16cid:durableId="870921342">
    <w:abstractNumId w:val="10"/>
  </w:num>
  <w:num w:numId="15" w16cid:durableId="664629948">
    <w:abstractNumId w:val="21"/>
  </w:num>
  <w:num w:numId="16" w16cid:durableId="63181998">
    <w:abstractNumId w:val="38"/>
  </w:num>
  <w:num w:numId="17" w16cid:durableId="966474151">
    <w:abstractNumId w:val="22"/>
  </w:num>
  <w:num w:numId="18" w16cid:durableId="1200774503">
    <w:abstractNumId w:val="8"/>
  </w:num>
  <w:num w:numId="19" w16cid:durableId="1633368534">
    <w:abstractNumId w:val="39"/>
  </w:num>
  <w:num w:numId="20" w16cid:durableId="1527403477">
    <w:abstractNumId w:val="31"/>
  </w:num>
  <w:num w:numId="21" w16cid:durableId="1991202974">
    <w:abstractNumId w:val="34"/>
  </w:num>
  <w:num w:numId="22" w16cid:durableId="1597857572">
    <w:abstractNumId w:val="26"/>
  </w:num>
  <w:num w:numId="23" w16cid:durableId="1849177471">
    <w:abstractNumId w:val="6"/>
  </w:num>
  <w:num w:numId="24" w16cid:durableId="1749771426">
    <w:abstractNumId w:val="11"/>
  </w:num>
  <w:num w:numId="25" w16cid:durableId="864174016">
    <w:abstractNumId w:val="17"/>
  </w:num>
  <w:num w:numId="26" w16cid:durableId="1455635869">
    <w:abstractNumId w:val="29"/>
  </w:num>
  <w:num w:numId="27" w16cid:durableId="123893440">
    <w:abstractNumId w:val="30"/>
  </w:num>
  <w:num w:numId="28" w16cid:durableId="657734783">
    <w:abstractNumId w:val="27"/>
  </w:num>
  <w:num w:numId="29" w16cid:durableId="2051612476">
    <w:abstractNumId w:val="28"/>
  </w:num>
  <w:num w:numId="30" w16cid:durableId="1595090600">
    <w:abstractNumId w:val="23"/>
  </w:num>
  <w:num w:numId="31" w16cid:durableId="714541900">
    <w:abstractNumId w:val="15"/>
  </w:num>
  <w:num w:numId="32" w16cid:durableId="1476265359">
    <w:abstractNumId w:val="36"/>
  </w:num>
  <w:num w:numId="33" w16cid:durableId="1932591248">
    <w:abstractNumId w:val="25"/>
  </w:num>
  <w:num w:numId="34" w16cid:durableId="1742873519">
    <w:abstractNumId w:val="32"/>
  </w:num>
  <w:num w:numId="35" w16cid:durableId="1741555930">
    <w:abstractNumId w:val="18"/>
  </w:num>
  <w:num w:numId="36" w16cid:durableId="669479932">
    <w:abstractNumId w:val="20"/>
  </w:num>
  <w:num w:numId="37" w16cid:durableId="437141256">
    <w:abstractNumId w:val="33"/>
    <w:lvlOverride w:ilvl="0">
      <w:startOverride w:val="1"/>
    </w:lvlOverride>
  </w:num>
  <w:num w:numId="38" w16cid:durableId="769816971">
    <w:abstractNumId w:val="13"/>
  </w:num>
  <w:num w:numId="39" w16cid:durableId="1747150383">
    <w:abstractNumId w:val="37"/>
    <w:lvlOverride w:ilvl="0">
      <w:startOverride w:val="1"/>
    </w:lvlOverride>
  </w:num>
  <w:num w:numId="40" w16cid:durableId="237593436">
    <w:abstractNumId w:val="12"/>
  </w:num>
  <w:num w:numId="41" w16cid:durableId="255595806">
    <w:abstractNumId w:val="37"/>
  </w:num>
  <w:num w:numId="42" w16cid:durableId="830491318">
    <w:abstractNumId w:val="19"/>
  </w:num>
  <w:num w:numId="43" w16cid:durableId="1145243451">
    <w:abstractNumId w:val="14"/>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Rishi Sen">
    <w15:presenceInfo w15:providerId="AD" w15:userId="S::rishi.sen@apeiro.digital::2676290e-beeb-4601-a565-5bd8eb2174b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90"/>
    <w:rsid w:val="0000094E"/>
    <w:rsid w:val="00000E93"/>
    <w:rsid w:val="00001796"/>
    <w:rsid w:val="00002468"/>
    <w:rsid w:val="000035DC"/>
    <w:rsid w:val="00003E4A"/>
    <w:rsid w:val="0000410F"/>
    <w:rsid w:val="000043A4"/>
    <w:rsid w:val="000046C9"/>
    <w:rsid w:val="00004800"/>
    <w:rsid w:val="00004E7A"/>
    <w:rsid w:val="00005639"/>
    <w:rsid w:val="00005CEB"/>
    <w:rsid w:val="000071B4"/>
    <w:rsid w:val="00007672"/>
    <w:rsid w:val="000078FB"/>
    <w:rsid w:val="00007B36"/>
    <w:rsid w:val="00007C48"/>
    <w:rsid w:val="00010143"/>
    <w:rsid w:val="00011BC3"/>
    <w:rsid w:val="00011E24"/>
    <w:rsid w:val="000125F6"/>
    <w:rsid w:val="00012E5B"/>
    <w:rsid w:val="00013717"/>
    <w:rsid w:val="0001384C"/>
    <w:rsid w:val="0001416F"/>
    <w:rsid w:val="00014772"/>
    <w:rsid w:val="00014AE5"/>
    <w:rsid w:val="000156F3"/>
    <w:rsid w:val="0001634F"/>
    <w:rsid w:val="00016459"/>
    <w:rsid w:val="00016777"/>
    <w:rsid w:val="00016E19"/>
    <w:rsid w:val="00017A6F"/>
    <w:rsid w:val="00017CDA"/>
    <w:rsid w:val="00020524"/>
    <w:rsid w:val="00020C3A"/>
    <w:rsid w:val="0002117C"/>
    <w:rsid w:val="00021225"/>
    <w:rsid w:val="000215DB"/>
    <w:rsid w:val="00022AE2"/>
    <w:rsid w:val="00022EF7"/>
    <w:rsid w:val="0002327F"/>
    <w:rsid w:val="00023445"/>
    <w:rsid w:val="0002350D"/>
    <w:rsid w:val="00023985"/>
    <w:rsid w:val="0002419F"/>
    <w:rsid w:val="00024D3F"/>
    <w:rsid w:val="000256F8"/>
    <w:rsid w:val="00025D78"/>
    <w:rsid w:val="00025EF2"/>
    <w:rsid w:val="00026175"/>
    <w:rsid w:val="00026A0F"/>
    <w:rsid w:val="00026A85"/>
    <w:rsid w:val="00026CC5"/>
    <w:rsid w:val="000271A4"/>
    <w:rsid w:val="000274EF"/>
    <w:rsid w:val="00027603"/>
    <w:rsid w:val="00027764"/>
    <w:rsid w:val="00027F41"/>
    <w:rsid w:val="000308DD"/>
    <w:rsid w:val="00030C2F"/>
    <w:rsid w:val="00030F31"/>
    <w:rsid w:val="000316C1"/>
    <w:rsid w:val="00031B12"/>
    <w:rsid w:val="000329EB"/>
    <w:rsid w:val="0003302F"/>
    <w:rsid w:val="0003308B"/>
    <w:rsid w:val="00033171"/>
    <w:rsid w:val="0003357F"/>
    <w:rsid w:val="0003371F"/>
    <w:rsid w:val="000337FE"/>
    <w:rsid w:val="00033C49"/>
    <w:rsid w:val="00033F1C"/>
    <w:rsid w:val="00034267"/>
    <w:rsid w:val="00034616"/>
    <w:rsid w:val="00034BEE"/>
    <w:rsid w:val="00034C9A"/>
    <w:rsid w:val="00035079"/>
    <w:rsid w:val="00035545"/>
    <w:rsid w:val="0003651B"/>
    <w:rsid w:val="00036C46"/>
    <w:rsid w:val="00036C4A"/>
    <w:rsid w:val="00036E5D"/>
    <w:rsid w:val="00037396"/>
    <w:rsid w:val="000375E8"/>
    <w:rsid w:val="00037EED"/>
    <w:rsid w:val="00041526"/>
    <w:rsid w:val="00041585"/>
    <w:rsid w:val="00042195"/>
    <w:rsid w:val="000425B6"/>
    <w:rsid w:val="00042816"/>
    <w:rsid w:val="00042C55"/>
    <w:rsid w:val="00042DEF"/>
    <w:rsid w:val="00043469"/>
    <w:rsid w:val="00043648"/>
    <w:rsid w:val="00043679"/>
    <w:rsid w:val="00044277"/>
    <w:rsid w:val="000444DB"/>
    <w:rsid w:val="00044813"/>
    <w:rsid w:val="00044854"/>
    <w:rsid w:val="00044C5C"/>
    <w:rsid w:val="000450AA"/>
    <w:rsid w:val="000455A5"/>
    <w:rsid w:val="0004587D"/>
    <w:rsid w:val="00045C31"/>
    <w:rsid w:val="00045CB2"/>
    <w:rsid w:val="00046748"/>
    <w:rsid w:val="00046CD0"/>
    <w:rsid w:val="00047CE9"/>
    <w:rsid w:val="00050114"/>
    <w:rsid w:val="000501D1"/>
    <w:rsid w:val="00050709"/>
    <w:rsid w:val="00051D6F"/>
    <w:rsid w:val="0005224E"/>
    <w:rsid w:val="00052744"/>
    <w:rsid w:val="00052AB4"/>
    <w:rsid w:val="00052EBC"/>
    <w:rsid w:val="00052F39"/>
    <w:rsid w:val="00053A2D"/>
    <w:rsid w:val="0005470A"/>
    <w:rsid w:val="000555AF"/>
    <w:rsid w:val="00055ADA"/>
    <w:rsid w:val="00055C5C"/>
    <w:rsid w:val="00056357"/>
    <w:rsid w:val="000563D5"/>
    <w:rsid w:val="000563F2"/>
    <w:rsid w:val="0005657D"/>
    <w:rsid w:val="00056E4D"/>
    <w:rsid w:val="00056EA9"/>
    <w:rsid w:val="00056F8F"/>
    <w:rsid w:val="000579E7"/>
    <w:rsid w:val="000600D5"/>
    <w:rsid w:val="000602BE"/>
    <w:rsid w:val="000603CE"/>
    <w:rsid w:val="0006063C"/>
    <w:rsid w:val="000608F6"/>
    <w:rsid w:val="00060AC4"/>
    <w:rsid w:val="00060BD5"/>
    <w:rsid w:val="0006165A"/>
    <w:rsid w:val="000624B9"/>
    <w:rsid w:val="000629CC"/>
    <w:rsid w:val="00062F18"/>
    <w:rsid w:val="00063B16"/>
    <w:rsid w:val="00063F8B"/>
    <w:rsid w:val="000644E9"/>
    <w:rsid w:val="00064C8F"/>
    <w:rsid w:val="00064EF2"/>
    <w:rsid w:val="0006590B"/>
    <w:rsid w:val="00066308"/>
    <w:rsid w:val="0006657B"/>
    <w:rsid w:val="000669E7"/>
    <w:rsid w:val="00067017"/>
    <w:rsid w:val="00067071"/>
    <w:rsid w:val="000674C4"/>
    <w:rsid w:val="00067AAF"/>
    <w:rsid w:val="00067CE6"/>
    <w:rsid w:val="00067D69"/>
    <w:rsid w:val="00067D81"/>
    <w:rsid w:val="00067E6E"/>
    <w:rsid w:val="00067F1D"/>
    <w:rsid w:val="00071432"/>
    <w:rsid w:val="000714A8"/>
    <w:rsid w:val="0007156C"/>
    <w:rsid w:val="000721F9"/>
    <w:rsid w:val="0007257E"/>
    <w:rsid w:val="00072A07"/>
    <w:rsid w:val="00072C0B"/>
    <w:rsid w:val="000733C5"/>
    <w:rsid w:val="0007393D"/>
    <w:rsid w:val="000746DC"/>
    <w:rsid w:val="00076F08"/>
    <w:rsid w:val="000770F9"/>
    <w:rsid w:val="00077694"/>
    <w:rsid w:val="000778C9"/>
    <w:rsid w:val="00077A2B"/>
    <w:rsid w:val="00080140"/>
    <w:rsid w:val="00080C9B"/>
    <w:rsid w:val="00080CD8"/>
    <w:rsid w:val="00081024"/>
    <w:rsid w:val="00081075"/>
    <w:rsid w:val="00081505"/>
    <w:rsid w:val="000815F1"/>
    <w:rsid w:val="000823EF"/>
    <w:rsid w:val="00082B6F"/>
    <w:rsid w:val="00082CC3"/>
    <w:rsid w:val="00082FA0"/>
    <w:rsid w:val="00083F68"/>
    <w:rsid w:val="000848E2"/>
    <w:rsid w:val="000849FA"/>
    <w:rsid w:val="00084A8D"/>
    <w:rsid w:val="000855F0"/>
    <w:rsid w:val="00085AAC"/>
    <w:rsid w:val="00085EBD"/>
    <w:rsid w:val="0008628C"/>
    <w:rsid w:val="0008769E"/>
    <w:rsid w:val="00087BB7"/>
    <w:rsid w:val="00087C65"/>
    <w:rsid w:val="00087F8C"/>
    <w:rsid w:val="00090112"/>
    <w:rsid w:val="00090583"/>
    <w:rsid w:val="00090804"/>
    <w:rsid w:val="000916C6"/>
    <w:rsid w:val="00091A17"/>
    <w:rsid w:val="000923EF"/>
    <w:rsid w:val="00093E4C"/>
    <w:rsid w:val="000942F3"/>
    <w:rsid w:val="0009438D"/>
    <w:rsid w:val="000946A8"/>
    <w:rsid w:val="00094FC1"/>
    <w:rsid w:val="00095BCB"/>
    <w:rsid w:val="00095BE6"/>
    <w:rsid w:val="0009664B"/>
    <w:rsid w:val="00096FD7"/>
    <w:rsid w:val="00097363"/>
    <w:rsid w:val="000976A4"/>
    <w:rsid w:val="00097730"/>
    <w:rsid w:val="000A0F8C"/>
    <w:rsid w:val="000A123A"/>
    <w:rsid w:val="000A1B9A"/>
    <w:rsid w:val="000A1EE4"/>
    <w:rsid w:val="000A27BA"/>
    <w:rsid w:val="000A28A9"/>
    <w:rsid w:val="000A28C2"/>
    <w:rsid w:val="000A2ACE"/>
    <w:rsid w:val="000A2E03"/>
    <w:rsid w:val="000A2F30"/>
    <w:rsid w:val="000A3185"/>
    <w:rsid w:val="000A367E"/>
    <w:rsid w:val="000A3690"/>
    <w:rsid w:val="000A3E54"/>
    <w:rsid w:val="000A3F39"/>
    <w:rsid w:val="000A4FF1"/>
    <w:rsid w:val="000A538C"/>
    <w:rsid w:val="000A53F0"/>
    <w:rsid w:val="000A56DB"/>
    <w:rsid w:val="000A5C7D"/>
    <w:rsid w:val="000A6137"/>
    <w:rsid w:val="000A6969"/>
    <w:rsid w:val="000A6A6A"/>
    <w:rsid w:val="000A71DD"/>
    <w:rsid w:val="000B1192"/>
    <w:rsid w:val="000B1235"/>
    <w:rsid w:val="000B12F6"/>
    <w:rsid w:val="000B16E3"/>
    <w:rsid w:val="000B1C14"/>
    <w:rsid w:val="000B1C94"/>
    <w:rsid w:val="000B1E5A"/>
    <w:rsid w:val="000B242D"/>
    <w:rsid w:val="000B2760"/>
    <w:rsid w:val="000B27FC"/>
    <w:rsid w:val="000B2894"/>
    <w:rsid w:val="000B2910"/>
    <w:rsid w:val="000B2BC5"/>
    <w:rsid w:val="000B2CA4"/>
    <w:rsid w:val="000B3578"/>
    <w:rsid w:val="000B3B2A"/>
    <w:rsid w:val="000B3B32"/>
    <w:rsid w:val="000B3CDF"/>
    <w:rsid w:val="000B3EFF"/>
    <w:rsid w:val="000B46CE"/>
    <w:rsid w:val="000B47FC"/>
    <w:rsid w:val="000B4A94"/>
    <w:rsid w:val="000B51C1"/>
    <w:rsid w:val="000B5DBF"/>
    <w:rsid w:val="000B5DFC"/>
    <w:rsid w:val="000B61B2"/>
    <w:rsid w:val="000B639F"/>
    <w:rsid w:val="000B769B"/>
    <w:rsid w:val="000B76D5"/>
    <w:rsid w:val="000B7780"/>
    <w:rsid w:val="000B78D8"/>
    <w:rsid w:val="000C05B1"/>
    <w:rsid w:val="000C0748"/>
    <w:rsid w:val="000C0FEA"/>
    <w:rsid w:val="000C1014"/>
    <w:rsid w:val="000C11B6"/>
    <w:rsid w:val="000C1228"/>
    <w:rsid w:val="000C1542"/>
    <w:rsid w:val="000C1E37"/>
    <w:rsid w:val="000C21E8"/>
    <w:rsid w:val="000C2F56"/>
    <w:rsid w:val="000C3372"/>
    <w:rsid w:val="000C4329"/>
    <w:rsid w:val="000C4692"/>
    <w:rsid w:val="000C52EA"/>
    <w:rsid w:val="000C5C0A"/>
    <w:rsid w:val="000C645D"/>
    <w:rsid w:val="000C6460"/>
    <w:rsid w:val="000C6AA4"/>
    <w:rsid w:val="000C6D27"/>
    <w:rsid w:val="000C7482"/>
    <w:rsid w:val="000D1656"/>
    <w:rsid w:val="000D1C93"/>
    <w:rsid w:val="000D208E"/>
    <w:rsid w:val="000D2CA8"/>
    <w:rsid w:val="000D2D1B"/>
    <w:rsid w:val="000D3BCF"/>
    <w:rsid w:val="000D6394"/>
    <w:rsid w:val="000D6507"/>
    <w:rsid w:val="000D674B"/>
    <w:rsid w:val="000D69E3"/>
    <w:rsid w:val="000D6CFC"/>
    <w:rsid w:val="000D7FB8"/>
    <w:rsid w:val="000E0234"/>
    <w:rsid w:val="000E0464"/>
    <w:rsid w:val="000E092A"/>
    <w:rsid w:val="000E0CDF"/>
    <w:rsid w:val="000E0E12"/>
    <w:rsid w:val="000E1C0E"/>
    <w:rsid w:val="000E1CBF"/>
    <w:rsid w:val="000E1CDE"/>
    <w:rsid w:val="000E24DA"/>
    <w:rsid w:val="000E2B3D"/>
    <w:rsid w:val="000E32D5"/>
    <w:rsid w:val="000E3541"/>
    <w:rsid w:val="000E42A7"/>
    <w:rsid w:val="000E4737"/>
    <w:rsid w:val="000E4967"/>
    <w:rsid w:val="000E4E02"/>
    <w:rsid w:val="000E5374"/>
    <w:rsid w:val="000E5591"/>
    <w:rsid w:val="000E56AA"/>
    <w:rsid w:val="000E57BB"/>
    <w:rsid w:val="000E6508"/>
    <w:rsid w:val="000E6743"/>
    <w:rsid w:val="000E7997"/>
    <w:rsid w:val="000E79E1"/>
    <w:rsid w:val="000E7EA9"/>
    <w:rsid w:val="000E7F9A"/>
    <w:rsid w:val="000F0283"/>
    <w:rsid w:val="000F0706"/>
    <w:rsid w:val="000F0A1D"/>
    <w:rsid w:val="000F0F6D"/>
    <w:rsid w:val="000F133D"/>
    <w:rsid w:val="000F19EB"/>
    <w:rsid w:val="000F1C31"/>
    <w:rsid w:val="000F1D14"/>
    <w:rsid w:val="000F23C9"/>
    <w:rsid w:val="000F2537"/>
    <w:rsid w:val="000F2671"/>
    <w:rsid w:val="000F27A0"/>
    <w:rsid w:val="000F2F02"/>
    <w:rsid w:val="000F363D"/>
    <w:rsid w:val="000F3986"/>
    <w:rsid w:val="000F39E4"/>
    <w:rsid w:val="000F3A72"/>
    <w:rsid w:val="000F3BB1"/>
    <w:rsid w:val="000F43AD"/>
    <w:rsid w:val="000F4798"/>
    <w:rsid w:val="000F4B32"/>
    <w:rsid w:val="000F4B93"/>
    <w:rsid w:val="000F4C9C"/>
    <w:rsid w:val="000F52AB"/>
    <w:rsid w:val="000F634A"/>
    <w:rsid w:val="000F652C"/>
    <w:rsid w:val="000F6632"/>
    <w:rsid w:val="000F6963"/>
    <w:rsid w:val="000F6CBC"/>
    <w:rsid w:val="000F6CBF"/>
    <w:rsid w:val="000F6DE9"/>
    <w:rsid w:val="000F770E"/>
    <w:rsid w:val="000F7D6D"/>
    <w:rsid w:val="00100858"/>
    <w:rsid w:val="001009E9"/>
    <w:rsid w:val="00100B4E"/>
    <w:rsid w:val="001023CB"/>
    <w:rsid w:val="00102C5F"/>
    <w:rsid w:val="00103F49"/>
    <w:rsid w:val="0010401B"/>
    <w:rsid w:val="00104203"/>
    <w:rsid w:val="001047A3"/>
    <w:rsid w:val="001048A1"/>
    <w:rsid w:val="00104E4F"/>
    <w:rsid w:val="00104E71"/>
    <w:rsid w:val="00105082"/>
    <w:rsid w:val="00105B40"/>
    <w:rsid w:val="00105DB7"/>
    <w:rsid w:val="00106025"/>
    <w:rsid w:val="0010613A"/>
    <w:rsid w:val="00106144"/>
    <w:rsid w:val="00106387"/>
    <w:rsid w:val="00106A36"/>
    <w:rsid w:val="00107106"/>
    <w:rsid w:val="001071CB"/>
    <w:rsid w:val="00107AA1"/>
    <w:rsid w:val="00110DE9"/>
    <w:rsid w:val="00111191"/>
    <w:rsid w:val="001119F0"/>
    <w:rsid w:val="00112A2A"/>
    <w:rsid w:val="00112F42"/>
    <w:rsid w:val="001133D0"/>
    <w:rsid w:val="00113588"/>
    <w:rsid w:val="001136AB"/>
    <w:rsid w:val="00113E18"/>
    <w:rsid w:val="00113FC4"/>
    <w:rsid w:val="00114723"/>
    <w:rsid w:val="0011494A"/>
    <w:rsid w:val="00114D27"/>
    <w:rsid w:val="00114F0A"/>
    <w:rsid w:val="001154CF"/>
    <w:rsid w:val="00115809"/>
    <w:rsid w:val="00115981"/>
    <w:rsid w:val="00115ED6"/>
    <w:rsid w:val="0011646E"/>
    <w:rsid w:val="00116759"/>
    <w:rsid w:val="001176A8"/>
    <w:rsid w:val="0011A8C5"/>
    <w:rsid w:val="00121011"/>
    <w:rsid w:val="0012136D"/>
    <w:rsid w:val="00121583"/>
    <w:rsid w:val="00121D46"/>
    <w:rsid w:val="00122267"/>
    <w:rsid w:val="001229EE"/>
    <w:rsid w:val="00123BAC"/>
    <w:rsid w:val="00123E43"/>
    <w:rsid w:val="00125013"/>
    <w:rsid w:val="00125648"/>
    <w:rsid w:val="00125F19"/>
    <w:rsid w:val="0012644B"/>
    <w:rsid w:val="00126784"/>
    <w:rsid w:val="00127BC7"/>
    <w:rsid w:val="00127FA2"/>
    <w:rsid w:val="00130A7E"/>
    <w:rsid w:val="00130DA7"/>
    <w:rsid w:val="00131928"/>
    <w:rsid w:val="0013195D"/>
    <w:rsid w:val="00131A34"/>
    <w:rsid w:val="00132803"/>
    <w:rsid w:val="001330D4"/>
    <w:rsid w:val="001337E0"/>
    <w:rsid w:val="00133AFB"/>
    <w:rsid w:val="00134283"/>
    <w:rsid w:val="00134840"/>
    <w:rsid w:val="00134A9D"/>
    <w:rsid w:val="00135907"/>
    <w:rsid w:val="00135C31"/>
    <w:rsid w:val="00135F46"/>
    <w:rsid w:val="001362FB"/>
    <w:rsid w:val="001365A8"/>
    <w:rsid w:val="0013691A"/>
    <w:rsid w:val="00136C18"/>
    <w:rsid w:val="001371E7"/>
    <w:rsid w:val="00137248"/>
    <w:rsid w:val="00137717"/>
    <w:rsid w:val="001377DB"/>
    <w:rsid w:val="00137842"/>
    <w:rsid w:val="00137B21"/>
    <w:rsid w:val="00140127"/>
    <w:rsid w:val="00140403"/>
    <w:rsid w:val="001407DF"/>
    <w:rsid w:val="00141400"/>
    <w:rsid w:val="00141A84"/>
    <w:rsid w:val="00141F34"/>
    <w:rsid w:val="00142108"/>
    <w:rsid w:val="0014221D"/>
    <w:rsid w:val="00142355"/>
    <w:rsid w:val="00142755"/>
    <w:rsid w:val="00143405"/>
    <w:rsid w:val="00143423"/>
    <w:rsid w:val="0014368F"/>
    <w:rsid w:val="0014379F"/>
    <w:rsid w:val="00143C18"/>
    <w:rsid w:val="00143DD0"/>
    <w:rsid w:val="001440A5"/>
    <w:rsid w:val="001447A0"/>
    <w:rsid w:val="001449E5"/>
    <w:rsid w:val="00145895"/>
    <w:rsid w:val="00145C19"/>
    <w:rsid w:val="001466DF"/>
    <w:rsid w:val="0014674B"/>
    <w:rsid w:val="001467B5"/>
    <w:rsid w:val="00146FC6"/>
    <w:rsid w:val="0014742A"/>
    <w:rsid w:val="0014772F"/>
    <w:rsid w:val="001482AE"/>
    <w:rsid w:val="0015074B"/>
    <w:rsid w:val="00150E8D"/>
    <w:rsid w:val="001510E5"/>
    <w:rsid w:val="001511C7"/>
    <w:rsid w:val="0015151E"/>
    <w:rsid w:val="0015153D"/>
    <w:rsid w:val="001519B8"/>
    <w:rsid w:val="0015209A"/>
    <w:rsid w:val="0015264D"/>
    <w:rsid w:val="00152AC6"/>
    <w:rsid w:val="00153474"/>
    <w:rsid w:val="00153986"/>
    <w:rsid w:val="001544AF"/>
    <w:rsid w:val="00154F0F"/>
    <w:rsid w:val="00155370"/>
    <w:rsid w:val="00155F01"/>
    <w:rsid w:val="00156345"/>
    <w:rsid w:val="0015658A"/>
    <w:rsid w:val="001567DC"/>
    <w:rsid w:val="00156F0D"/>
    <w:rsid w:val="00157859"/>
    <w:rsid w:val="00157FF5"/>
    <w:rsid w:val="00160214"/>
    <w:rsid w:val="001606EB"/>
    <w:rsid w:val="00160F73"/>
    <w:rsid w:val="00160F83"/>
    <w:rsid w:val="00161FF2"/>
    <w:rsid w:val="001622A4"/>
    <w:rsid w:val="001629B3"/>
    <w:rsid w:val="00162F62"/>
    <w:rsid w:val="00163371"/>
    <w:rsid w:val="0016391F"/>
    <w:rsid w:val="00163F16"/>
    <w:rsid w:val="00164F18"/>
    <w:rsid w:val="00165BFD"/>
    <w:rsid w:val="00166025"/>
    <w:rsid w:val="00166398"/>
    <w:rsid w:val="001663C0"/>
    <w:rsid w:val="00166447"/>
    <w:rsid w:val="0016684D"/>
    <w:rsid w:val="00170226"/>
    <w:rsid w:val="001706EE"/>
    <w:rsid w:val="00170D13"/>
    <w:rsid w:val="00171229"/>
    <w:rsid w:val="00171554"/>
    <w:rsid w:val="001718F5"/>
    <w:rsid w:val="00171C55"/>
    <w:rsid w:val="00172331"/>
    <w:rsid w:val="0017240E"/>
    <w:rsid w:val="00172EE4"/>
    <w:rsid w:val="00172F29"/>
    <w:rsid w:val="00173819"/>
    <w:rsid w:val="00173ABF"/>
    <w:rsid w:val="00173ADF"/>
    <w:rsid w:val="001744E3"/>
    <w:rsid w:val="001745BC"/>
    <w:rsid w:val="0017485A"/>
    <w:rsid w:val="00174AC5"/>
    <w:rsid w:val="00174B2D"/>
    <w:rsid w:val="0017557A"/>
    <w:rsid w:val="00175814"/>
    <w:rsid w:val="00177900"/>
    <w:rsid w:val="00177A71"/>
    <w:rsid w:val="00177CC4"/>
    <w:rsid w:val="0018053A"/>
    <w:rsid w:val="00180720"/>
    <w:rsid w:val="001815A1"/>
    <w:rsid w:val="00181DE8"/>
    <w:rsid w:val="00182362"/>
    <w:rsid w:val="00182702"/>
    <w:rsid w:val="0018278B"/>
    <w:rsid w:val="00182B78"/>
    <w:rsid w:val="00182E9D"/>
    <w:rsid w:val="001836CE"/>
    <w:rsid w:val="00183789"/>
    <w:rsid w:val="00183A57"/>
    <w:rsid w:val="00184478"/>
    <w:rsid w:val="001856E6"/>
    <w:rsid w:val="001859C1"/>
    <w:rsid w:val="00185DAC"/>
    <w:rsid w:val="00186ED0"/>
    <w:rsid w:val="001872D9"/>
    <w:rsid w:val="00187C8F"/>
    <w:rsid w:val="0019013F"/>
    <w:rsid w:val="001907C7"/>
    <w:rsid w:val="00191DC8"/>
    <w:rsid w:val="001929BA"/>
    <w:rsid w:val="001932B8"/>
    <w:rsid w:val="00193C8D"/>
    <w:rsid w:val="00193E24"/>
    <w:rsid w:val="001947C8"/>
    <w:rsid w:val="001953B7"/>
    <w:rsid w:val="001953EC"/>
    <w:rsid w:val="001957D7"/>
    <w:rsid w:val="001958F8"/>
    <w:rsid w:val="001960F4"/>
    <w:rsid w:val="0019673C"/>
    <w:rsid w:val="001974A6"/>
    <w:rsid w:val="001977E8"/>
    <w:rsid w:val="00197AB6"/>
    <w:rsid w:val="00197B86"/>
    <w:rsid w:val="00197C10"/>
    <w:rsid w:val="001A0A38"/>
    <w:rsid w:val="001A16E4"/>
    <w:rsid w:val="001A19E4"/>
    <w:rsid w:val="001A1AFB"/>
    <w:rsid w:val="001A1B87"/>
    <w:rsid w:val="001A1B90"/>
    <w:rsid w:val="001A204E"/>
    <w:rsid w:val="001A21B5"/>
    <w:rsid w:val="001A21EC"/>
    <w:rsid w:val="001A228A"/>
    <w:rsid w:val="001A24EF"/>
    <w:rsid w:val="001A270C"/>
    <w:rsid w:val="001A3675"/>
    <w:rsid w:val="001A3756"/>
    <w:rsid w:val="001A38FB"/>
    <w:rsid w:val="001A39D2"/>
    <w:rsid w:val="001A3A48"/>
    <w:rsid w:val="001A4C16"/>
    <w:rsid w:val="001A63AA"/>
    <w:rsid w:val="001A658C"/>
    <w:rsid w:val="001A65FA"/>
    <w:rsid w:val="001A7065"/>
    <w:rsid w:val="001A7A5D"/>
    <w:rsid w:val="001A7E60"/>
    <w:rsid w:val="001B032D"/>
    <w:rsid w:val="001B06DC"/>
    <w:rsid w:val="001B0BD5"/>
    <w:rsid w:val="001B0EA0"/>
    <w:rsid w:val="001B1A0C"/>
    <w:rsid w:val="001B1A1B"/>
    <w:rsid w:val="001B29DA"/>
    <w:rsid w:val="001B2ED5"/>
    <w:rsid w:val="001B3451"/>
    <w:rsid w:val="001B34A5"/>
    <w:rsid w:val="001B386C"/>
    <w:rsid w:val="001B3E6A"/>
    <w:rsid w:val="001B440C"/>
    <w:rsid w:val="001B44E0"/>
    <w:rsid w:val="001B46E0"/>
    <w:rsid w:val="001B558C"/>
    <w:rsid w:val="001B5670"/>
    <w:rsid w:val="001B601E"/>
    <w:rsid w:val="001B61D4"/>
    <w:rsid w:val="001B662E"/>
    <w:rsid w:val="001B67F0"/>
    <w:rsid w:val="001B6938"/>
    <w:rsid w:val="001C0677"/>
    <w:rsid w:val="001C0900"/>
    <w:rsid w:val="001C0926"/>
    <w:rsid w:val="001C0A25"/>
    <w:rsid w:val="001C0C09"/>
    <w:rsid w:val="001C13B3"/>
    <w:rsid w:val="001C2A36"/>
    <w:rsid w:val="001C3241"/>
    <w:rsid w:val="001C37A3"/>
    <w:rsid w:val="001C38F8"/>
    <w:rsid w:val="001C3A53"/>
    <w:rsid w:val="001C3B3C"/>
    <w:rsid w:val="001C3DD9"/>
    <w:rsid w:val="001C3F50"/>
    <w:rsid w:val="001C4944"/>
    <w:rsid w:val="001C5755"/>
    <w:rsid w:val="001C58C3"/>
    <w:rsid w:val="001C60E2"/>
    <w:rsid w:val="001C60E7"/>
    <w:rsid w:val="001C641B"/>
    <w:rsid w:val="001C68D3"/>
    <w:rsid w:val="001C6AC7"/>
    <w:rsid w:val="001C6F7D"/>
    <w:rsid w:val="001C736A"/>
    <w:rsid w:val="001C7D40"/>
    <w:rsid w:val="001D08FA"/>
    <w:rsid w:val="001D0AC6"/>
    <w:rsid w:val="001D0BCA"/>
    <w:rsid w:val="001D1191"/>
    <w:rsid w:val="001D13D5"/>
    <w:rsid w:val="001D157B"/>
    <w:rsid w:val="001D1EBE"/>
    <w:rsid w:val="001D21F1"/>
    <w:rsid w:val="001D2291"/>
    <w:rsid w:val="001D251D"/>
    <w:rsid w:val="001D2557"/>
    <w:rsid w:val="001D2755"/>
    <w:rsid w:val="001D2A89"/>
    <w:rsid w:val="001D2D95"/>
    <w:rsid w:val="001D2FEF"/>
    <w:rsid w:val="001D3107"/>
    <w:rsid w:val="001D3303"/>
    <w:rsid w:val="001D3E41"/>
    <w:rsid w:val="001D3EB9"/>
    <w:rsid w:val="001D469C"/>
    <w:rsid w:val="001D4852"/>
    <w:rsid w:val="001D48A9"/>
    <w:rsid w:val="001D4EA6"/>
    <w:rsid w:val="001D50DE"/>
    <w:rsid w:val="001D5565"/>
    <w:rsid w:val="001D5997"/>
    <w:rsid w:val="001D59E3"/>
    <w:rsid w:val="001D5B6C"/>
    <w:rsid w:val="001D5FB2"/>
    <w:rsid w:val="001D6FC3"/>
    <w:rsid w:val="001D7904"/>
    <w:rsid w:val="001E1423"/>
    <w:rsid w:val="001E15A7"/>
    <w:rsid w:val="001E167F"/>
    <w:rsid w:val="001E1E66"/>
    <w:rsid w:val="001E1F81"/>
    <w:rsid w:val="001E30A8"/>
    <w:rsid w:val="001E43F3"/>
    <w:rsid w:val="001E479F"/>
    <w:rsid w:val="001E5406"/>
    <w:rsid w:val="001E5936"/>
    <w:rsid w:val="001E6560"/>
    <w:rsid w:val="001E6830"/>
    <w:rsid w:val="001E721A"/>
    <w:rsid w:val="001E7A50"/>
    <w:rsid w:val="001E7B4D"/>
    <w:rsid w:val="001E7FAE"/>
    <w:rsid w:val="001F02CA"/>
    <w:rsid w:val="001F06C9"/>
    <w:rsid w:val="001F0796"/>
    <w:rsid w:val="001F0B5C"/>
    <w:rsid w:val="001F0D91"/>
    <w:rsid w:val="001F1226"/>
    <w:rsid w:val="001F1760"/>
    <w:rsid w:val="001F1F99"/>
    <w:rsid w:val="001F234A"/>
    <w:rsid w:val="001F238A"/>
    <w:rsid w:val="001F2528"/>
    <w:rsid w:val="001F2603"/>
    <w:rsid w:val="001F26F7"/>
    <w:rsid w:val="001F2B12"/>
    <w:rsid w:val="001F2B3D"/>
    <w:rsid w:val="001F3884"/>
    <w:rsid w:val="001F3A84"/>
    <w:rsid w:val="001F445F"/>
    <w:rsid w:val="001F56F6"/>
    <w:rsid w:val="001F5D36"/>
    <w:rsid w:val="001F5E0E"/>
    <w:rsid w:val="001F60B8"/>
    <w:rsid w:val="001F67B6"/>
    <w:rsid w:val="001F689F"/>
    <w:rsid w:val="001F6AA9"/>
    <w:rsid w:val="001F6BA1"/>
    <w:rsid w:val="001F7132"/>
    <w:rsid w:val="001F7645"/>
    <w:rsid w:val="001F791A"/>
    <w:rsid w:val="001F7C29"/>
    <w:rsid w:val="00200328"/>
    <w:rsid w:val="002007BD"/>
    <w:rsid w:val="0020095C"/>
    <w:rsid w:val="00200A10"/>
    <w:rsid w:val="002013F2"/>
    <w:rsid w:val="00201710"/>
    <w:rsid w:val="002020F1"/>
    <w:rsid w:val="002023BC"/>
    <w:rsid w:val="00202A17"/>
    <w:rsid w:val="0020343D"/>
    <w:rsid w:val="002037E5"/>
    <w:rsid w:val="002044FA"/>
    <w:rsid w:val="002045BD"/>
    <w:rsid w:val="002052BA"/>
    <w:rsid w:val="00205384"/>
    <w:rsid w:val="002058DA"/>
    <w:rsid w:val="00205D58"/>
    <w:rsid w:val="00206286"/>
    <w:rsid w:val="00206592"/>
    <w:rsid w:val="00206849"/>
    <w:rsid w:val="002075C1"/>
    <w:rsid w:val="00207A67"/>
    <w:rsid w:val="00207A9A"/>
    <w:rsid w:val="0021079F"/>
    <w:rsid w:val="00210D83"/>
    <w:rsid w:val="0021109E"/>
    <w:rsid w:val="00211608"/>
    <w:rsid w:val="00211CD9"/>
    <w:rsid w:val="00212AFB"/>
    <w:rsid w:val="00212F99"/>
    <w:rsid w:val="0021370C"/>
    <w:rsid w:val="002137B3"/>
    <w:rsid w:val="00213CF8"/>
    <w:rsid w:val="00213E54"/>
    <w:rsid w:val="00214079"/>
    <w:rsid w:val="0021417A"/>
    <w:rsid w:val="0021462E"/>
    <w:rsid w:val="00214B70"/>
    <w:rsid w:val="00214CA5"/>
    <w:rsid w:val="00216560"/>
    <w:rsid w:val="002202E2"/>
    <w:rsid w:val="002205C4"/>
    <w:rsid w:val="0022190B"/>
    <w:rsid w:val="0022223D"/>
    <w:rsid w:val="00222958"/>
    <w:rsid w:val="002233C3"/>
    <w:rsid w:val="00223706"/>
    <w:rsid w:val="00223800"/>
    <w:rsid w:val="00223990"/>
    <w:rsid w:val="002249F6"/>
    <w:rsid w:val="00224D61"/>
    <w:rsid w:val="00224E85"/>
    <w:rsid w:val="00225292"/>
    <w:rsid w:val="00226576"/>
    <w:rsid w:val="0022660A"/>
    <w:rsid w:val="0022675E"/>
    <w:rsid w:val="00226B00"/>
    <w:rsid w:val="00226F24"/>
    <w:rsid w:val="0022736B"/>
    <w:rsid w:val="002278CB"/>
    <w:rsid w:val="00227ABB"/>
    <w:rsid w:val="00227BEB"/>
    <w:rsid w:val="00227EE2"/>
    <w:rsid w:val="00227F29"/>
    <w:rsid w:val="002304E8"/>
    <w:rsid w:val="002309BF"/>
    <w:rsid w:val="00231262"/>
    <w:rsid w:val="002319FF"/>
    <w:rsid w:val="00232094"/>
    <w:rsid w:val="00232466"/>
    <w:rsid w:val="00232FAC"/>
    <w:rsid w:val="002330D2"/>
    <w:rsid w:val="00233589"/>
    <w:rsid w:val="00233D14"/>
    <w:rsid w:val="00234552"/>
    <w:rsid w:val="00234A95"/>
    <w:rsid w:val="00235423"/>
    <w:rsid w:val="00235748"/>
    <w:rsid w:val="00235929"/>
    <w:rsid w:val="00235A3A"/>
    <w:rsid w:val="00235EBD"/>
    <w:rsid w:val="002363CE"/>
    <w:rsid w:val="00236815"/>
    <w:rsid w:val="002368B9"/>
    <w:rsid w:val="002368C5"/>
    <w:rsid w:val="00236D13"/>
    <w:rsid w:val="00237475"/>
    <w:rsid w:val="00237537"/>
    <w:rsid w:val="002375D2"/>
    <w:rsid w:val="0023774D"/>
    <w:rsid w:val="00237D31"/>
    <w:rsid w:val="00237EBC"/>
    <w:rsid w:val="00240076"/>
    <w:rsid w:val="002403F4"/>
    <w:rsid w:val="002404A1"/>
    <w:rsid w:val="00240591"/>
    <w:rsid w:val="00240A0A"/>
    <w:rsid w:val="00241F00"/>
    <w:rsid w:val="002422DD"/>
    <w:rsid w:val="00242424"/>
    <w:rsid w:val="00242B19"/>
    <w:rsid w:val="0024332B"/>
    <w:rsid w:val="002433F2"/>
    <w:rsid w:val="0024345E"/>
    <w:rsid w:val="0024360C"/>
    <w:rsid w:val="0024414D"/>
    <w:rsid w:val="0024444E"/>
    <w:rsid w:val="00244986"/>
    <w:rsid w:val="00244C8C"/>
    <w:rsid w:val="00244D95"/>
    <w:rsid w:val="00245095"/>
    <w:rsid w:val="00245096"/>
    <w:rsid w:val="00246324"/>
    <w:rsid w:val="00246E9D"/>
    <w:rsid w:val="002470EB"/>
    <w:rsid w:val="002475DD"/>
    <w:rsid w:val="002475E8"/>
    <w:rsid w:val="00247DC4"/>
    <w:rsid w:val="00247FC7"/>
    <w:rsid w:val="00250099"/>
    <w:rsid w:val="00250ACB"/>
    <w:rsid w:val="00250E60"/>
    <w:rsid w:val="00251396"/>
    <w:rsid w:val="00251419"/>
    <w:rsid w:val="00251A41"/>
    <w:rsid w:val="00251D16"/>
    <w:rsid w:val="00251D7B"/>
    <w:rsid w:val="0025239C"/>
    <w:rsid w:val="0025293F"/>
    <w:rsid w:val="00252982"/>
    <w:rsid w:val="00252E95"/>
    <w:rsid w:val="002536A4"/>
    <w:rsid w:val="00253E8C"/>
    <w:rsid w:val="002549B9"/>
    <w:rsid w:val="00254C38"/>
    <w:rsid w:val="00254F02"/>
    <w:rsid w:val="0025515D"/>
    <w:rsid w:val="002555C6"/>
    <w:rsid w:val="002557DE"/>
    <w:rsid w:val="0025593F"/>
    <w:rsid w:val="00255B25"/>
    <w:rsid w:val="0025689A"/>
    <w:rsid w:val="00256F15"/>
    <w:rsid w:val="00257325"/>
    <w:rsid w:val="0025786D"/>
    <w:rsid w:val="00257ED9"/>
    <w:rsid w:val="00260200"/>
    <w:rsid w:val="00260273"/>
    <w:rsid w:val="002607D8"/>
    <w:rsid w:val="00261057"/>
    <w:rsid w:val="00261400"/>
    <w:rsid w:val="00261425"/>
    <w:rsid w:val="00261751"/>
    <w:rsid w:val="00261AC2"/>
    <w:rsid w:val="00261D8B"/>
    <w:rsid w:val="00261EEE"/>
    <w:rsid w:val="002623DC"/>
    <w:rsid w:val="00262663"/>
    <w:rsid w:val="00262BBB"/>
    <w:rsid w:val="00262E41"/>
    <w:rsid w:val="00262F7E"/>
    <w:rsid w:val="002631AD"/>
    <w:rsid w:val="00263DB1"/>
    <w:rsid w:val="002640EF"/>
    <w:rsid w:val="0026487B"/>
    <w:rsid w:val="00264BDA"/>
    <w:rsid w:val="00264C11"/>
    <w:rsid w:val="002650C3"/>
    <w:rsid w:val="00265472"/>
    <w:rsid w:val="002654F5"/>
    <w:rsid w:val="00265541"/>
    <w:rsid w:val="0026579F"/>
    <w:rsid w:val="00265A54"/>
    <w:rsid w:val="002663E6"/>
    <w:rsid w:val="002664EB"/>
    <w:rsid w:val="00266A85"/>
    <w:rsid w:val="00266E9A"/>
    <w:rsid w:val="00267590"/>
    <w:rsid w:val="0026778E"/>
    <w:rsid w:val="00267B37"/>
    <w:rsid w:val="00267D7E"/>
    <w:rsid w:val="00270514"/>
    <w:rsid w:val="00270628"/>
    <w:rsid w:val="00270D37"/>
    <w:rsid w:val="00270FF8"/>
    <w:rsid w:val="00271DDA"/>
    <w:rsid w:val="00272A90"/>
    <w:rsid w:val="00272D00"/>
    <w:rsid w:val="0027341F"/>
    <w:rsid w:val="0027367D"/>
    <w:rsid w:val="0027449D"/>
    <w:rsid w:val="00274732"/>
    <w:rsid w:val="00274ACC"/>
    <w:rsid w:val="00275B3D"/>
    <w:rsid w:val="00275BBB"/>
    <w:rsid w:val="0028071F"/>
    <w:rsid w:val="0028074F"/>
    <w:rsid w:val="00281969"/>
    <w:rsid w:val="00281AFA"/>
    <w:rsid w:val="00281DD3"/>
    <w:rsid w:val="002825D9"/>
    <w:rsid w:val="00282A06"/>
    <w:rsid w:val="00282E4D"/>
    <w:rsid w:val="0028321F"/>
    <w:rsid w:val="0028356B"/>
    <w:rsid w:val="00283C13"/>
    <w:rsid w:val="00283E24"/>
    <w:rsid w:val="002843BB"/>
    <w:rsid w:val="00284616"/>
    <w:rsid w:val="002847FE"/>
    <w:rsid w:val="002849C8"/>
    <w:rsid w:val="00284D80"/>
    <w:rsid w:val="00285091"/>
    <w:rsid w:val="00285C6F"/>
    <w:rsid w:val="00286271"/>
    <w:rsid w:val="00286316"/>
    <w:rsid w:val="00286655"/>
    <w:rsid w:val="00286C9B"/>
    <w:rsid w:val="00287357"/>
    <w:rsid w:val="002873F7"/>
    <w:rsid w:val="002875DE"/>
    <w:rsid w:val="00287790"/>
    <w:rsid w:val="00287811"/>
    <w:rsid w:val="00287CF2"/>
    <w:rsid w:val="00287DB7"/>
    <w:rsid w:val="0029067C"/>
    <w:rsid w:val="00290956"/>
    <w:rsid w:val="00290B17"/>
    <w:rsid w:val="00290BE9"/>
    <w:rsid w:val="00290E46"/>
    <w:rsid w:val="00290F90"/>
    <w:rsid w:val="00290FE9"/>
    <w:rsid w:val="0029195D"/>
    <w:rsid w:val="0029206C"/>
    <w:rsid w:val="002928B1"/>
    <w:rsid w:val="00293095"/>
    <w:rsid w:val="0029328A"/>
    <w:rsid w:val="00293400"/>
    <w:rsid w:val="00293A48"/>
    <w:rsid w:val="00293E32"/>
    <w:rsid w:val="002948F4"/>
    <w:rsid w:val="00294923"/>
    <w:rsid w:val="00295254"/>
    <w:rsid w:val="0029582E"/>
    <w:rsid w:val="00295837"/>
    <w:rsid w:val="00295AF6"/>
    <w:rsid w:val="00295B8B"/>
    <w:rsid w:val="00295E1F"/>
    <w:rsid w:val="00295F85"/>
    <w:rsid w:val="00296276"/>
    <w:rsid w:val="0029639D"/>
    <w:rsid w:val="00296482"/>
    <w:rsid w:val="002966F4"/>
    <w:rsid w:val="00297865"/>
    <w:rsid w:val="002A055C"/>
    <w:rsid w:val="002A1106"/>
    <w:rsid w:val="002A1618"/>
    <w:rsid w:val="002A1958"/>
    <w:rsid w:val="002A19B8"/>
    <w:rsid w:val="002A1AA4"/>
    <w:rsid w:val="002A2073"/>
    <w:rsid w:val="002A257D"/>
    <w:rsid w:val="002A2F01"/>
    <w:rsid w:val="002A32DD"/>
    <w:rsid w:val="002A3AAE"/>
    <w:rsid w:val="002A3B0B"/>
    <w:rsid w:val="002A3D2E"/>
    <w:rsid w:val="002A4463"/>
    <w:rsid w:val="002A4884"/>
    <w:rsid w:val="002A57C4"/>
    <w:rsid w:val="002A5897"/>
    <w:rsid w:val="002A613C"/>
    <w:rsid w:val="002A68A7"/>
    <w:rsid w:val="002A6F32"/>
    <w:rsid w:val="002A72AE"/>
    <w:rsid w:val="002A78E5"/>
    <w:rsid w:val="002A78E7"/>
    <w:rsid w:val="002A7D15"/>
    <w:rsid w:val="002B09CE"/>
    <w:rsid w:val="002B15FF"/>
    <w:rsid w:val="002B174B"/>
    <w:rsid w:val="002B1F6F"/>
    <w:rsid w:val="002B228C"/>
    <w:rsid w:val="002B2BB0"/>
    <w:rsid w:val="002B3F2A"/>
    <w:rsid w:val="002B47D5"/>
    <w:rsid w:val="002B49A0"/>
    <w:rsid w:val="002B4B68"/>
    <w:rsid w:val="002B52A7"/>
    <w:rsid w:val="002C02A5"/>
    <w:rsid w:val="002C02BD"/>
    <w:rsid w:val="002C08ED"/>
    <w:rsid w:val="002C0C6A"/>
    <w:rsid w:val="002C184D"/>
    <w:rsid w:val="002C19AE"/>
    <w:rsid w:val="002C2550"/>
    <w:rsid w:val="002C2669"/>
    <w:rsid w:val="002C2A36"/>
    <w:rsid w:val="002C2CE9"/>
    <w:rsid w:val="002C31E1"/>
    <w:rsid w:val="002C3476"/>
    <w:rsid w:val="002C4E38"/>
    <w:rsid w:val="002C4F29"/>
    <w:rsid w:val="002C5032"/>
    <w:rsid w:val="002C58CA"/>
    <w:rsid w:val="002C58E8"/>
    <w:rsid w:val="002C60BA"/>
    <w:rsid w:val="002C65C3"/>
    <w:rsid w:val="002C6840"/>
    <w:rsid w:val="002C78D5"/>
    <w:rsid w:val="002D00E3"/>
    <w:rsid w:val="002D0E33"/>
    <w:rsid w:val="002D1AB8"/>
    <w:rsid w:val="002D211D"/>
    <w:rsid w:val="002D2345"/>
    <w:rsid w:val="002D262D"/>
    <w:rsid w:val="002D28D1"/>
    <w:rsid w:val="002D29B2"/>
    <w:rsid w:val="002D2B4C"/>
    <w:rsid w:val="002D2B51"/>
    <w:rsid w:val="002D2F5D"/>
    <w:rsid w:val="002D43FB"/>
    <w:rsid w:val="002D4458"/>
    <w:rsid w:val="002D563B"/>
    <w:rsid w:val="002D56BD"/>
    <w:rsid w:val="002D5A21"/>
    <w:rsid w:val="002D5ABB"/>
    <w:rsid w:val="002D5AE5"/>
    <w:rsid w:val="002D5F81"/>
    <w:rsid w:val="002D634C"/>
    <w:rsid w:val="002D68D5"/>
    <w:rsid w:val="002D6BE4"/>
    <w:rsid w:val="002D707A"/>
    <w:rsid w:val="002D7618"/>
    <w:rsid w:val="002E0169"/>
    <w:rsid w:val="002E01AE"/>
    <w:rsid w:val="002E0256"/>
    <w:rsid w:val="002E0644"/>
    <w:rsid w:val="002E069D"/>
    <w:rsid w:val="002E0DC9"/>
    <w:rsid w:val="002E13AA"/>
    <w:rsid w:val="002E176C"/>
    <w:rsid w:val="002E1A3C"/>
    <w:rsid w:val="002E1FD1"/>
    <w:rsid w:val="002E21FC"/>
    <w:rsid w:val="002E2514"/>
    <w:rsid w:val="002E2617"/>
    <w:rsid w:val="002E2736"/>
    <w:rsid w:val="002E2C28"/>
    <w:rsid w:val="002E3432"/>
    <w:rsid w:val="002E3808"/>
    <w:rsid w:val="002E4388"/>
    <w:rsid w:val="002E45EC"/>
    <w:rsid w:val="002E4F2B"/>
    <w:rsid w:val="002E55F1"/>
    <w:rsid w:val="002E5928"/>
    <w:rsid w:val="002E5969"/>
    <w:rsid w:val="002E6187"/>
    <w:rsid w:val="002E62D7"/>
    <w:rsid w:val="002E6E32"/>
    <w:rsid w:val="002E73BB"/>
    <w:rsid w:val="002E7623"/>
    <w:rsid w:val="002F0128"/>
    <w:rsid w:val="002F0555"/>
    <w:rsid w:val="002F1AED"/>
    <w:rsid w:val="002F1D35"/>
    <w:rsid w:val="002F1D76"/>
    <w:rsid w:val="002F3340"/>
    <w:rsid w:val="002F41D9"/>
    <w:rsid w:val="002F49BF"/>
    <w:rsid w:val="002F4B64"/>
    <w:rsid w:val="002F58E3"/>
    <w:rsid w:val="002F5C7B"/>
    <w:rsid w:val="002F6BC9"/>
    <w:rsid w:val="002F6FCB"/>
    <w:rsid w:val="002F7538"/>
    <w:rsid w:val="002F7D2F"/>
    <w:rsid w:val="00300894"/>
    <w:rsid w:val="00300AE3"/>
    <w:rsid w:val="00300D4D"/>
    <w:rsid w:val="00301FB0"/>
    <w:rsid w:val="003025B1"/>
    <w:rsid w:val="00302773"/>
    <w:rsid w:val="00302822"/>
    <w:rsid w:val="00302DED"/>
    <w:rsid w:val="00302F81"/>
    <w:rsid w:val="0030387D"/>
    <w:rsid w:val="00304B25"/>
    <w:rsid w:val="00304B3F"/>
    <w:rsid w:val="00304B73"/>
    <w:rsid w:val="00305629"/>
    <w:rsid w:val="00305FF4"/>
    <w:rsid w:val="0030620A"/>
    <w:rsid w:val="003063BC"/>
    <w:rsid w:val="00306864"/>
    <w:rsid w:val="00306C38"/>
    <w:rsid w:val="00306D71"/>
    <w:rsid w:val="003072CB"/>
    <w:rsid w:val="0030734D"/>
    <w:rsid w:val="00310023"/>
    <w:rsid w:val="00310A95"/>
    <w:rsid w:val="0031140F"/>
    <w:rsid w:val="00311740"/>
    <w:rsid w:val="003118E8"/>
    <w:rsid w:val="00311E0C"/>
    <w:rsid w:val="00312380"/>
    <w:rsid w:val="00312611"/>
    <w:rsid w:val="0031261C"/>
    <w:rsid w:val="003130CD"/>
    <w:rsid w:val="003143D6"/>
    <w:rsid w:val="00314A3B"/>
    <w:rsid w:val="00314A9C"/>
    <w:rsid w:val="00314BA6"/>
    <w:rsid w:val="00315676"/>
    <w:rsid w:val="00315CC5"/>
    <w:rsid w:val="00316591"/>
    <w:rsid w:val="00316A52"/>
    <w:rsid w:val="00316B8D"/>
    <w:rsid w:val="00316D10"/>
    <w:rsid w:val="00316E80"/>
    <w:rsid w:val="00316ECA"/>
    <w:rsid w:val="00317428"/>
    <w:rsid w:val="00317C77"/>
    <w:rsid w:val="00317F8D"/>
    <w:rsid w:val="00320DB6"/>
    <w:rsid w:val="003212C3"/>
    <w:rsid w:val="00321AC5"/>
    <w:rsid w:val="0032266B"/>
    <w:rsid w:val="003235D2"/>
    <w:rsid w:val="003239E1"/>
    <w:rsid w:val="00323C5F"/>
    <w:rsid w:val="00324342"/>
    <w:rsid w:val="00325C05"/>
    <w:rsid w:val="00326285"/>
    <w:rsid w:val="0032664D"/>
    <w:rsid w:val="003266ED"/>
    <w:rsid w:val="00326805"/>
    <w:rsid w:val="00326F90"/>
    <w:rsid w:val="00327888"/>
    <w:rsid w:val="00327954"/>
    <w:rsid w:val="00330394"/>
    <w:rsid w:val="003304EC"/>
    <w:rsid w:val="003305A7"/>
    <w:rsid w:val="0033081E"/>
    <w:rsid w:val="00330B13"/>
    <w:rsid w:val="00330F70"/>
    <w:rsid w:val="0033100B"/>
    <w:rsid w:val="00331160"/>
    <w:rsid w:val="003311D5"/>
    <w:rsid w:val="00331D48"/>
    <w:rsid w:val="00333E3F"/>
    <w:rsid w:val="0033435A"/>
    <w:rsid w:val="00334615"/>
    <w:rsid w:val="00334CA6"/>
    <w:rsid w:val="00334EB7"/>
    <w:rsid w:val="0033500C"/>
    <w:rsid w:val="00335378"/>
    <w:rsid w:val="00335653"/>
    <w:rsid w:val="00336EB3"/>
    <w:rsid w:val="00337C19"/>
    <w:rsid w:val="00337C7D"/>
    <w:rsid w:val="0034049E"/>
    <w:rsid w:val="00340C8D"/>
    <w:rsid w:val="00340F8D"/>
    <w:rsid w:val="0034136F"/>
    <w:rsid w:val="0034160A"/>
    <w:rsid w:val="00341A59"/>
    <w:rsid w:val="0034212F"/>
    <w:rsid w:val="00342356"/>
    <w:rsid w:val="0034290D"/>
    <w:rsid w:val="0034291F"/>
    <w:rsid w:val="00342E00"/>
    <w:rsid w:val="00342F83"/>
    <w:rsid w:val="0034373A"/>
    <w:rsid w:val="0034379C"/>
    <w:rsid w:val="00343990"/>
    <w:rsid w:val="00343B08"/>
    <w:rsid w:val="00343B64"/>
    <w:rsid w:val="00344179"/>
    <w:rsid w:val="003442E7"/>
    <w:rsid w:val="00344E50"/>
    <w:rsid w:val="0034516B"/>
    <w:rsid w:val="003456D7"/>
    <w:rsid w:val="0034673F"/>
    <w:rsid w:val="00346744"/>
    <w:rsid w:val="00346A06"/>
    <w:rsid w:val="00346DAE"/>
    <w:rsid w:val="00346F87"/>
    <w:rsid w:val="0034770B"/>
    <w:rsid w:val="0034788C"/>
    <w:rsid w:val="00347974"/>
    <w:rsid w:val="00347AE9"/>
    <w:rsid w:val="00347DC5"/>
    <w:rsid w:val="0035004A"/>
    <w:rsid w:val="0035097E"/>
    <w:rsid w:val="00351081"/>
    <w:rsid w:val="00351547"/>
    <w:rsid w:val="00351B6E"/>
    <w:rsid w:val="00352173"/>
    <w:rsid w:val="00352654"/>
    <w:rsid w:val="00352BDE"/>
    <w:rsid w:val="00352C79"/>
    <w:rsid w:val="00352D12"/>
    <w:rsid w:val="00352FBD"/>
    <w:rsid w:val="00353328"/>
    <w:rsid w:val="0035348C"/>
    <w:rsid w:val="00353A7A"/>
    <w:rsid w:val="0035486F"/>
    <w:rsid w:val="00355041"/>
    <w:rsid w:val="00355982"/>
    <w:rsid w:val="00355BA7"/>
    <w:rsid w:val="00356812"/>
    <w:rsid w:val="00360593"/>
    <w:rsid w:val="003607F2"/>
    <w:rsid w:val="00361443"/>
    <w:rsid w:val="00361519"/>
    <w:rsid w:val="003615DF"/>
    <w:rsid w:val="00361E61"/>
    <w:rsid w:val="003620C5"/>
    <w:rsid w:val="00362402"/>
    <w:rsid w:val="003627D0"/>
    <w:rsid w:val="00362D7F"/>
    <w:rsid w:val="00362FA6"/>
    <w:rsid w:val="00363EC4"/>
    <w:rsid w:val="0036409D"/>
    <w:rsid w:val="00364367"/>
    <w:rsid w:val="00364899"/>
    <w:rsid w:val="00364E53"/>
    <w:rsid w:val="00364EAD"/>
    <w:rsid w:val="0036579E"/>
    <w:rsid w:val="00366B3F"/>
    <w:rsid w:val="00366FAE"/>
    <w:rsid w:val="00366FD2"/>
    <w:rsid w:val="003675D8"/>
    <w:rsid w:val="003706EE"/>
    <w:rsid w:val="00370935"/>
    <w:rsid w:val="003709A1"/>
    <w:rsid w:val="00370B5D"/>
    <w:rsid w:val="00370D11"/>
    <w:rsid w:val="00370EB1"/>
    <w:rsid w:val="0037185F"/>
    <w:rsid w:val="003724F8"/>
    <w:rsid w:val="003725C1"/>
    <w:rsid w:val="00372639"/>
    <w:rsid w:val="003729E9"/>
    <w:rsid w:val="00372BC0"/>
    <w:rsid w:val="003732DA"/>
    <w:rsid w:val="00373A54"/>
    <w:rsid w:val="00373EF1"/>
    <w:rsid w:val="003744F6"/>
    <w:rsid w:val="0037465C"/>
    <w:rsid w:val="00374A58"/>
    <w:rsid w:val="00374DB0"/>
    <w:rsid w:val="0037502E"/>
    <w:rsid w:val="00375053"/>
    <w:rsid w:val="003757BA"/>
    <w:rsid w:val="003759B4"/>
    <w:rsid w:val="003763FB"/>
    <w:rsid w:val="0037697A"/>
    <w:rsid w:val="00376DE9"/>
    <w:rsid w:val="00377A1D"/>
    <w:rsid w:val="00377C7B"/>
    <w:rsid w:val="00377E3F"/>
    <w:rsid w:val="003802F2"/>
    <w:rsid w:val="003808B7"/>
    <w:rsid w:val="003812E0"/>
    <w:rsid w:val="0038131B"/>
    <w:rsid w:val="00381394"/>
    <w:rsid w:val="00381B9E"/>
    <w:rsid w:val="00381F53"/>
    <w:rsid w:val="0038200B"/>
    <w:rsid w:val="00382176"/>
    <w:rsid w:val="00382822"/>
    <w:rsid w:val="00382CE3"/>
    <w:rsid w:val="003836A2"/>
    <w:rsid w:val="00383B33"/>
    <w:rsid w:val="00383E40"/>
    <w:rsid w:val="003841F5"/>
    <w:rsid w:val="003842C5"/>
    <w:rsid w:val="0038436C"/>
    <w:rsid w:val="003846E2"/>
    <w:rsid w:val="00384D0C"/>
    <w:rsid w:val="00385955"/>
    <w:rsid w:val="003859B0"/>
    <w:rsid w:val="00385B38"/>
    <w:rsid w:val="00385B73"/>
    <w:rsid w:val="0038696E"/>
    <w:rsid w:val="00386A52"/>
    <w:rsid w:val="00387172"/>
    <w:rsid w:val="0038786B"/>
    <w:rsid w:val="00387F69"/>
    <w:rsid w:val="00391044"/>
    <w:rsid w:val="003914AA"/>
    <w:rsid w:val="003916E3"/>
    <w:rsid w:val="003920F3"/>
    <w:rsid w:val="0039299B"/>
    <w:rsid w:val="003932EC"/>
    <w:rsid w:val="00393486"/>
    <w:rsid w:val="00393C3A"/>
    <w:rsid w:val="0039466B"/>
    <w:rsid w:val="00394EB3"/>
    <w:rsid w:val="00394F65"/>
    <w:rsid w:val="00395338"/>
    <w:rsid w:val="003958D4"/>
    <w:rsid w:val="0039662D"/>
    <w:rsid w:val="00396978"/>
    <w:rsid w:val="003969D6"/>
    <w:rsid w:val="00396D91"/>
    <w:rsid w:val="00396E0C"/>
    <w:rsid w:val="00397A0F"/>
    <w:rsid w:val="003A0685"/>
    <w:rsid w:val="003A074F"/>
    <w:rsid w:val="003A078A"/>
    <w:rsid w:val="003A0908"/>
    <w:rsid w:val="003A0CBB"/>
    <w:rsid w:val="003A0F96"/>
    <w:rsid w:val="003A132F"/>
    <w:rsid w:val="003A17EE"/>
    <w:rsid w:val="003A2729"/>
    <w:rsid w:val="003A30A7"/>
    <w:rsid w:val="003A31F7"/>
    <w:rsid w:val="003A3617"/>
    <w:rsid w:val="003A3921"/>
    <w:rsid w:val="003A3AB3"/>
    <w:rsid w:val="003A3B30"/>
    <w:rsid w:val="003A4A63"/>
    <w:rsid w:val="003A51F3"/>
    <w:rsid w:val="003A60A4"/>
    <w:rsid w:val="003A6174"/>
    <w:rsid w:val="003A621F"/>
    <w:rsid w:val="003A6389"/>
    <w:rsid w:val="003A669F"/>
    <w:rsid w:val="003A6D2F"/>
    <w:rsid w:val="003B002E"/>
    <w:rsid w:val="003B0C11"/>
    <w:rsid w:val="003B0D40"/>
    <w:rsid w:val="003B1BD5"/>
    <w:rsid w:val="003B26C8"/>
    <w:rsid w:val="003B29B0"/>
    <w:rsid w:val="003B2EF4"/>
    <w:rsid w:val="003B35C7"/>
    <w:rsid w:val="003B3B16"/>
    <w:rsid w:val="003B4917"/>
    <w:rsid w:val="003B53BF"/>
    <w:rsid w:val="003B5712"/>
    <w:rsid w:val="003B5F4A"/>
    <w:rsid w:val="003B6522"/>
    <w:rsid w:val="003B66C7"/>
    <w:rsid w:val="003B715C"/>
    <w:rsid w:val="003B7975"/>
    <w:rsid w:val="003B7B03"/>
    <w:rsid w:val="003B7D0F"/>
    <w:rsid w:val="003C0578"/>
    <w:rsid w:val="003C0B89"/>
    <w:rsid w:val="003C0FAD"/>
    <w:rsid w:val="003C1235"/>
    <w:rsid w:val="003C1745"/>
    <w:rsid w:val="003C2E84"/>
    <w:rsid w:val="003C36F7"/>
    <w:rsid w:val="003C38DD"/>
    <w:rsid w:val="003C3A3D"/>
    <w:rsid w:val="003C403F"/>
    <w:rsid w:val="003C48B5"/>
    <w:rsid w:val="003C4A59"/>
    <w:rsid w:val="003C4E4A"/>
    <w:rsid w:val="003C59CE"/>
    <w:rsid w:val="003C5D4A"/>
    <w:rsid w:val="003C65B0"/>
    <w:rsid w:val="003C7684"/>
    <w:rsid w:val="003C7893"/>
    <w:rsid w:val="003C7AFF"/>
    <w:rsid w:val="003C7D72"/>
    <w:rsid w:val="003C7FF9"/>
    <w:rsid w:val="003D0500"/>
    <w:rsid w:val="003D0CF3"/>
    <w:rsid w:val="003D112A"/>
    <w:rsid w:val="003D152B"/>
    <w:rsid w:val="003D1C3C"/>
    <w:rsid w:val="003D1FA3"/>
    <w:rsid w:val="003D20B8"/>
    <w:rsid w:val="003D222C"/>
    <w:rsid w:val="003D295F"/>
    <w:rsid w:val="003D2D26"/>
    <w:rsid w:val="003D2D55"/>
    <w:rsid w:val="003D34CC"/>
    <w:rsid w:val="003D3AA7"/>
    <w:rsid w:val="003D4536"/>
    <w:rsid w:val="003D4EAD"/>
    <w:rsid w:val="003D54EB"/>
    <w:rsid w:val="003D59FD"/>
    <w:rsid w:val="003D5BF2"/>
    <w:rsid w:val="003D6C00"/>
    <w:rsid w:val="003D6C8B"/>
    <w:rsid w:val="003D782D"/>
    <w:rsid w:val="003D7887"/>
    <w:rsid w:val="003D7A0D"/>
    <w:rsid w:val="003E0D95"/>
    <w:rsid w:val="003E0FDD"/>
    <w:rsid w:val="003E15EB"/>
    <w:rsid w:val="003E18A9"/>
    <w:rsid w:val="003E19FC"/>
    <w:rsid w:val="003E2109"/>
    <w:rsid w:val="003E2430"/>
    <w:rsid w:val="003E24A7"/>
    <w:rsid w:val="003E266C"/>
    <w:rsid w:val="003E282E"/>
    <w:rsid w:val="003E3184"/>
    <w:rsid w:val="003E389E"/>
    <w:rsid w:val="003E40EA"/>
    <w:rsid w:val="003E421E"/>
    <w:rsid w:val="003E436A"/>
    <w:rsid w:val="003E44DA"/>
    <w:rsid w:val="003E4550"/>
    <w:rsid w:val="003E4A87"/>
    <w:rsid w:val="003E4C8C"/>
    <w:rsid w:val="003E57D8"/>
    <w:rsid w:val="003E66FC"/>
    <w:rsid w:val="003E73E1"/>
    <w:rsid w:val="003E7DEA"/>
    <w:rsid w:val="003E7E86"/>
    <w:rsid w:val="003F1A2A"/>
    <w:rsid w:val="003F1BD3"/>
    <w:rsid w:val="003F1D50"/>
    <w:rsid w:val="003F2742"/>
    <w:rsid w:val="003F2BC9"/>
    <w:rsid w:val="003F383E"/>
    <w:rsid w:val="003F39F1"/>
    <w:rsid w:val="003F3E0C"/>
    <w:rsid w:val="003F3EBA"/>
    <w:rsid w:val="003F41F3"/>
    <w:rsid w:val="003F41FF"/>
    <w:rsid w:val="003F451B"/>
    <w:rsid w:val="003F46E2"/>
    <w:rsid w:val="003F4702"/>
    <w:rsid w:val="003F4AFC"/>
    <w:rsid w:val="003F534E"/>
    <w:rsid w:val="003F5739"/>
    <w:rsid w:val="003F59AA"/>
    <w:rsid w:val="003F5D45"/>
    <w:rsid w:val="003F611C"/>
    <w:rsid w:val="003F6518"/>
    <w:rsid w:val="003F6E0A"/>
    <w:rsid w:val="003F751B"/>
    <w:rsid w:val="003F7D4D"/>
    <w:rsid w:val="003F7E33"/>
    <w:rsid w:val="004003A0"/>
    <w:rsid w:val="00400824"/>
    <w:rsid w:val="00400E8B"/>
    <w:rsid w:val="0040133D"/>
    <w:rsid w:val="00401397"/>
    <w:rsid w:val="00401EDD"/>
    <w:rsid w:val="00401FE6"/>
    <w:rsid w:val="0040220B"/>
    <w:rsid w:val="0040230F"/>
    <w:rsid w:val="00402746"/>
    <w:rsid w:val="004028D3"/>
    <w:rsid w:val="00402998"/>
    <w:rsid w:val="00402B48"/>
    <w:rsid w:val="00402CFB"/>
    <w:rsid w:val="00402D3B"/>
    <w:rsid w:val="00403520"/>
    <w:rsid w:val="0040353A"/>
    <w:rsid w:val="00403C90"/>
    <w:rsid w:val="00403DAB"/>
    <w:rsid w:val="004040CE"/>
    <w:rsid w:val="004043B2"/>
    <w:rsid w:val="0040522C"/>
    <w:rsid w:val="00405C50"/>
    <w:rsid w:val="00405F21"/>
    <w:rsid w:val="00406214"/>
    <w:rsid w:val="0040694E"/>
    <w:rsid w:val="00407D8A"/>
    <w:rsid w:val="00410BB4"/>
    <w:rsid w:val="00410CF0"/>
    <w:rsid w:val="00410CF7"/>
    <w:rsid w:val="0041115B"/>
    <w:rsid w:val="00411F12"/>
    <w:rsid w:val="00411FA8"/>
    <w:rsid w:val="004126D1"/>
    <w:rsid w:val="004126FF"/>
    <w:rsid w:val="00412EB1"/>
    <w:rsid w:val="0041344A"/>
    <w:rsid w:val="00413C74"/>
    <w:rsid w:val="00413D1D"/>
    <w:rsid w:val="004147D3"/>
    <w:rsid w:val="004155CA"/>
    <w:rsid w:val="004162C6"/>
    <w:rsid w:val="004169C6"/>
    <w:rsid w:val="00416DCB"/>
    <w:rsid w:val="0041717C"/>
    <w:rsid w:val="00417F82"/>
    <w:rsid w:val="004205F1"/>
    <w:rsid w:val="00420EFF"/>
    <w:rsid w:val="00421193"/>
    <w:rsid w:val="00421697"/>
    <w:rsid w:val="00421BBD"/>
    <w:rsid w:val="00422000"/>
    <w:rsid w:val="00422603"/>
    <w:rsid w:val="00422EB5"/>
    <w:rsid w:val="00423BF2"/>
    <w:rsid w:val="00423C03"/>
    <w:rsid w:val="00423E01"/>
    <w:rsid w:val="00424FE4"/>
    <w:rsid w:val="004251AD"/>
    <w:rsid w:val="0042545E"/>
    <w:rsid w:val="00425995"/>
    <w:rsid w:val="00426BD5"/>
    <w:rsid w:val="004270ED"/>
    <w:rsid w:val="004276E5"/>
    <w:rsid w:val="00427A7E"/>
    <w:rsid w:val="00427CC9"/>
    <w:rsid w:val="00427EA4"/>
    <w:rsid w:val="004303CB"/>
    <w:rsid w:val="004305D8"/>
    <w:rsid w:val="00430C7C"/>
    <w:rsid w:val="00431149"/>
    <w:rsid w:val="00431364"/>
    <w:rsid w:val="004314F0"/>
    <w:rsid w:val="00431845"/>
    <w:rsid w:val="00431C45"/>
    <w:rsid w:val="00431D06"/>
    <w:rsid w:val="0043215E"/>
    <w:rsid w:val="0043260F"/>
    <w:rsid w:val="004329DD"/>
    <w:rsid w:val="004336D7"/>
    <w:rsid w:val="00433ABB"/>
    <w:rsid w:val="0043461C"/>
    <w:rsid w:val="00434954"/>
    <w:rsid w:val="00434AA7"/>
    <w:rsid w:val="004355C3"/>
    <w:rsid w:val="00435B0C"/>
    <w:rsid w:val="00435D8F"/>
    <w:rsid w:val="00435E4E"/>
    <w:rsid w:val="004366FC"/>
    <w:rsid w:val="00436E86"/>
    <w:rsid w:val="0043760F"/>
    <w:rsid w:val="004378DA"/>
    <w:rsid w:val="004407CA"/>
    <w:rsid w:val="0044116D"/>
    <w:rsid w:val="004411DF"/>
    <w:rsid w:val="00441E21"/>
    <w:rsid w:val="0044272B"/>
    <w:rsid w:val="00442F74"/>
    <w:rsid w:val="00443243"/>
    <w:rsid w:val="00444D76"/>
    <w:rsid w:val="00444F63"/>
    <w:rsid w:val="0044575C"/>
    <w:rsid w:val="00446568"/>
    <w:rsid w:val="00446832"/>
    <w:rsid w:val="00446B01"/>
    <w:rsid w:val="00447A22"/>
    <w:rsid w:val="00447E73"/>
    <w:rsid w:val="0045034E"/>
    <w:rsid w:val="004513BB"/>
    <w:rsid w:val="004531BC"/>
    <w:rsid w:val="00453C62"/>
    <w:rsid w:val="00453E39"/>
    <w:rsid w:val="004544CB"/>
    <w:rsid w:val="00454646"/>
    <w:rsid w:val="00454F8A"/>
    <w:rsid w:val="0045671F"/>
    <w:rsid w:val="00457436"/>
    <w:rsid w:val="0045744F"/>
    <w:rsid w:val="00457526"/>
    <w:rsid w:val="00457D0D"/>
    <w:rsid w:val="0046008D"/>
    <w:rsid w:val="004607F6"/>
    <w:rsid w:val="004608C1"/>
    <w:rsid w:val="00460E9F"/>
    <w:rsid w:val="00460F8A"/>
    <w:rsid w:val="00461023"/>
    <w:rsid w:val="0046109E"/>
    <w:rsid w:val="0046141F"/>
    <w:rsid w:val="0046157E"/>
    <w:rsid w:val="00461B5C"/>
    <w:rsid w:val="004621F7"/>
    <w:rsid w:val="004628DC"/>
    <w:rsid w:val="00462E14"/>
    <w:rsid w:val="00462F25"/>
    <w:rsid w:val="00464011"/>
    <w:rsid w:val="00464528"/>
    <w:rsid w:val="004646AB"/>
    <w:rsid w:val="00464F79"/>
    <w:rsid w:val="00465212"/>
    <w:rsid w:val="0046534A"/>
    <w:rsid w:val="00466369"/>
    <w:rsid w:val="0046666E"/>
    <w:rsid w:val="00467638"/>
    <w:rsid w:val="00467BC2"/>
    <w:rsid w:val="004701AB"/>
    <w:rsid w:val="00470223"/>
    <w:rsid w:val="00470324"/>
    <w:rsid w:val="0047040A"/>
    <w:rsid w:val="004709B8"/>
    <w:rsid w:val="004711D6"/>
    <w:rsid w:val="004712D4"/>
    <w:rsid w:val="00471BF7"/>
    <w:rsid w:val="00471BF9"/>
    <w:rsid w:val="00472348"/>
    <w:rsid w:val="0047311A"/>
    <w:rsid w:val="004731BD"/>
    <w:rsid w:val="004731ED"/>
    <w:rsid w:val="00473246"/>
    <w:rsid w:val="00473A04"/>
    <w:rsid w:val="00473AAC"/>
    <w:rsid w:val="00473D44"/>
    <w:rsid w:val="00473E6D"/>
    <w:rsid w:val="00473F4B"/>
    <w:rsid w:val="00474C5A"/>
    <w:rsid w:val="00475835"/>
    <w:rsid w:val="00475A24"/>
    <w:rsid w:val="00476466"/>
    <w:rsid w:val="0047662E"/>
    <w:rsid w:val="00480935"/>
    <w:rsid w:val="00480EF1"/>
    <w:rsid w:val="004817EE"/>
    <w:rsid w:val="00481A3A"/>
    <w:rsid w:val="00481E20"/>
    <w:rsid w:val="00482108"/>
    <w:rsid w:val="004823D7"/>
    <w:rsid w:val="00482597"/>
    <w:rsid w:val="00482735"/>
    <w:rsid w:val="00482862"/>
    <w:rsid w:val="00482FCE"/>
    <w:rsid w:val="00482FE7"/>
    <w:rsid w:val="00483928"/>
    <w:rsid w:val="00483B09"/>
    <w:rsid w:val="0048403A"/>
    <w:rsid w:val="004846F3"/>
    <w:rsid w:val="0048489E"/>
    <w:rsid w:val="00485534"/>
    <w:rsid w:val="00485A9A"/>
    <w:rsid w:val="004860DA"/>
    <w:rsid w:val="00486516"/>
    <w:rsid w:val="00486AE0"/>
    <w:rsid w:val="00486C7C"/>
    <w:rsid w:val="004870D5"/>
    <w:rsid w:val="004871E4"/>
    <w:rsid w:val="00487513"/>
    <w:rsid w:val="0048793E"/>
    <w:rsid w:val="004879D9"/>
    <w:rsid w:val="00487A1B"/>
    <w:rsid w:val="00487D14"/>
    <w:rsid w:val="00490267"/>
    <w:rsid w:val="004904A9"/>
    <w:rsid w:val="00490A23"/>
    <w:rsid w:val="00490CF3"/>
    <w:rsid w:val="0049157F"/>
    <w:rsid w:val="00491933"/>
    <w:rsid w:val="00491B4F"/>
    <w:rsid w:val="00491EF7"/>
    <w:rsid w:val="004920C9"/>
    <w:rsid w:val="00492193"/>
    <w:rsid w:val="0049336B"/>
    <w:rsid w:val="00494605"/>
    <w:rsid w:val="00494A99"/>
    <w:rsid w:val="00494D15"/>
    <w:rsid w:val="00494D8C"/>
    <w:rsid w:val="0049502C"/>
    <w:rsid w:val="004956F5"/>
    <w:rsid w:val="00495904"/>
    <w:rsid w:val="0049623B"/>
    <w:rsid w:val="00496550"/>
    <w:rsid w:val="0049671D"/>
    <w:rsid w:val="00496BA4"/>
    <w:rsid w:val="00496E82"/>
    <w:rsid w:val="004975CB"/>
    <w:rsid w:val="0049788C"/>
    <w:rsid w:val="00497A23"/>
    <w:rsid w:val="00497C4A"/>
    <w:rsid w:val="00497CE0"/>
    <w:rsid w:val="004A0075"/>
    <w:rsid w:val="004A0285"/>
    <w:rsid w:val="004A0304"/>
    <w:rsid w:val="004A06B3"/>
    <w:rsid w:val="004A0C43"/>
    <w:rsid w:val="004A0C97"/>
    <w:rsid w:val="004A112B"/>
    <w:rsid w:val="004A1202"/>
    <w:rsid w:val="004A15D0"/>
    <w:rsid w:val="004A1D29"/>
    <w:rsid w:val="004A1EF9"/>
    <w:rsid w:val="004A219C"/>
    <w:rsid w:val="004A234E"/>
    <w:rsid w:val="004A258C"/>
    <w:rsid w:val="004A26E6"/>
    <w:rsid w:val="004A3366"/>
    <w:rsid w:val="004A3718"/>
    <w:rsid w:val="004A469B"/>
    <w:rsid w:val="004A4930"/>
    <w:rsid w:val="004A4EC5"/>
    <w:rsid w:val="004A4FD0"/>
    <w:rsid w:val="004A51AD"/>
    <w:rsid w:val="004A5723"/>
    <w:rsid w:val="004A58B1"/>
    <w:rsid w:val="004A5B05"/>
    <w:rsid w:val="004A65F4"/>
    <w:rsid w:val="004A6784"/>
    <w:rsid w:val="004A683C"/>
    <w:rsid w:val="004A6E84"/>
    <w:rsid w:val="004B0014"/>
    <w:rsid w:val="004B08FE"/>
    <w:rsid w:val="004B11CA"/>
    <w:rsid w:val="004B180B"/>
    <w:rsid w:val="004B19D4"/>
    <w:rsid w:val="004B1A8B"/>
    <w:rsid w:val="004B1D7E"/>
    <w:rsid w:val="004B22AB"/>
    <w:rsid w:val="004B2B48"/>
    <w:rsid w:val="004B3AB5"/>
    <w:rsid w:val="004B403A"/>
    <w:rsid w:val="004B4499"/>
    <w:rsid w:val="004B4523"/>
    <w:rsid w:val="004B4DA8"/>
    <w:rsid w:val="004B4F93"/>
    <w:rsid w:val="004B56CE"/>
    <w:rsid w:val="004B5E2B"/>
    <w:rsid w:val="004B5EEF"/>
    <w:rsid w:val="004B6EBA"/>
    <w:rsid w:val="004B6F47"/>
    <w:rsid w:val="004B7CCA"/>
    <w:rsid w:val="004C11DD"/>
    <w:rsid w:val="004C18A4"/>
    <w:rsid w:val="004C1CE9"/>
    <w:rsid w:val="004C230A"/>
    <w:rsid w:val="004C28BD"/>
    <w:rsid w:val="004C3194"/>
    <w:rsid w:val="004C31DD"/>
    <w:rsid w:val="004C32FF"/>
    <w:rsid w:val="004C3861"/>
    <w:rsid w:val="004C388F"/>
    <w:rsid w:val="004C402F"/>
    <w:rsid w:val="004C4203"/>
    <w:rsid w:val="004C44BA"/>
    <w:rsid w:val="004C49DC"/>
    <w:rsid w:val="004C4D5B"/>
    <w:rsid w:val="004C513F"/>
    <w:rsid w:val="004C5A11"/>
    <w:rsid w:val="004C5EF3"/>
    <w:rsid w:val="004C6132"/>
    <w:rsid w:val="004C621D"/>
    <w:rsid w:val="004C676B"/>
    <w:rsid w:val="004C6BE1"/>
    <w:rsid w:val="004C6DC8"/>
    <w:rsid w:val="004C70DC"/>
    <w:rsid w:val="004C7E8B"/>
    <w:rsid w:val="004D0333"/>
    <w:rsid w:val="004D06B0"/>
    <w:rsid w:val="004D06B1"/>
    <w:rsid w:val="004D0C99"/>
    <w:rsid w:val="004D0EE3"/>
    <w:rsid w:val="004D0F6B"/>
    <w:rsid w:val="004D118F"/>
    <w:rsid w:val="004D1BF0"/>
    <w:rsid w:val="004D1CAF"/>
    <w:rsid w:val="004D21B4"/>
    <w:rsid w:val="004D28DE"/>
    <w:rsid w:val="004D29CC"/>
    <w:rsid w:val="004D2C7A"/>
    <w:rsid w:val="004D3608"/>
    <w:rsid w:val="004D3B73"/>
    <w:rsid w:val="004D3D14"/>
    <w:rsid w:val="004D3E28"/>
    <w:rsid w:val="004D3F63"/>
    <w:rsid w:val="004D3FA5"/>
    <w:rsid w:val="004D44D2"/>
    <w:rsid w:val="004D4FE4"/>
    <w:rsid w:val="004D52EE"/>
    <w:rsid w:val="004D538C"/>
    <w:rsid w:val="004D5AB2"/>
    <w:rsid w:val="004D6023"/>
    <w:rsid w:val="004D6342"/>
    <w:rsid w:val="004D6AFC"/>
    <w:rsid w:val="004D6B12"/>
    <w:rsid w:val="004D74D1"/>
    <w:rsid w:val="004D78D6"/>
    <w:rsid w:val="004D7BCB"/>
    <w:rsid w:val="004E021D"/>
    <w:rsid w:val="004E0A4F"/>
    <w:rsid w:val="004E0CEF"/>
    <w:rsid w:val="004E21FE"/>
    <w:rsid w:val="004E2416"/>
    <w:rsid w:val="004E2893"/>
    <w:rsid w:val="004E3536"/>
    <w:rsid w:val="004E366D"/>
    <w:rsid w:val="004E411B"/>
    <w:rsid w:val="004E480D"/>
    <w:rsid w:val="004E4850"/>
    <w:rsid w:val="004E49CD"/>
    <w:rsid w:val="004E4EBD"/>
    <w:rsid w:val="004E54B2"/>
    <w:rsid w:val="004E5683"/>
    <w:rsid w:val="004E5CF7"/>
    <w:rsid w:val="004E713F"/>
    <w:rsid w:val="004E723D"/>
    <w:rsid w:val="004E796F"/>
    <w:rsid w:val="004E7D5C"/>
    <w:rsid w:val="004F002F"/>
    <w:rsid w:val="004F0ADB"/>
    <w:rsid w:val="004F10F2"/>
    <w:rsid w:val="004F170F"/>
    <w:rsid w:val="004F212B"/>
    <w:rsid w:val="004F2C3E"/>
    <w:rsid w:val="004F3212"/>
    <w:rsid w:val="004F3FAF"/>
    <w:rsid w:val="004F4962"/>
    <w:rsid w:val="004F5E8B"/>
    <w:rsid w:val="004F69BA"/>
    <w:rsid w:val="004F6EBB"/>
    <w:rsid w:val="004F7519"/>
    <w:rsid w:val="004F753F"/>
    <w:rsid w:val="005000D0"/>
    <w:rsid w:val="005015EC"/>
    <w:rsid w:val="005017FB"/>
    <w:rsid w:val="00501A0F"/>
    <w:rsid w:val="00501A4F"/>
    <w:rsid w:val="00501DC5"/>
    <w:rsid w:val="00501E92"/>
    <w:rsid w:val="005026D7"/>
    <w:rsid w:val="0050384A"/>
    <w:rsid w:val="00503DB1"/>
    <w:rsid w:val="00504038"/>
    <w:rsid w:val="00505387"/>
    <w:rsid w:val="005058A8"/>
    <w:rsid w:val="005058FF"/>
    <w:rsid w:val="00505E7D"/>
    <w:rsid w:val="0050612C"/>
    <w:rsid w:val="005062A8"/>
    <w:rsid w:val="0050680E"/>
    <w:rsid w:val="00506F6A"/>
    <w:rsid w:val="00507A64"/>
    <w:rsid w:val="00507E19"/>
    <w:rsid w:val="00510106"/>
    <w:rsid w:val="00510238"/>
    <w:rsid w:val="00510794"/>
    <w:rsid w:val="00510A22"/>
    <w:rsid w:val="00510BE0"/>
    <w:rsid w:val="00510D61"/>
    <w:rsid w:val="00510FD1"/>
    <w:rsid w:val="005112E7"/>
    <w:rsid w:val="00511418"/>
    <w:rsid w:val="00512392"/>
    <w:rsid w:val="0051292D"/>
    <w:rsid w:val="00512C8A"/>
    <w:rsid w:val="00512DD4"/>
    <w:rsid w:val="005130C6"/>
    <w:rsid w:val="00513172"/>
    <w:rsid w:val="005132DB"/>
    <w:rsid w:val="00513D3E"/>
    <w:rsid w:val="005147A4"/>
    <w:rsid w:val="00514FDA"/>
    <w:rsid w:val="0051561F"/>
    <w:rsid w:val="005157C0"/>
    <w:rsid w:val="00515E92"/>
    <w:rsid w:val="00516570"/>
    <w:rsid w:val="0051718B"/>
    <w:rsid w:val="0051793F"/>
    <w:rsid w:val="00520254"/>
    <w:rsid w:val="005203F2"/>
    <w:rsid w:val="00520544"/>
    <w:rsid w:val="0052059F"/>
    <w:rsid w:val="00520F7A"/>
    <w:rsid w:val="00521DAD"/>
    <w:rsid w:val="00521DE1"/>
    <w:rsid w:val="00522FF2"/>
    <w:rsid w:val="005239B6"/>
    <w:rsid w:val="00523E61"/>
    <w:rsid w:val="0052472B"/>
    <w:rsid w:val="005247F8"/>
    <w:rsid w:val="005248A5"/>
    <w:rsid w:val="005254DB"/>
    <w:rsid w:val="00525A71"/>
    <w:rsid w:val="00525EFF"/>
    <w:rsid w:val="00526420"/>
    <w:rsid w:val="00526533"/>
    <w:rsid w:val="00527A1E"/>
    <w:rsid w:val="005302DB"/>
    <w:rsid w:val="005303DF"/>
    <w:rsid w:val="005303F7"/>
    <w:rsid w:val="0053053A"/>
    <w:rsid w:val="005312E2"/>
    <w:rsid w:val="0053160B"/>
    <w:rsid w:val="00532273"/>
    <w:rsid w:val="005324C6"/>
    <w:rsid w:val="005325DC"/>
    <w:rsid w:val="0053279E"/>
    <w:rsid w:val="00532B49"/>
    <w:rsid w:val="00532C44"/>
    <w:rsid w:val="00532E7E"/>
    <w:rsid w:val="00533184"/>
    <w:rsid w:val="005331F7"/>
    <w:rsid w:val="00533265"/>
    <w:rsid w:val="005333E5"/>
    <w:rsid w:val="005334CD"/>
    <w:rsid w:val="005336D3"/>
    <w:rsid w:val="00533770"/>
    <w:rsid w:val="0053387B"/>
    <w:rsid w:val="00533884"/>
    <w:rsid w:val="005338A8"/>
    <w:rsid w:val="00533A43"/>
    <w:rsid w:val="00533F4A"/>
    <w:rsid w:val="005340CC"/>
    <w:rsid w:val="00534652"/>
    <w:rsid w:val="00534B8C"/>
    <w:rsid w:val="00534BA2"/>
    <w:rsid w:val="005357D9"/>
    <w:rsid w:val="0053587B"/>
    <w:rsid w:val="00535A46"/>
    <w:rsid w:val="0053686F"/>
    <w:rsid w:val="00536CE7"/>
    <w:rsid w:val="00536CF6"/>
    <w:rsid w:val="00536D47"/>
    <w:rsid w:val="00536F70"/>
    <w:rsid w:val="00537E34"/>
    <w:rsid w:val="00537F4F"/>
    <w:rsid w:val="00540589"/>
    <w:rsid w:val="00540677"/>
    <w:rsid w:val="0054067E"/>
    <w:rsid w:val="005408E2"/>
    <w:rsid w:val="005410D1"/>
    <w:rsid w:val="00541A71"/>
    <w:rsid w:val="00541FD6"/>
    <w:rsid w:val="00542B2D"/>
    <w:rsid w:val="00542E22"/>
    <w:rsid w:val="0054314B"/>
    <w:rsid w:val="0054362D"/>
    <w:rsid w:val="005436A2"/>
    <w:rsid w:val="005438B4"/>
    <w:rsid w:val="00544B6C"/>
    <w:rsid w:val="00544DA6"/>
    <w:rsid w:val="00545034"/>
    <w:rsid w:val="0054517C"/>
    <w:rsid w:val="005453E5"/>
    <w:rsid w:val="005456C9"/>
    <w:rsid w:val="005464ED"/>
    <w:rsid w:val="00546EF7"/>
    <w:rsid w:val="00550003"/>
    <w:rsid w:val="005501F8"/>
    <w:rsid w:val="0055024C"/>
    <w:rsid w:val="005506AC"/>
    <w:rsid w:val="00551130"/>
    <w:rsid w:val="00551248"/>
    <w:rsid w:val="00551257"/>
    <w:rsid w:val="00551C99"/>
    <w:rsid w:val="005527D9"/>
    <w:rsid w:val="00552929"/>
    <w:rsid w:val="00552D61"/>
    <w:rsid w:val="005534D1"/>
    <w:rsid w:val="0055370B"/>
    <w:rsid w:val="00553E06"/>
    <w:rsid w:val="00553FB4"/>
    <w:rsid w:val="005542E3"/>
    <w:rsid w:val="005547B3"/>
    <w:rsid w:val="00555134"/>
    <w:rsid w:val="0055527C"/>
    <w:rsid w:val="00555617"/>
    <w:rsid w:val="0055605F"/>
    <w:rsid w:val="005564F3"/>
    <w:rsid w:val="00556C99"/>
    <w:rsid w:val="00556D49"/>
    <w:rsid w:val="0055732C"/>
    <w:rsid w:val="005574D1"/>
    <w:rsid w:val="005576F7"/>
    <w:rsid w:val="005578DC"/>
    <w:rsid w:val="00557BAB"/>
    <w:rsid w:val="0056076C"/>
    <w:rsid w:val="005618D7"/>
    <w:rsid w:val="005618F4"/>
    <w:rsid w:val="00561D93"/>
    <w:rsid w:val="00562AA7"/>
    <w:rsid w:val="005632E8"/>
    <w:rsid w:val="005633E4"/>
    <w:rsid w:val="00563C63"/>
    <w:rsid w:val="00563C79"/>
    <w:rsid w:val="00563CFE"/>
    <w:rsid w:val="00563D06"/>
    <w:rsid w:val="00563D59"/>
    <w:rsid w:val="005645BB"/>
    <w:rsid w:val="00564B0B"/>
    <w:rsid w:val="00564C93"/>
    <w:rsid w:val="00565515"/>
    <w:rsid w:val="0056559F"/>
    <w:rsid w:val="00566980"/>
    <w:rsid w:val="00566BAF"/>
    <w:rsid w:val="00566F7F"/>
    <w:rsid w:val="00567136"/>
    <w:rsid w:val="00567350"/>
    <w:rsid w:val="00567C33"/>
    <w:rsid w:val="005709B3"/>
    <w:rsid w:val="005713F6"/>
    <w:rsid w:val="005724C9"/>
    <w:rsid w:val="00572691"/>
    <w:rsid w:val="00572C99"/>
    <w:rsid w:val="00573112"/>
    <w:rsid w:val="00573780"/>
    <w:rsid w:val="00573896"/>
    <w:rsid w:val="00573DB8"/>
    <w:rsid w:val="00573FFF"/>
    <w:rsid w:val="005741FD"/>
    <w:rsid w:val="00574308"/>
    <w:rsid w:val="00574853"/>
    <w:rsid w:val="00575B12"/>
    <w:rsid w:val="00576930"/>
    <w:rsid w:val="005773B6"/>
    <w:rsid w:val="005775B9"/>
    <w:rsid w:val="005813AC"/>
    <w:rsid w:val="00581C23"/>
    <w:rsid w:val="005828BA"/>
    <w:rsid w:val="0058318F"/>
    <w:rsid w:val="00583355"/>
    <w:rsid w:val="00583C5B"/>
    <w:rsid w:val="005843B0"/>
    <w:rsid w:val="005843C3"/>
    <w:rsid w:val="00584441"/>
    <w:rsid w:val="00584917"/>
    <w:rsid w:val="00585052"/>
    <w:rsid w:val="00585BA9"/>
    <w:rsid w:val="005861DF"/>
    <w:rsid w:val="00586BDD"/>
    <w:rsid w:val="00586F91"/>
    <w:rsid w:val="00587117"/>
    <w:rsid w:val="00587841"/>
    <w:rsid w:val="00587889"/>
    <w:rsid w:val="00590744"/>
    <w:rsid w:val="00590AA1"/>
    <w:rsid w:val="005911F4"/>
    <w:rsid w:val="00591773"/>
    <w:rsid w:val="005917C2"/>
    <w:rsid w:val="005918C0"/>
    <w:rsid w:val="005919C3"/>
    <w:rsid w:val="00591A31"/>
    <w:rsid w:val="00591B73"/>
    <w:rsid w:val="00591E94"/>
    <w:rsid w:val="00591F63"/>
    <w:rsid w:val="00591FE4"/>
    <w:rsid w:val="005926CA"/>
    <w:rsid w:val="00592FF7"/>
    <w:rsid w:val="0059305D"/>
    <w:rsid w:val="0059398F"/>
    <w:rsid w:val="00593BAF"/>
    <w:rsid w:val="005943EA"/>
    <w:rsid w:val="005944EB"/>
    <w:rsid w:val="00594B18"/>
    <w:rsid w:val="00594E45"/>
    <w:rsid w:val="00595D26"/>
    <w:rsid w:val="00596996"/>
    <w:rsid w:val="00596C4E"/>
    <w:rsid w:val="0059719E"/>
    <w:rsid w:val="00597296"/>
    <w:rsid w:val="005975E5"/>
    <w:rsid w:val="00597AA8"/>
    <w:rsid w:val="00597BD4"/>
    <w:rsid w:val="005A008E"/>
    <w:rsid w:val="005A18D0"/>
    <w:rsid w:val="005A1B0C"/>
    <w:rsid w:val="005A1EA0"/>
    <w:rsid w:val="005A219A"/>
    <w:rsid w:val="005A219D"/>
    <w:rsid w:val="005A2A60"/>
    <w:rsid w:val="005A2CD1"/>
    <w:rsid w:val="005A3316"/>
    <w:rsid w:val="005A4595"/>
    <w:rsid w:val="005A4929"/>
    <w:rsid w:val="005A49C2"/>
    <w:rsid w:val="005A4F1E"/>
    <w:rsid w:val="005A51ED"/>
    <w:rsid w:val="005A5298"/>
    <w:rsid w:val="005A5A53"/>
    <w:rsid w:val="005A5B67"/>
    <w:rsid w:val="005A6078"/>
    <w:rsid w:val="005A630F"/>
    <w:rsid w:val="005A697B"/>
    <w:rsid w:val="005A697D"/>
    <w:rsid w:val="005A69E8"/>
    <w:rsid w:val="005A6CFE"/>
    <w:rsid w:val="005A7012"/>
    <w:rsid w:val="005A7648"/>
    <w:rsid w:val="005A789D"/>
    <w:rsid w:val="005B0379"/>
    <w:rsid w:val="005B091B"/>
    <w:rsid w:val="005B093B"/>
    <w:rsid w:val="005B166F"/>
    <w:rsid w:val="005B19DA"/>
    <w:rsid w:val="005B1A0F"/>
    <w:rsid w:val="005B32BD"/>
    <w:rsid w:val="005B345B"/>
    <w:rsid w:val="005B3942"/>
    <w:rsid w:val="005B3B70"/>
    <w:rsid w:val="005B42C7"/>
    <w:rsid w:val="005B441D"/>
    <w:rsid w:val="005B45DD"/>
    <w:rsid w:val="005B4B1A"/>
    <w:rsid w:val="005B4F72"/>
    <w:rsid w:val="005B543D"/>
    <w:rsid w:val="005B5F2F"/>
    <w:rsid w:val="005B6379"/>
    <w:rsid w:val="005B6910"/>
    <w:rsid w:val="005B7836"/>
    <w:rsid w:val="005B791F"/>
    <w:rsid w:val="005C0B3A"/>
    <w:rsid w:val="005C0C50"/>
    <w:rsid w:val="005C17FD"/>
    <w:rsid w:val="005C1CA5"/>
    <w:rsid w:val="005C1FC8"/>
    <w:rsid w:val="005C21DD"/>
    <w:rsid w:val="005C2636"/>
    <w:rsid w:val="005C3087"/>
    <w:rsid w:val="005C34AA"/>
    <w:rsid w:val="005C3E95"/>
    <w:rsid w:val="005C3F71"/>
    <w:rsid w:val="005C44EC"/>
    <w:rsid w:val="005C46AD"/>
    <w:rsid w:val="005C4FE3"/>
    <w:rsid w:val="005C55C4"/>
    <w:rsid w:val="005C56D4"/>
    <w:rsid w:val="005C5B23"/>
    <w:rsid w:val="005C5D41"/>
    <w:rsid w:val="005C5E8B"/>
    <w:rsid w:val="005C65D9"/>
    <w:rsid w:val="005C6B7F"/>
    <w:rsid w:val="005C738E"/>
    <w:rsid w:val="005D0710"/>
    <w:rsid w:val="005D0839"/>
    <w:rsid w:val="005D1A51"/>
    <w:rsid w:val="005D2D38"/>
    <w:rsid w:val="005D30B4"/>
    <w:rsid w:val="005D3104"/>
    <w:rsid w:val="005D41B8"/>
    <w:rsid w:val="005D523F"/>
    <w:rsid w:val="005D538B"/>
    <w:rsid w:val="005D5432"/>
    <w:rsid w:val="005D5E4B"/>
    <w:rsid w:val="005D63DB"/>
    <w:rsid w:val="005D724D"/>
    <w:rsid w:val="005D7611"/>
    <w:rsid w:val="005E01A4"/>
    <w:rsid w:val="005E01D0"/>
    <w:rsid w:val="005E0211"/>
    <w:rsid w:val="005E0384"/>
    <w:rsid w:val="005E059C"/>
    <w:rsid w:val="005E0E7E"/>
    <w:rsid w:val="005E19B4"/>
    <w:rsid w:val="005E1D47"/>
    <w:rsid w:val="005E2CFE"/>
    <w:rsid w:val="005E37AB"/>
    <w:rsid w:val="005E3DD8"/>
    <w:rsid w:val="005E41B3"/>
    <w:rsid w:val="005E4335"/>
    <w:rsid w:val="005E486D"/>
    <w:rsid w:val="005E4F01"/>
    <w:rsid w:val="005E5BDF"/>
    <w:rsid w:val="005E5CC1"/>
    <w:rsid w:val="005E6A66"/>
    <w:rsid w:val="005E6EA0"/>
    <w:rsid w:val="005E76BB"/>
    <w:rsid w:val="005E7856"/>
    <w:rsid w:val="005F04F7"/>
    <w:rsid w:val="005F0534"/>
    <w:rsid w:val="005F0707"/>
    <w:rsid w:val="005F082F"/>
    <w:rsid w:val="005F0A88"/>
    <w:rsid w:val="005F11EE"/>
    <w:rsid w:val="005F180D"/>
    <w:rsid w:val="005F1EF7"/>
    <w:rsid w:val="005F2202"/>
    <w:rsid w:val="005F262B"/>
    <w:rsid w:val="005F2743"/>
    <w:rsid w:val="005F2798"/>
    <w:rsid w:val="005F2D82"/>
    <w:rsid w:val="005F3B6A"/>
    <w:rsid w:val="005F3ED5"/>
    <w:rsid w:val="005F408A"/>
    <w:rsid w:val="005F421E"/>
    <w:rsid w:val="005F48D0"/>
    <w:rsid w:val="005F4D1C"/>
    <w:rsid w:val="005F4D41"/>
    <w:rsid w:val="005F4D4F"/>
    <w:rsid w:val="005F4E4C"/>
    <w:rsid w:val="005F4FEC"/>
    <w:rsid w:val="005F55B8"/>
    <w:rsid w:val="005F6A58"/>
    <w:rsid w:val="005F6CE7"/>
    <w:rsid w:val="005F6F54"/>
    <w:rsid w:val="005F7902"/>
    <w:rsid w:val="005F7C68"/>
    <w:rsid w:val="006007DD"/>
    <w:rsid w:val="00600914"/>
    <w:rsid w:val="00601146"/>
    <w:rsid w:val="00601630"/>
    <w:rsid w:val="0060187C"/>
    <w:rsid w:val="00601B7E"/>
    <w:rsid w:val="006021BA"/>
    <w:rsid w:val="0060226B"/>
    <w:rsid w:val="00603115"/>
    <w:rsid w:val="00603E83"/>
    <w:rsid w:val="0060413F"/>
    <w:rsid w:val="006045DA"/>
    <w:rsid w:val="00604659"/>
    <w:rsid w:val="00604B29"/>
    <w:rsid w:val="00605527"/>
    <w:rsid w:val="00605A22"/>
    <w:rsid w:val="00605BCA"/>
    <w:rsid w:val="006064DB"/>
    <w:rsid w:val="00606836"/>
    <w:rsid w:val="00606A01"/>
    <w:rsid w:val="00606D5E"/>
    <w:rsid w:val="00606DB2"/>
    <w:rsid w:val="00606DD2"/>
    <w:rsid w:val="006070D3"/>
    <w:rsid w:val="0061003D"/>
    <w:rsid w:val="00610A29"/>
    <w:rsid w:val="00610BAB"/>
    <w:rsid w:val="00610C56"/>
    <w:rsid w:val="00611271"/>
    <w:rsid w:val="0061138F"/>
    <w:rsid w:val="00612AB0"/>
    <w:rsid w:val="0061328D"/>
    <w:rsid w:val="00613745"/>
    <w:rsid w:val="00613939"/>
    <w:rsid w:val="006139A9"/>
    <w:rsid w:val="006146B9"/>
    <w:rsid w:val="00614B70"/>
    <w:rsid w:val="00614CFB"/>
    <w:rsid w:val="006154A9"/>
    <w:rsid w:val="00616015"/>
    <w:rsid w:val="0061608E"/>
    <w:rsid w:val="006165D8"/>
    <w:rsid w:val="006165ED"/>
    <w:rsid w:val="00616D50"/>
    <w:rsid w:val="00616E4A"/>
    <w:rsid w:val="006174B6"/>
    <w:rsid w:val="006203AC"/>
    <w:rsid w:val="0062074A"/>
    <w:rsid w:val="00621891"/>
    <w:rsid w:val="00621D9A"/>
    <w:rsid w:val="00621FB5"/>
    <w:rsid w:val="006220F8"/>
    <w:rsid w:val="006226C1"/>
    <w:rsid w:val="006236F8"/>
    <w:rsid w:val="00623931"/>
    <w:rsid w:val="00623CF4"/>
    <w:rsid w:val="006249BC"/>
    <w:rsid w:val="00625313"/>
    <w:rsid w:val="00625C36"/>
    <w:rsid w:val="00625D43"/>
    <w:rsid w:val="0062612C"/>
    <w:rsid w:val="00626882"/>
    <w:rsid w:val="00626CE1"/>
    <w:rsid w:val="006275C2"/>
    <w:rsid w:val="00627D01"/>
    <w:rsid w:val="00627EFF"/>
    <w:rsid w:val="0063083F"/>
    <w:rsid w:val="006312E3"/>
    <w:rsid w:val="0063146E"/>
    <w:rsid w:val="0063193A"/>
    <w:rsid w:val="00631C56"/>
    <w:rsid w:val="00631EA4"/>
    <w:rsid w:val="00632716"/>
    <w:rsid w:val="00632F25"/>
    <w:rsid w:val="00633D63"/>
    <w:rsid w:val="00633ECF"/>
    <w:rsid w:val="00634608"/>
    <w:rsid w:val="00634730"/>
    <w:rsid w:val="00634F57"/>
    <w:rsid w:val="00635293"/>
    <w:rsid w:val="0063594A"/>
    <w:rsid w:val="00635AAE"/>
    <w:rsid w:val="00636288"/>
    <w:rsid w:val="00636868"/>
    <w:rsid w:val="00636C99"/>
    <w:rsid w:val="0063756E"/>
    <w:rsid w:val="006375D4"/>
    <w:rsid w:val="0064056F"/>
    <w:rsid w:val="006407A7"/>
    <w:rsid w:val="00640D2D"/>
    <w:rsid w:val="00640D48"/>
    <w:rsid w:val="0064197E"/>
    <w:rsid w:val="00641992"/>
    <w:rsid w:val="006421E3"/>
    <w:rsid w:val="00642613"/>
    <w:rsid w:val="0064270E"/>
    <w:rsid w:val="00642E4C"/>
    <w:rsid w:val="00643094"/>
    <w:rsid w:val="00643342"/>
    <w:rsid w:val="00643663"/>
    <w:rsid w:val="00643858"/>
    <w:rsid w:val="00644206"/>
    <w:rsid w:val="006446E6"/>
    <w:rsid w:val="006449EB"/>
    <w:rsid w:val="00645094"/>
    <w:rsid w:val="00646105"/>
    <w:rsid w:val="006463CE"/>
    <w:rsid w:val="00646555"/>
    <w:rsid w:val="00646E5E"/>
    <w:rsid w:val="006475E7"/>
    <w:rsid w:val="00647999"/>
    <w:rsid w:val="00647BD9"/>
    <w:rsid w:val="00647E2F"/>
    <w:rsid w:val="00650510"/>
    <w:rsid w:val="00650755"/>
    <w:rsid w:val="00650D8B"/>
    <w:rsid w:val="00650F6B"/>
    <w:rsid w:val="00651EBD"/>
    <w:rsid w:val="006522E2"/>
    <w:rsid w:val="0065262C"/>
    <w:rsid w:val="00652895"/>
    <w:rsid w:val="0065289A"/>
    <w:rsid w:val="00652A3C"/>
    <w:rsid w:val="00652F27"/>
    <w:rsid w:val="006535C9"/>
    <w:rsid w:val="00653F75"/>
    <w:rsid w:val="006540B7"/>
    <w:rsid w:val="00654254"/>
    <w:rsid w:val="006543F5"/>
    <w:rsid w:val="00654542"/>
    <w:rsid w:val="00654D76"/>
    <w:rsid w:val="0065553B"/>
    <w:rsid w:val="00655ADE"/>
    <w:rsid w:val="00655BEA"/>
    <w:rsid w:val="0065638C"/>
    <w:rsid w:val="00656505"/>
    <w:rsid w:val="00657613"/>
    <w:rsid w:val="00657C0C"/>
    <w:rsid w:val="00660469"/>
    <w:rsid w:val="006605FF"/>
    <w:rsid w:val="00660F5A"/>
    <w:rsid w:val="00661290"/>
    <w:rsid w:val="00662117"/>
    <w:rsid w:val="00663CB9"/>
    <w:rsid w:val="00664481"/>
    <w:rsid w:val="00664C98"/>
    <w:rsid w:val="0066552E"/>
    <w:rsid w:val="0066576A"/>
    <w:rsid w:val="00666155"/>
    <w:rsid w:val="006661E4"/>
    <w:rsid w:val="00666C51"/>
    <w:rsid w:val="00667CFE"/>
    <w:rsid w:val="0067094F"/>
    <w:rsid w:val="00670C43"/>
    <w:rsid w:val="006717DF"/>
    <w:rsid w:val="00671B8C"/>
    <w:rsid w:val="00671CBD"/>
    <w:rsid w:val="0067268C"/>
    <w:rsid w:val="00672804"/>
    <w:rsid w:val="0067308B"/>
    <w:rsid w:val="00673DA6"/>
    <w:rsid w:val="00675CA3"/>
    <w:rsid w:val="00675CAD"/>
    <w:rsid w:val="00675DF4"/>
    <w:rsid w:val="00675F3B"/>
    <w:rsid w:val="0067661D"/>
    <w:rsid w:val="00677093"/>
    <w:rsid w:val="006776D2"/>
    <w:rsid w:val="006776D4"/>
    <w:rsid w:val="0067770A"/>
    <w:rsid w:val="00677E54"/>
    <w:rsid w:val="00680276"/>
    <w:rsid w:val="00680498"/>
    <w:rsid w:val="00680C80"/>
    <w:rsid w:val="006811C6"/>
    <w:rsid w:val="006815E3"/>
    <w:rsid w:val="006817AC"/>
    <w:rsid w:val="006823CD"/>
    <w:rsid w:val="00682A7C"/>
    <w:rsid w:val="00683C68"/>
    <w:rsid w:val="00684200"/>
    <w:rsid w:val="00684323"/>
    <w:rsid w:val="0068536D"/>
    <w:rsid w:val="00686649"/>
    <w:rsid w:val="00686A90"/>
    <w:rsid w:val="00686DD5"/>
    <w:rsid w:val="00687B4F"/>
    <w:rsid w:val="00687B61"/>
    <w:rsid w:val="00687EC8"/>
    <w:rsid w:val="006904D2"/>
    <w:rsid w:val="006905B5"/>
    <w:rsid w:val="006909F3"/>
    <w:rsid w:val="0069128A"/>
    <w:rsid w:val="00692458"/>
    <w:rsid w:val="006924AA"/>
    <w:rsid w:val="0069263B"/>
    <w:rsid w:val="0069267A"/>
    <w:rsid w:val="00692B9B"/>
    <w:rsid w:val="0069305B"/>
    <w:rsid w:val="006930B4"/>
    <w:rsid w:val="006933A7"/>
    <w:rsid w:val="0069383C"/>
    <w:rsid w:val="00694098"/>
    <w:rsid w:val="00694887"/>
    <w:rsid w:val="00694B2D"/>
    <w:rsid w:val="00694BA2"/>
    <w:rsid w:val="00695076"/>
    <w:rsid w:val="00695254"/>
    <w:rsid w:val="006959CF"/>
    <w:rsid w:val="0069648A"/>
    <w:rsid w:val="006973AD"/>
    <w:rsid w:val="00697D40"/>
    <w:rsid w:val="006A140C"/>
    <w:rsid w:val="006A16A6"/>
    <w:rsid w:val="006A22A5"/>
    <w:rsid w:val="006A4D39"/>
    <w:rsid w:val="006A5288"/>
    <w:rsid w:val="006A6399"/>
    <w:rsid w:val="006A63CD"/>
    <w:rsid w:val="006A6574"/>
    <w:rsid w:val="006A65B2"/>
    <w:rsid w:val="006B026B"/>
    <w:rsid w:val="006B0813"/>
    <w:rsid w:val="006B0B85"/>
    <w:rsid w:val="006B0F28"/>
    <w:rsid w:val="006B1631"/>
    <w:rsid w:val="006B1B87"/>
    <w:rsid w:val="006B1D24"/>
    <w:rsid w:val="006B2521"/>
    <w:rsid w:val="006B2AA3"/>
    <w:rsid w:val="006B2AA8"/>
    <w:rsid w:val="006B33D6"/>
    <w:rsid w:val="006B3A29"/>
    <w:rsid w:val="006B3D49"/>
    <w:rsid w:val="006B479F"/>
    <w:rsid w:val="006B497E"/>
    <w:rsid w:val="006B4CE9"/>
    <w:rsid w:val="006B580C"/>
    <w:rsid w:val="006B5E9B"/>
    <w:rsid w:val="006B5F61"/>
    <w:rsid w:val="006B67FC"/>
    <w:rsid w:val="006B6AA4"/>
    <w:rsid w:val="006B720D"/>
    <w:rsid w:val="006B7CE9"/>
    <w:rsid w:val="006B7F66"/>
    <w:rsid w:val="006C0950"/>
    <w:rsid w:val="006C0EB0"/>
    <w:rsid w:val="006C10BE"/>
    <w:rsid w:val="006C1583"/>
    <w:rsid w:val="006C1D65"/>
    <w:rsid w:val="006C2239"/>
    <w:rsid w:val="006C2591"/>
    <w:rsid w:val="006C27D6"/>
    <w:rsid w:val="006C2BB0"/>
    <w:rsid w:val="006C306A"/>
    <w:rsid w:val="006C367F"/>
    <w:rsid w:val="006C4202"/>
    <w:rsid w:val="006C4E40"/>
    <w:rsid w:val="006C54A4"/>
    <w:rsid w:val="006C568D"/>
    <w:rsid w:val="006C5A7A"/>
    <w:rsid w:val="006C5D2C"/>
    <w:rsid w:val="006C5DA5"/>
    <w:rsid w:val="006C5F80"/>
    <w:rsid w:val="006C612C"/>
    <w:rsid w:val="006C698C"/>
    <w:rsid w:val="006C7213"/>
    <w:rsid w:val="006C733A"/>
    <w:rsid w:val="006C7995"/>
    <w:rsid w:val="006D054C"/>
    <w:rsid w:val="006D061A"/>
    <w:rsid w:val="006D0D00"/>
    <w:rsid w:val="006D1559"/>
    <w:rsid w:val="006D1592"/>
    <w:rsid w:val="006D27DD"/>
    <w:rsid w:val="006D316D"/>
    <w:rsid w:val="006D32EF"/>
    <w:rsid w:val="006D3694"/>
    <w:rsid w:val="006D455A"/>
    <w:rsid w:val="006D46A4"/>
    <w:rsid w:val="006D485A"/>
    <w:rsid w:val="006D4C31"/>
    <w:rsid w:val="006D4C66"/>
    <w:rsid w:val="006D5006"/>
    <w:rsid w:val="006D5016"/>
    <w:rsid w:val="006D53D7"/>
    <w:rsid w:val="006D5797"/>
    <w:rsid w:val="006D6DE7"/>
    <w:rsid w:val="006D742F"/>
    <w:rsid w:val="006D7519"/>
    <w:rsid w:val="006D79F2"/>
    <w:rsid w:val="006D7A08"/>
    <w:rsid w:val="006D7CD4"/>
    <w:rsid w:val="006D7F59"/>
    <w:rsid w:val="006E00D6"/>
    <w:rsid w:val="006E044E"/>
    <w:rsid w:val="006E04CC"/>
    <w:rsid w:val="006E0AB3"/>
    <w:rsid w:val="006E1AD3"/>
    <w:rsid w:val="006E212D"/>
    <w:rsid w:val="006E2478"/>
    <w:rsid w:val="006E2B63"/>
    <w:rsid w:val="006E2DBE"/>
    <w:rsid w:val="006E3336"/>
    <w:rsid w:val="006E33A2"/>
    <w:rsid w:val="006E3B9D"/>
    <w:rsid w:val="006E3E62"/>
    <w:rsid w:val="006E4891"/>
    <w:rsid w:val="006E48D6"/>
    <w:rsid w:val="006E4DDF"/>
    <w:rsid w:val="006E51CA"/>
    <w:rsid w:val="006E5389"/>
    <w:rsid w:val="006E6358"/>
    <w:rsid w:val="006E637B"/>
    <w:rsid w:val="006E7855"/>
    <w:rsid w:val="006F01C9"/>
    <w:rsid w:val="006F0D85"/>
    <w:rsid w:val="006F1236"/>
    <w:rsid w:val="006F13AD"/>
    <w:rsid w:val="006F1F1D"/>
    <w:rsid w:val="006F2AC8"/>
    <w:rsid w:val="006F2B9D"/>
    <w:rsid w:val="006F2BE7"/>
    <w:rsid w:val="006F33B0"/>
    <w:rsid w:val="006F3458"/>
    <w:rsid w:val="006F3E32"/>
    <w:rsid w:val="006F502E"/>
    <w:rsid w:val="006F51AF"/>
    <w:rsid w:val="006F555F"/>
    <w:rsid w:val="006F66E0"/>
    <w:rsid w:val="006F721A"/>
    <w:rsid w:val="006F7239"/>
    <w:rsid w:val="006F7680"/>
    <w:rsid w:val="006F77BD"/>
    <w:rsid w:val="006F7912"/>
    <w:rsid w:val="00700518"/>
    <w:rsid w:val="00700704"/>
    <w:rsid w:val="00700B64"/>
    <w:rsid w:val="007012B7"/>
    <w:rsid w:val="007012D1"/>
    <w:rsid w:val="00702802"/>
    <w:rsid w:val="00702DF8"/>
    <w:rsid w:val="00702F28"/>
    <w:rsid w:val="00703325"/>
    <w:rsid w:val="00703BC4"/>
    <w:rsid w:val="00704460"/>
    <w:rsid w:val="0070494C"/>
    <w:rsid w:val="00704A04"/>
    <w:rsid w:val="00704BFD"/>
    <w:rsid w:val="007050B2"/>
    <w:rsid w:val="007051B0"/>
    <w:rsid w:val="00705DC2"/>
    <w:rsid w:val="00705EC1"/>
    <w:rsid w:val="00706030"/>
    <w:rsid w:val="00707354"/>
    <w:rsid w:val="007079AC"/>
    <w:rsid w:val="00710074"/>
    <w:rsid w:val="00710B80"/>
    <w:rsid w:val="00710D3C"/>
    <w:rsid w:val="00710FF7"/>
    <w:rsid w:val="007116F0"/>
    <w:rsid w:val="00711A61"/>
    <w:rsid w:val="00711AD9"/>
    <w:rsid w:val="00711E13"/>
    <w:rsid w:val="00711FB9"/>
    <w:rsid w:val="007125BA"/>
    <w:rsid w:val="00712666"/>
    <w:rsid w:val="00712834"/>
    <w:rsid w:val="00712FB1"/>
    <w:rsid w:val="00713AF3"/>
    <w:rsid w:val="00714328"/>
    <w:rsid w:val="007148CB"/>
    <w:rsid w:val="00714999"/>
    <w:rsid w:val="00715E16"/>
    <w:rsid w:val="00715FF1"/>
    <w:rsid w:val="0071678D"/>
    <w:rsid w:val="00716B13"/>
    <w:rsid w:val="00717299"/>
    <w:rsid w:val="00717F4F"/>
    <w:rsid w:val="0072034C"/>
    <w:rsid w:val="007213D0"/>
    <w:rsid w:val="007217CF"/>
    <w:rsid w:val="00721C42"/>
    <w:rsid w:val="00721EC1"/>
    <w:rsid w:val="0072232D"/>
    <w:rsid w:val="00722753"/>
    <w:rsid w:val="00722A72"/>
    <w:rsid w:val="00722DDC"/>
    <w:rsid w:val="0072326C"/>
    <w:rsid w:val="0072487A"/>
    <w:rsid w:val="00724A5F"/>
    <w:rsid w:val="00724B92"/>
    <w:rsid w:val="007254BD"/>
    <w:rsid w:val="00725BB0"/>
    <w:rsid w:val="00726BCC"/>
    <w:rsid w:val="00726C24"/>
    <w:rsid w:val="00727439"/>
    <w:rsid w:val="007274DA"/>
    <w:rsid w:val="00727690"/>
    <w:rsid w:val="007278F9"/>
    <w:rsid w:val="00730347"/>
    <w:rsid w:val="00730EF1"/>
    <w:rsid w:val="00730F85"/>
    <w:rsid w:val="00731EAC"/>
    <w:rsid w:val="00731F62"/>
    <w:rsid w:val="00732901"/>
    <w:rsid w:val="00732959"/>
    <w:rsid w:val="00732F73"/>
    <w:rsid w:val="0073316E"/>
    <w:rsid w:val="007332FA"/>
    <w:rsid w:val="0073372A"/>
    <w:rsid w:val="0073387E"/>
    <w:rsid w:val="007340CC"/>
    <w:rsid w:val="007340F8"/>
    <w:rsid w:val="00735510"/>
    <w:rsid w:val="00735767"/>
    <w:rsid w:val="0073665A"/>
    <w:rsid w:val="00736896"/>
    <w:rsid w:val="00737215"/>
    <w:rsid w:val="007374D1"/>
    <w:rsid w:val="00740793"/>
    <w:rsid w:val="00740B08"/>
    <w:rsid w:val="007415AF"/>
    <w:rsid w:val="00741782"/>
    <w:rsid w:val="0074245A"/>
    <w:rsid w:val="00742531"/>
    <w:rsid w:val="00742539"/>
    <w:rsid w:val="00742581"/>
    <w:rsid w:val="0074259C"/>
    <w:rsid w:val="0074286C"/>
    <w:rsid w:val="0074296D"/>
    <w:rsid w:val="00742E77"/>
    <w:rsid w:val="00742EB9"/>
    <w:rsid w:val="0074322F"/>
    <w:rsid w:val="007433E1"/>
    <w:rsid w:val="00744D63"/>
    <w:rsid w:val="00744FF0"/>
    <w:rsid w:val="00745921"/>
    <w:rsid w:val="007459D0"/>
    <w:rsid w:val="00745A49"/>
    <w:rsid w:val="00745A4B"/>
    <w:rsid w:val="00745D4C"/>
    <w:rsid w:val="0074619E"/>
    <w:rsid w:val="007461AF"/>
    <w:rsid w:val="0074668E"/>
    <w:rsid w:val="00746B14"/>
    <w:rsid w:val="00746F3C"/>
    <w:rsid w:val="007470EC"/>
    <w:rsid w:val="00747D8D"/>
    <w:rsid w:val="007500C7"/>
    <w:rsid w:val="0075210E"/>
    <w:rsid w:val="00752711"/>
    <w:rsid w:val="00752B2E"/>
    <w:rsid w:val="00754371"/>
    <w:rsid w:val="00754533"/>
    <w:rsid w:val="00754B10"/>
    <w:rsid w:val="00754B63"/>
    <w:rsid w:val="00754C44"/>
    <w:rsid w:val="00754F96"/>
    <w:rsid w:val="00755314"/>
    <w:rsid w:val="0075661A"/>
    <w:rsid w:val="00756A20"/>
    <w:rsid w:val="00756BD7"/>
    <w:rsid w:val="00756D89"/>
    <w:rsid w:val="00757A32"/>
    <w:rsid w:val="00757A81"/>
    <w:rsid w:val="0075E449"/>
    <w:rsid w:val="007602A7"/>
    <w:rsid w:val="00761A79"/>
    <w:rsid w:val="007625FA"/>
    <w:rsid w:val="00762655"/>
    <w:rsid w:val="00762A39"/>
    <w:rsid w:val="00762BB5"/>
    <w:rsid w:val="00762C3B"/>
    <w:rsid w:val="00763BF4"/>
    <w:rsid w:val="0076403E"/>
    <w:rsid w:val="007640C1"/>
    <w:rsid w:val="00764DED"/>
    <w:rsid w:val="00764EC1"/>
    <w:rsid w:val="00764FBA"/>
    <w:rsid w:val="007650A8"/>
    <w:rsid w:val="007650B8"/>
    <w:rsid w:val="00765416"/>
    <w:rsid w:val="007656BA"/>
    <w:rsid w:val="00765903"/>
    <w:rsid w:val="00765C3D"/>
    <w:rsid w:val="00765DB9"/>
    <w:rsid w:val="00766500"/>
    <w:rsid w:val="007668F0"/>
    <w:rsid w:val="00766BD6"/>
    <w:rsid w:val="0076708F"/>
    <w:rsid w:val="0076735B"/>
    <w:rsid w:val="0076791B"/>
    <w:rsid w:val="0077001C"/>
    <w:rsid w:val="0077095E"/>
    <w:rsid w:val="0077098E"/>
    <w:rsid w:val="00770D37"/>
    <w:rsid w:val="00771447"/>
    <w:rsid w:val="00771466"/>
    <w:rsid w:val="00771824"/>
    <w:rsid w:val="00771C18"/>
    <w:rsid w:val="0077254D"/>
    <w:rsid w:val="007726CC"/>
    <w:rsid w:val="00772D8D"/>
    <w:rsid w:val="00773784"/>
    <w:rsid w:val="00773A24"/>
    <w:rsid w:val="00773A79"/>
    <w:rsid w:val="00773E65"/>
    <w:rsid w:val="00774637"/>
    <w:rsid w:val="00774793"/>
    <w:rsid w:val="007748FC"/>
    <w:rsid w:val="0077576C"/>
    <w:rsid w:val="007759EC"/>
    <w:rsid w:val="00775A77"/>
    <w:rsid w:val="00775AFE"/>
    <w:rsid w:val="00775B34"/>
    <w:rsid w:val="0077646D"/>
    <w:rsid w:val="0077662B"/>
    <w:rsid w:val="00776A42"/>
    <w:rsid w:val="00776DD1"/>
    <w:rsid w:val="00776EA4"/>
    <w:rsid w:val="0077739D"/>
    <w:rsid w:val="007776DA"/>
    <w:rsid w:val="00777705"/>
    <w:rsid w:val="00777D90"/>
    <w:rsid w:val="00777E39"/>
    <w:rsid w:val="00780254"/>
    <w:rsid w:val="00780453"/>
    <w:rsid w:val="00780498"/>
    <w:rsid w:val="00780510"/>
    <w:rsid w:val="00780E31"/>
    <w:rsid w:val="0078163E"/>
    <w:rsid w:val="0078166C"/>
    <w:rsid w:val="007817AD"/>
    <w:rsid w:val="00781D91"/>
    <w:rsid w:val="00781E96"/>
    <w:rsid w:val="00782E99"/>
    <w:rsid w:val="00783CD8"/>
    <w:rsid w:val="00783CFB"/>
    <w:rsid w:val="0078455E"/>
    <w:rsid w:val="0078545C"/>
    <w:rsid w:val="00786BC4"/>
    <w:rsid w:val="00786C6A"/>
    <w:rsid w:val="00786F83"/>
    <w:rsid w:val="007870E0"/>
    <w:rsid w:val="00787265"/>
    <w:rsid w:val="0078744C"/>
    <w:rsid w:val="007878F5"/>
    <w:rsid w:val="00790060"/>
    <w:rsid w:val="00790264"/>
    <w:rsid w:val="00790453"/>
    <w:rsid w:val="007904F8"/>
    <w:rsid w:val="00790689"/>
    <w:rsid w:val="007909D5"/>
    <w:rsid w:val="007915EE"/>
    <w:rsid w:val="00791657"/>
    <w:rsid w:val="00791671"/>
    <w:rsid w:val="00791F49"/>
    <w:rsid w:val="00792D60"/>
    <w:rsid w:val="00793E22"/>
    <w:rsid w:val="00794190"/>
    <w:rsid w:val="007944AB"/>
    <w:rsid w:val="00794AE7"/>
    <w:rsid w:val="007957CE"/>
    <w:rsid w:val="00795B65"/>
    <w:rsid w:val="00796BE4"/>
    <w:rsid w:val="007A0791"/>
    <w:rsid w:val="007A0B6E"/>
    <w:rsid w:val="007A140B"/>
    <w:rsid w:val="007A1412"/>
    <w:rsid w:val="007A1C18"/>
    <w:rsid w:val="007A20EF"/>
    <w:rsid w:val="007A28A8"/>
    <w:rsid w:val="007A2C1A"/>
    <w:rsid w:val="007A31B9"/>
    <w:rsid w:val="007A336C"/>
    <w:rsid w:val="007A33A9"/>
    <w:rsid w:val="007A37E7"/>
    <w:rsid w:val="007A3EA4"/>
    <w:rsid w:val="007A4CF6"/>
    <w:rsid w:val="007A4EAC"/>
    <w:rsid w:val="007A5C52"/>
    <w:rsid w:val="007A5F18"/>
    <w:rsid w:val="007A6559"/>
    <w:rsid w:val="007A665C"/>
    <w:rsid w:val="007A70BA"/>
    <w:rsid w:val="007A7963"/>
    <w:rsid w:val="007A7CA1"/>
    <w:rsid w:val="007A7D89"/>
    <w:rsid w:val="007A7E87"/>
    <w:rsid w:val="007B049D"/>
    <w:rsid w:val="007B0544"/>
    <w:rsid w:val="007B05D2"/>
    <w:rsid w:val="007B086E"/>
    <w:rsid w:val="007B0B56"/>
    <w:rsid w:val="007B11A6"/>
    <w:rsid w:val="007B19C1"/>
    <w:rsid w:val="007B205F"/>
    <w:rsid w:val="007B277D"/>
    <w:rsid w:val="007B2EB6"/>
    <w:rsid w:val="007B3D98"/>
    <w:rsid w:val="007B3FD6"/>
    <w:rsid w:val="007B40B4"/>
    <w:rsid w:val="007B477A"/>
    <w:rsid w:val="007B47CB"/>
    <w:rsid w:val="007B48A8"/>
    <w:rsid w:val="007B4D2C"/>
    <w:rsid w:val="007B54C6"/>
    <w:rsid w:val="007B5970"/>
    <w:rsid w:val="007B62FD"/>
    <w:rsid w:val="007B64B0"/>
    <w:rsid w:val="007B66D1"/>
    <w:rsid w:val="007B6E9C"/>
    <w:rsid w:val="007B7224"/>
    <w:rsid w:val="007B7309"/>
    <w:rsid w:val="007B74DB"/>
    <w:rsid w:val="007B7564"/>
    <w:rsid w:val="007C05FC"/>
    <w:rsid w:val="007C0A33"/>
    <w:rsid w:val="007C14F1"/>
    <w:rsid w:val="007C14F2"/>
    <w:rsid w:val="007C178A"/>
    <w:rsid w:val="007C17A3"/>
    <w:rsid w:val="007C23DF"/>
    <w:rsid w:val="007C2733"/>
    <w:rsid w:val="007C2906"/>
    <w:rsid w:val="007C384E"/>
    <w:rsid w:val="007C3D21"/>
    <w:rsid w:val="007C4151"/>
    <w:rsid w:val="007C4447"/>
    <w:rsid w:val="007C4769"/>
    <w:rsid w:val="007C5174"/>
    <w:rsid w:val="007C5489"/>
    <w:rsid w:val="007C63A7"/>
    <w:rsid w:val="007C6442"/>
    <w:rsid w:val="007C6C2A"/>
    <w:rsid w:val="007C7305"/>
    <w:rsid w:val="007C7719"/>
    <w:rsid w:val="007C7C82"/>
    <w:rsid w:val="007D087E"/>
    <w:rsid w:val="007D0A47"/>
    <w:rsid w:val="007D166A"/>
    <w:rsid w:val="007D294D"/>
    <w:rsid w:val="007D2A10"/>
    <w:rsid w:val="007D3105"/>
    <w:rsid w:val="007D34E7"/>
    <w:rsid w:val="007D35F4"/>
    <w:rsid w:val="007D3943"/>
    <w:rsid w:val="007D3F78"/>
    <w:rsid w:val="007D427C"/>
    <w:rsid w:val="007D4569"/>
    <w:rsid w:val="007D4BC6"/>
    <w:rsid w:val="007D51C6"/>
    <w:rsid w:val="007D5915"/>
    <w:rsid w:val="007D5962"/>
    <w:rsid w:val="007D5F85"/>
    <w:rsid w:val="007D619A"/>
    <w:rsid w:val="007D6408"/>
    <w:rsid w:val="007D7238"/>
    <w:rsid w:val="007D7FAA"/>
    <w:rsid w:val="007E0201"/>
    <w:rsid w:val="007E0B32"/>
    <w:rsid w:val="007E0FDB"/>
    <w:rsid w:val="007E15BD"/>
    <w:rsid w:val="007E1BC7"/>
    <w:rsid w:val="007E23D2"/>
    <w:rsid w:val="007E28D5"/>
    <w:rsid w:val="007E2D31"/>
    <w:rsid w:val="007E3193"/>
    <w:rsid w:val="007E31E7"/>
    <w:rsid w:val="007E3C2B"/>
    <w:rsid w:val="007E3DD9"/>
    <w:rsid w:val="007E3E1C"/>
    <w:rsid w:val="007E43D0"/>
    <w:rsid w:val="007E4B80"/>
    <w:rsid w:val="007E5A08"/>
    <w:rsid w:val="007E5A68"/>
    <w:rsid w:val="007E66A0"/>
    <w:rsid w:val="007E73AF"/>
    <w:rsid w:val="007E7BBF"/>
    <w:rsid w:val="007E7E53"/>
    <w:rsid w:val="007F04FB"/>
    <w:rsid w:val="007F05CE"/>
    <w:rsid w:val="007F0B79"/>
    <w:rsid w:val="007F204F"/>
    <w:rsid w:val="007F23EB"/>
    <w:rsid w:val="007F271E"/>
    <w:rsid w:val="007F28E3"/>
    <w:rsid w:val="007F2D68"/>
    <w:rsid w:val="007F3650"/>
    <w:rsid w:val="007F3785"/>
    <w:rsid w:val="007F3E19"/>
    <w:rsid w:val="007F524B"/>
    <w:rsid w:val="007F54B2"/>
    <w:rsid w:val="007F55F6"/>
    <w:rsid w:val="007F5BC8"/>
    <w:rsid w:val="007F623B"/>
    <w:rsid w:val="007F62FF"/>
    <w:rsid w:val="007F6702"/>
    <w:rsid w:val="007F7021"/>
    <w:rsid w:val="007F71ED"/>
    <w:rsid w:val="007F7A04"/>
    <w:rsid w:val="007F7A93"/>
    <w:rsid w:val="007F7E4B"/>
    <w:rsid w:val="007F7FC0"/>
    <w:rsid w:val="008004A3"/>
    <w:rsid w:val="008009EE"/>
    <w:rsid w:val="00800B5E"/>
    <w:rsid w:val="00800D62"/>
    <w:rsid w:val="008012C9"/>
    <w:rsid w:val="00801902"/>
    <w:rsid w:val="00801DDE"/>
    <w:rsid w:val="00802AA2"/>
    <w:rsid w:val="008037CD"/>
    <w:rsid w:val="00804067"/>
    <w:rsid w:val="008047A6"/>
    <w:rsid w:val="00804CA6"/>
    <w:rsid w:val="00804F26"/>
    <w:rsid w:val="008052E6"/>
    <w:rsid w:val="008056EC"/>
    <w:rsid w:val="008059D8"/>
    <w:rsid w:val="00805A44"/>
    <w:rsid w:val="00806310"/>
    <w:rsid w:val="008069CB"/>
    <w:rsid w:val="00806B55"/>
    <w:rsid w:val="00807D5C"/>
    <w:rsid w:val="008100A2"/>
    <w:rsid w:val="008104F6"/>
    <w:rsid w:val="00810E05"/>
    <w:rsid w:val="008112A0"/>
    <w:rsid w:val="008114B6"/>
    <w:rsid w:val="00812D4A"/>
    <w:rsid w:val="00812EDA"/>
    <w:rsid w:val="00813253"/>
    <w:rsid w:val="008133B0"/>
    <w:rsid w:val="00813510"/>
    <w:rsid w:val="0081379A"/>
    <w:rsid w:val="008139AD"/>
    <w:rsid w:val="00814281"/>
    <w:rsid w:val="008147A8"/>
    <w:rsid w:val="00814A95"/>
    <w:rsid w:val="00814B70"/>
    <w:rsid w:val="00815063"/>
    <w:rsid w:val="00815351"/>
    <w:rsid w:val="00815A61"/>
    <w:rsid w:val="00816DAB"/>
    <w:rsid w:val="008171E5"/>
    <w:rsid w:val="00817288"/>
    <w:rsid w:val="00817554"/>
    <w:rsid w:val="0081CFBA"/>
    <w:rsid w:val="0082002D"/>
    <w:rsid w:val="008205BC"/>
    <w:rsid w:val="00820831"/>
    <w:rsid w:val="00821692"/>
    <w:rsid w:val="00821882"/>
    <w:rsid w:val="008221BF"/>
    <w:rsid w:val="00822725"/>
    <w:rsid w:val="00822D34"/>
    <w:rsid w:val="008231BB"/>
    <w:rsid w:val="0082390F"/>
    <w:rsid w:val="00823B65"/>
    <w:rsid w:val="00824106"/>
    <w:rsid w:val="00824A08"/>
    <w:rsid w:val="00824FED"/>
    <w:rsid w:val="00825338"/>
    <w:rsid w:val="00825407"/>
    <w:rsid w:val="00825C8B"/>
    <w:rsid w:val="00825FB1"/>
    <w:rsid w:val="00826033"/>
    <w:rsid w:val="008262B0"/>
    <w:rsid w:val="00826630"/>
    <w:rsid w:val="0082675E"/>
    <w:rsid w:val="0082725C"/>
    <w:rsid w:val="00827643"/>
    <w:rsid w:val="00827AA4"/>
    <w:rsid w:val="008304A4"/>
    <w:rsid w:val="0083060D"/>
    <w:rsid w:val="008306B0"/>
    <w:rsid w:val="00830A98"/>
    <w:rsid w:val="00830C55"/>
    <w:rsid w:val="00830DC5"/>
    <w:rsid w:val="00830E54"/>
    <w:rsid w:val="00830FAE"/>
    <w:rsid w:val="00830FE7"/>
    <w:rsid w:val="00831ABB"/>
    <w:rsid w:val="008320D8"/>
    <w:rsid w:val="00832901"/>
    <w:rsid w:val="008329FC"/>
    <w:rsid w:val="00832BE9"/>
    <w:rsid w:val="00832D34"/>
    <w:rsid w:val="00832DDE"/>
    <w:rsid w:val="00832E7D"/>
    <w:rsid w:val="00832F9B"/>
    <w:rsid w:val="00834A4B"/>
    <w:rsid w:val="00834F0D"/>
    <w:rsid w:val="00835A8A"/>
    <w:rsid w:val="00835CD9"/>
    <w:rsid w:val="00835D59"/>
    <w:rsid w:val="0083637C"/>
    <w:rsid w:val="00836C6F"/>
    <w:rsid w:val="00836C78"/>
    <w:rsid w:val="00836EAE"/>
    <w:rsid w:val="00837136"/>
    <w:rsid w:val="008374CE"/>
    <w:rsid w:val="008401DE"/>
    <w:rsid w:val="00840A48"/>
    <w:rsid w:val="00840ED9"/>
    <w:rsid w:val="00840FEE"/>
    <w:rsid w:val="00840FFA"/>
    <w:rsid w:val="0084157C"/>
    <w:rsid w:val="008417C7"/>
    <w:rsid w:val="00843501"/>
    <w:rsid w:val="00843929"/>
    <w:rsid w:val="00845FCA"/>
    <w:rsid w:val="00846D19"/>
    <w:rsid w:val="00846F91"/>
    <w:rsid w:val="0084703C"/>
    <w:rsid w:val="00847C03"/>
    <w:rsid w:val="00850370"/>
    <w:rsid w:val="008515B2"/>
    <w:rsid w:val="0085194C"/>
    <w:rsid w:val="00851DF6"/>
    <w:rsid w:val="0085229B"/>
    <w:rsid w:val="00852325"/>
    <w:rsid w:val="0085252F"/>
    <w:rsid w:val="008539BC"/>
    <w:rsid w:val="00853F78"/>
    <w:rsid w:val="00854277"/>
    <w:rsid w:val="008544E2"/>
    <w:rsid w:val="00854617"/>
    <w:rsid w:val="0085464F"/>
    <w:rsid w:val="00855314"/>
    <w:rsid w:val="0085595A"/>
    <w:rsid w:val="00855C21"/>
    <w:rsid w:val="00855C95"/>
    <w:rsid w:val="00855F18"/>
    <w:rsid w:val="00855F6F"/>
    <w:rsid w:val="008564F3"/>
    <w:rsid w:val="008566B1"/>
    <w:rsid w:val="008566FB"/>
    <w:rsid w:val="00856E58"/>
    <w:rsid w:val="008573AB"/>
    <w:rsid w:val="00857BB0"/>
    <w:rsid w:val="00860799"/>
    <w:rsid w:val="008607ED"/>
    <w:rsid w:val="00861341"/>
    <w:rsid w:val="008620AD"/>
    <w:rsid w:val="00862207"/>
    <w:rsid w:val="008628B1"/>
    <w:rsid w:val="008634A8"/>
    <w:rsid w:val="008647E7"/>
    <w:rsid w:val="00864854"/>
    <w:rsid w:val="008650B2"/>
    <w:rsid w:val="00865146"/>
    <w:rsid w:val="00866317"/>
    <w:rsid w:val="008665A9"/>
    <w:rsid w:val="00867355"/>
    <w:rsid w:val="008701E1"/>
    <w:rsid w:val="00870FA0"/>
    <w:rsid w:val="00871067"/>
    <w:rsid w:val="008710DD"/>
    <w:rsid w:val="00871D6B"/>
    <w:rsid w:val="00872513"/>
    <w:rsid w:val="0087295F"/>
    <w:rsid w:val="0087346E"/>
    <w:rsid w:val="00873802"/>
    <w:rsid w:val="00873BEC"/>
    <w:rsid w:val="00874D88"/>
    <w:rsid w:val="00874F07"/>
    <w:rsid w:val="00875498"/>
    <w:rsid w:val="00875C9A"/>
    <w:rsid w:val="00876CDD"/>
    <w:rsid w:val="0087727A"/>
    <w:rsid w:val="00877FD8"/>
    <w:rsid w:val="00880501"/>
    <w:rsid w:val="0088163A"/>
    <w:rsid w:val="00881D47"/>
    <w:rsid w:val="00881DB6"/>
    <w:rsid w:val="00882E71"/>
    <w:rsid w:val="00882E80"/>
    <w:rsid w:val="008831E3"/>
    <w:rsid w:val="00883D76"/>
    <w:rsid w:val="008841F9"/>
    <w:rsid w:val="00884209"/>
    <w:rsid w:val="008843B7"/>
    <w:rsid w:val="0088454F"/>
    <w:rsid w:val="00884575"/>
    <w:rsid w:val="0088473B"/>
    <w:rsid w:val="00884AEF"/>
    <w:rsid w:val="00885040"/>
    <w:rsid w:val="00885280"/>
    <w:rsid w:val="00885291"/>
    <w:rsid w:val="00885D74"/>
    <w:rsid w:val="00885F6E"/>
    <w:rsid w:val="00886136"/>
    <w:rsid w:val="00886577"/>
    <w:rsid w:val="008865F9"/>
    <w:rsid w:val="008866D2"/>
    <w:rsid w:val="00886B0C"/>
    <w:rsid w:val="00886ED7"/>
    <w:rsid w:val="00886F52"/>
    <w:rsid w:val="00886F78"/>
    <w:rsid w:val="0088749D"/>
    <w:rsid w:val="0089062F"/>
    <w:rsid w:val="00890B7B"/>
    <w:rsid w:val="00891446"/>
    <w:rsid w:val="008918A0"/>
    <w:rsid w:val="0089194E"/>
    <w:rsid w:val="00891EFA"/>
    <w:rsid w:val="008927C1"/>
    <w:rsid w:val="008929DC"/>
    <w:rsid w:val="00892D0D"/>
    <w:rsid w:val="00892D33"/>
    <w:rsid w:val="008938EA"/>
    <w:rsid w:val="00893AA6"/>
    <w:rsid w:val="00893E08"/>
    <w:rsid w:val="00894B33"/>
    <w:rsid w:val="00895A39"/>
    <w:rsid w:val="00895C82"/>
    <w:rsid w:val="00896791"/>
    <w:rsid w:val="0089758F"/>
    <w:rsid w:val="00897B59"/>
    <w:rsid w:val="008A0CB8"/>
    <w:rsid w:val="008A0F92"/>
    <w:rsid w:val="008A267A"/>
    <w:rsid w:val="008A2979"/>
    <w:rsid w:val="008A2BA3"/>
    <w:rsid w:val="008A2BFC"/>
    <w:rsid w:val="008A3904"/>
    <w:rsid w:val="008A40AF"/>
    <w:rsid w:val="008A47D2"/>
    <w:rsid w:val="008A4F1B"/>
    <w:rsid w:val="008A554D"/>
    <w:rsid w:val="008A574E"/>
    <w:rsid w:val="008A5A92"/>
    <w:rsid w:val="008A5B4B"/>
    <w:rsid w:val="008A5E55"/>
    <w:rsid w:val="008A6641"/>
    <w:rsid w:val="008A76DD"/>
    <w:rsid w:val="008A782D"/>
    <w:rsid w:val="008A7BC3"/>
    <w:rsid w:val="008A7D31"/>
    <w:rsid w:val="008B01A4"/>
    <w:rsid w:val="008B1235"/>
    <w:rsid w:val="008B1258"/>
    <w:rsid w:val="008B240B"/>
    <w:rsid w:val="008B268B"/>
    <w:rsid w:val="008B38CD"/>
    <w:rsid w:val="008B3AC9"/>
    <w:rsid w:val="008B3FCE"/>
    <w:rsid w:val="008B4037"/>
    <w:rsid w:val="008B4552"/>
    <w:rsid w:val="008B4B2C"/>
    <w:rsid w:val="008B5219"/>
    <w:rsid w:val="008B57E7"/>
    <w:rsid w:val="008B583A"/>
    <w:rsid w:val="008B773D"/>
    <w:rsid w:val="008B77BC"/>
    <w:rsid w:val="008C0DDE"/>
    <w:rsid w:val="008C0E27"/>
    <w:rsid w:val="008C0EF6"/>
    <w:rsid w:val="008C0F10"/>
    <w:rsid w:val="008C1B5A"/>
    <w:rsid w:val="008C2101"/>
    <w:rsid w:val="008C22C6"/>
    <w:rsid w:val="008C240B"/>
    <w:rsid w:val="008C26CF"/>
    <w:rsid w:val="008C27E9"/>
    <w:rsid w:val="008C367F"/>
    <w:rsid w:val="008C37D5"/>
    <w:rsid w:val="008C37E4"/>
    <w:rsid w:val="008C3A32"/>
    <w:rsid w:val="008C3B69"/>
    <w:rsid w:val="008C3C32"/>
    <w:rsid w:val="008C3D56"/>
    <w:rsid w:val="008C3F33"/>
    <w:rsid w:val="008C47E6"/>
    <w:rsid w:val="008C527B"/>
    <w:rsid w:val="008C5A38"/>
    <w:rsid w:val="008C5B76"/>
    <w:rsid w:val="008C633F"/>
    <w:rsid w:val="008C646D"/>
    <w:rsid w:val="008C64D1"/>
    <w:rsid w:val="008C69E2"/>
    <w:rsid w:val="008C6A21"/>
    <w:rsid w:val="008C78D1"/>
    <w:rsid w:val="008D022D"/>
    <w:rsid w:val="008D0256"/>
    <w:rsid w:val="008D03EE"/>
    <w:rsid w:val="008D0DCD"/>
    <w:rsid w:val="008D1407"/>
    <w:rsid w:val="008D156D"/>
    <w:rsid w:val="008D17D7"/>
    <w:rsid w:val="008D1D9D"/>
    <w:rsid w:val="008D2989"/>
    <w:rsid w:val="008D32BD"/>
    <w:rsid w:val="008D365D"/>
    <w:rsid w:val="008D3FCD"/>
    <w:rsid w:val="008D4A25"/>
    <w:rsid w:val="008D4EFA"/>
    <w:rsid w:val="008D4F17"/>
    <w:rsid w:val="008D596A"/>
    <w:rsid w:val="008D6465"/>
    <w:rsid w:val="008D75F3"/>
    <w:rsid w:val="008D786D"/>
    <w:rsid w:val="008D7C9E"/>
    <w:rsid w:val="008E0066"/>
    <w:rsid w:val="008E01D5"/>
    <w:rsid w:val="008E098A"/>
    <w:rsid w:val="008E0B37"/>
    <w:rsid w:val="008E0FB0"/>
    <w:rsid w:val="008E14C5"/>
    <w:rsid w:val="008E17B7"/>
    <w:rsid w:val="008E1C5D"/>
    <w:rsid w:val="008E1FE8"/>
    <w:rsid w:val="008E2401"/>
    <w:rsid w:val="008E24E1"/>
    <w:rsid w:val="008E2820"/>
    <w:rsid w:val="008E2DE9"/>
    <w:rsid w:val="008E3692"/>
    <w:rsid w:val="008E4B25"/>
    <w:rsid w:val="008E4CDB"/>
    <w:rsid w:val="008E5196"/>
    <w:rsid w:val="008E597A"/>
    <w:rsid w:val="008E65C6"/>
    <w:rsid w:val="008E7597"/>
    <w:rsid w:val="008E7834"/>
    <w:rsid w:val="008E785C"/>
    <w:rsid w:val="008E7ABD"/>
    <w:rsid w:val="008E7B26"/>
    <w:rsid w:val="008E7BCE"/>
    <w:rsid w:val="008F0E2A"/>
    <w:rsid w:val="008F117A"/>
    <w:rsid w:val="008F2E17"/>
    <w:rsid w:val="008F2EA1"/>
    <w:rsid w:val="008F3008"/>
    <w:rsid w:val="008F35BD"/>
    <w:rsid w:val="008F3A17"/>
    <w:rsid w:val="008F4339"/>
    <w:rsid w:val="008F524A"/>
    <w:rsid w:val="008F52E1"/>
    <w:rsid w:val="008F5E6A"/>
    <w:rsid w:val="008F6191"/>
    <w:rsid w:val="008F6559"/>
    <w:rsid w:val="008F6B7D"/>
    <w:rsid w:val="008F71A7"/>
    <w:rsid w:val="008F75B8"/>
    <w:rsid w:val="008F7AA8"/>
    <w:rsid w:val="008F7AB8"/>
    <w:rsid w:val="00900179"/>
    <w:rsid w:val="0090031E"/>
    <w:rsid w:val="00900A5A"/>
    <w:rsid w:val="009011AD"/>
    <w:rsid w:val="00901BD8"/>
    <w:rsid w:val="00901DC5"/>
    <w:rsid w:val="00902D7B"/>
    <w:rsid w:val="00902E1B"/>
    <w:rsid w:val="0090332F"/>
    <w:rsid w:val="0090334E"/>
    <w:rsid w:val="009034DD"/>
    <w:rsid w:val="009036D2"/>
    <w:rsid w:val="009038B1"/>
    <w:rsid w:val="0090398D"/>
    <w:rsid w:val="00903E0F"/>
    <w:rsid w:val="00903E99"/>
    <w:rsid w:val="00904095"/>
    <w:rsid w:val="0090472C"/>
    <w:rsid w:val="009049CD"/>
    <w:rsid w:val="00904F31"/>
    <w:rsid w:val="0090512E"/>
    <w:rsid w:val="00905132"/>
    <w:rsid w:val="009055D0"/>
    <w:rsid w:val="00905D4F"/>
    <w:rsid w:val="00905FB8"/>
    <w:rsid w:val="009064CA"/>
    <w:rsid w:val="009067EF"/>
    <w:rsid w:val="00906A4F"/>
    <w:rsid w:val="00906B07"/>
    <w:rsid w:val="009070CB"/>
    <w:rsid w:val="00907217"/>
    <w:rsid w:val="00907594"/>
    <w:rsid w:val="00907902"/>
    <w:rsid w:val="009102E7"/>
    <w:rsid w:val="00910881"/>
    <w:rsid w:val="00911365"/>
    <w:rsid w:val="0091144D"/>
    <w:rsid w:val="0091149D"/>
    <w:rsid w:val="00911801"/>
    <w:rsid w:val="00912258"/>
    <w:rsid w:val="0091288C"/>
    <w:rsid w:val="00912A6C"/>
    <w:rsid w:val="00912C1E"/>
    <w:rsid w:val="00912E09"/>
    <w:rsid w:val="009138F6"/>
    <w:rsid w:val="00913FA1"/>
    <w:rsid w:val="009161FB"/>
    <w:rsid w:val="009168A3"/>
    <w:rsid w:val="0091690E"/>
    <w:rsid w:val="009169A0"/>
    <w:rsid w:val="00917674"/>
    <w:rsid w:val="009177CE"/>
    <w:rsid w:val="0091796B"/>
    <w:rsid w:val="00920250"/>
    <w:rsid w:val="009202C2"/>
    <w:rsid w:val="00922618"/>
    <w:rsid w:val="0092284B"/>
    <w:rsid w:val="00922CD0"/>
    <w:rsid w:val="0092303C"/>
    <w:rsid w:val="0092349A"/>
    <w:rsid w:val="00924197"/>
    <w:rsid w:val="00924282"/>
    <w:rsid w:val="0092433D"/>
    <w:rsid w:val="00924B69"/>
    <w:rsid w:val="00924E69"/>
    <w:rsid w:val="00924EDA"/>
    <w:rsid w:val="00925CE9"/>
    <w:rsid w:val="00925E35"/>
    <w:rsid w:val="00925F97"/>
    <w:rsid w:val="00925FF9"/>
    <w:rsid w:val="009266B7"/>
    <w:rsid w:val="0092671E"/>
    <w:rsid w:val="0092679B"/>
    <w:rsid w:val="00926E09"/>
    <w:rsid w:val="009279EC"/>
    <w:rsid w:val="0093015E"/>
    <w:rsid w:val="009301F7"/>
    <w:rsid w:val="00930BB5"/>
    <w:rsid w:val="00930E62"/>
    <w:rsid w:val="0093110E"/>
    <w:rsid w:val="00931341"/>
    <w:rsid w:val="00931647"/>
    <w:rsid w:val="00931657"/>
    <w:rsid w:val="0093168B"/>
    <w:rsid w:val="00931C79"/>
    <w:rsid w:val="00932A20"/>
    <w:rsid w:val="00932A89"/>
    <w:rsid w:val="00932DA5"/>
    <w:rsid w:val="00934AB2"/>
    <w:rsid w:val="00934FCA"/>
    <w:rsid w:val="009350A0"/>
    <w:rsid w:val="009359B6"/>
    <w:rsid w:val="009359E5"/>
    <w:rsid w:val="00935D05"/>
    <w:rsid w:val="00935E15"/>
    <w:rsid w:val="009362AB"/>
    <w:rsid w:val="0093701B"/>
    <w:rsid w:val="00937566"/>
    <w:rsid w:val="009376C9"/>
    <w:rsid w:val="00940074"/>
    <w:rsid w:val="009403FA"/>
    <w:rsid w:val="00940C13"/>
    <w:rsid w:val="00940C58"/>
    <w:rsid w:val="009413F8"/>
    <w:rsid w:val="00941448"/>
    <w:rsid w:val="009415B6"/>
    <w:rsid w:val="00941679"/>
    <w:rsid w:val="009416F0"/>
    <w:rsid w:val="00941919"/>
    <w:rsid w:val="00941D14"/>
    <w:rsid w:val="00942430"/>
    <w:rsid w:val="00942B09"/>
    <w:rsid w:val="00942E7F"/>
    <w:rsid w:val="009430FD"/>
    <w:rsid w:val="009437BC"/>
    <w:rsid w:val="00943914"/>
    <w:rsid w:val="00943941"/>
    <w:rsid w:val="00944BF1"/>
    <w:rsid w:val="00944C26"/>
    <w:rsid w:val="009453E3"/>
    <w:rsid w:val="00945595"/>
    <w:rsid w:val="009456A3"/>
    <w:rsid w:val="00945989"/>
    <w:rsid w:val="0094707D"/>
    <w:rsid w:val="00947165"/>
    <w:rsid w:val="00947DC1"/>
    <w:rsid w:val="00951170"/>
    <w:rsid w:val="00951210"/>
    <w:rsid w:val="00951B4A"/>
    <w:rsid w:val="009528B9"/>
    <w:rsid w:val="00952DE8"/>
    <w:rsid w:val="00952E0F"/>
    <w:rsid w:val="00952FAF"/>
    <w:rsid w:val="0095341E"/>
    <w:rsid w:val="0095350E"/>
    <w:rsid w:val="009535F6"/>
    <w:rsid w:val="0095360E"/>
    <w:rsid w:val="0095379B"/>
    <w:rsid w:val="00953B98"/>
    <w:rsid w:val="00953D4D"/>
    <w:rsid w:val="0095443D"/>
    <w:rsid w:val="00954AF9"/>
    <w:rsid w:val="009558A8"/>
    <w:rsid w:val="00955D1B"/>
    <w:rsid w:val="009562DE"/>
    <w:rsid w:val="00956409"/>
    <w:rsid w:val="00956412"/>
    <w:rsid w:val="00956A58"/>
    <w:rsid w:val="00957A5C"/>
    <w:rsid w:val="00957FAA"/>
    <w:rsid w:val="00960668"/>
    <w:rsid w:val="00960F20"/>
    <w:rsid w:val="00960F65"/>
    <w:rsid w:val="00961BCC"/>
    <w:rsid w:val="00962A84"/>
    <w:rsid w:val="00962BBE"/>
    <w:rsid w:val="00962FF5"/>
    <w:rsid w:val="00963997"/>
    <w:rsid w:val="00963B62"/>
    <w:rsid w:val="00964653"/>
    <w:rsid w:val="00964847"/>
    <w:rsid w:val="00964A40"/>
    <w:rsid w:val="009655DF"/>
    <w:rsid w:val="0096576D"/>
    <w:rsid w:val="0096694D"/>
    <w:rsid w:val="00966EC2"/>
    <w:rsid w:val="00967292"/>
    <w:rsid w:val="009678D2"/>
    <w:rsid w:val="00970267"/>
    <w:rsid w:val="009703AC"/>
    <w:rsid w:val="00970453"/>
    <w:rsid w:val="00970ED5"/>
    <w:rsid w:val="009710E8"/>
    <w:rsid w:val="00971AB2"/>
    <w:rsid w:val="00973480"/>
    <w:rsid w:val="00973575"/>
    <w:rsid w:val="009747A7"/>
    <w:rsid w:val="00974B66"/>
    <w:rsid w:val="00975068"/>
    <w:rsid w:val="009752E2"/>
    <w:rsid w:val="009756B9"/>
    <w:rsid w:val="00975CF7"/>
    <w:rsid w:val="009767AC"/>
    <w:rsid w:val="00976EF2"/>
    <w:rsid w:val="00977498"/>
    <w:rsid w:val="00980283"/>
    <w:rsid w:val="00980343"/>
    <w:rsid w:val="00980602"/>
    <w:rsid w:val="00980725"/>
    <w:rsid w:val="00980880"/>
    <w:rsid w:val="00980DCA"/>
    <w:rsid w:val="00980F4F"/>
    <w:rsid w:val="00981436"/>
    <w:rsid w:val="009815C4"/>
    <w:rsid w:val="00982D40"/>
    <w:rsid w:val="009835BA"/>
    <w:rsid w:val="0098387D"/>
    <w:rsid w:val="0098409F"/>
    <w:rsid w:val="0098481A"/>
    <w:rsid w:val="00984D18"/>
    <w:rsid w:val="00984DAA"/>
    <w:rsid w:val="00984E77"/>
    <w:rsid w:val="0098509D"/>
    <w:rsid w:val="009851F8"/>
    <w:rsid w:val="0098561B"/>
    <w:rsid w:val="00985AF2"/>
    <w:rsid w:val="009868A1"/>
    <w:rsid w:val="00987DDB"/>
    <w:rsid w:val="0099044F"/>
    <w:rsid w:val="00990B90"/>
    <w:rsid w:val="0099125D"/>
    <w:rsid w:val="00991840"/>
    <w:rsid w:val="00991B14"/>
    <w:rsid w:val="00992AD6"/>
    <w:rsid w:val="00993350"/>
    <w:rsid w:val="00993607"/>
    <w:rsid w:val="00993BA7"/>
    <w:rsid w:val="00993D90"/>
    <w:rsid w:val="00993DFA"/>
    <w:rsid w:val="00993EFC"/>
    <w:rsid w:val="00994A51"/>
    <w:rsid w:val="0099681F"/>
    <w:rsid w:val="00996F0A"/>
    <w:rsid w:val="009970E0"/>
    <w:rsid w:val="00997905"/>
    <w:rsid w:val="00997A5B"/>
    <w:rsid w:val="00997E52"/>
    <w:rsid w:val="009A0127"/>
    <w:rsid w:val="009A0959"/>
    <w:rsid w:val="009A0AF0"/>
    <w:rsid w:val="009A154A"/>
    <w:rsid w:val="009A1C2F"/>
    <w:rsid w:val="009A1E7F"/>
    <w:rsid w:val="009A1F96"/>
    <w:rsid w:val="009A2863"/>
    <w:rsid w:val="009A3F93"/>
    <w:rsid w:val="009A43DF"/>
    <w:rsid w:val="009A59C7"/>
    <w:rsid w:val="009A5FCF"/>
    <w:rsid w:val="009A615C"/>
    <w:rsid w:val="009A6420"/>
    <w:rsid w:val="009A669D"/>
    <w:rsid w:val="009A68CE"/>
    <w:rsid w:val="009A6EC5"/>
    <w:rsid w:val="009B06DE"/>
    <w:rsid w:val="009B0E40"/>
    <w:rsid w:val="009B1BC9"/>
    <w:rsid w:val="009B1D59"/>
    <w:rsid w:val="009B26E8"/>
    <w:rsid w:val="009B283B"/>
    <w:rsid w:val="009B2E14"/>
    <w:rsid w:val="009B3239"/>
    <w:rsid w:val="009B3D3B"/>
    <w:rsid w:val="009B3F6B"/>
    <w:rsid w:val="009B42CD"/>
    <w:rsid w:val="009B46FA"/>
    <w:rsid w:val="009B48A4"/>
    <w:rsid w:val="009B48B1"/>
    <w:rsid w:val="009B49DC"/>
    <w:rsid w:val="009B49EE"/>
    <w:rsid w:val="009B575F"/>
    <w:rsid w:val="009B5E25"/>
    <w:rsid w:val="009B5EC8"/>
    <w:rsid w:val="009B6122"/>
    <w:rsid w:val="009B69C7"/>
    <w:rsid w:val="009B69E6"/>
    <w:rsid w:val="009C061C"/>
    <w:rsid w:val="009C0663"/>
    <w:rsid w:val="009C0EAB"/>
    <w:rsid w:val="009C188B"/>
    <w:rsid w:val="009C1AFB"/>
    <w:rsid w:val="009C1C13"/>
    <w:rsid w:val="009C3443"/>
    <w:rsid w:val="009C4351"/>
    <w:rsid w:val="009C48AC"/>
    <w:rsid w:val="009C4A0E"/>
    <w:rsid w:val="009C4E7E"/>
    <w:rsid w:val="009C570A"/>
    <w:rsid w:val="009C5719"/>
    <w:rsid w:val="009C5911"/>
    <w:rsid w:val="009C690C"/>
    <w:rsid w:val="009C709E"/>
    <w:rsid w:val="009C7878"/>
    <w:rsid w:val="009C7E1B"/>
    <w:rsid w:val="009D08CE"/>
    <w:rsid w:val="009D0DED"/>
    <w:rsid w:val="009D12D0"/>
    <w:rsid w:val="009D175F"/>
    <w:rsid w:val="009D2429"/>
    <w:rsid w:val="009D2CE1"/>
    <w:rsid w:val="009D2E00"/>
    <w:rsid w:val="009D3B52"/>
    <w:rsid w:val="009D3F0C"/>
    <w:rsid w:val="009D4451"/>
    <w:rsid w:val="009D4DD5"/>
    <w:rsid w:val="009D4E12"/>
    <w:rsid w:val="009D5214"/>
    <w:rsid w:val="009D5315"/>
    <w:rsid w:val="009D59E7"/>
    <w:rsid w:val="009D5C1A"/>
    <w:rsid w:val="009D5D11"/>
    <w:rsid w:val="009D5D7B"/>
    <w:rsid w:val="009D7027"/>
    <w:rsid w:val="009D7300"/>
    <w:rsid w:val="009D752E"/>
    <w:rsid w:val="009E0D3D"/>
    <w:rsid w:val="009E0E49"/>
    <w:rsid w:val="009E0F73"/>
    <w:rsid w:val="009E165F"/>
    <w:rsid w:val="009E1EB7"/>
    <w:rsid w:val="009E2DC8"/>
    <w:rsid w:val="009E300A"/>
    <w:rsid w:val="009E3BE3"/>
    <w:rsid w:val="009E4509"/>
    <w:rsid w:val="009E4F16"/>
    <w:rsid w:val="009E51D3"/>
    <w:rsid w:val="009E5B3C"/>
    <w:rsid w:val="009E67FB"/>
    <w:rsid w:val="009E7585"/>
    <w:rsid w:val="009F0046"/>
    <w:rsid w:val="009F011B"/>
    <w:rsid w:val="009F0582"/>
    <w:rsid w:val="009F08BC"/>
    <w:rsid w:val="009F1338"/>
    <w:rsid w:val="009F23C7"/>
    <w:rsid w:val="009F2D43"/>
    <w:rsid w:val="009F3CFC"/>
    <w:rsid w:val="009F3F99"/>
    <w:rsid w:val="009F46BC"/>
    <w:rsid w:val="009F4D63"/>
    <w:rsid w:val="009F51CD"/>
    <w:rsid w:val="009F5357"/>
    <w:rsid w:val="009F5DC7"/>
    <w:rsid w:val="009F61A4"/>
    <w:rsid w:val="009F6A1C"/>
    <w:rsid w:val="009F720B"/>
    <w:rsid w:val="009F7524"/>
    <w:rsid w:val="009F7790"/>
    <w:rsid w:val="009F7A21"/>
    <w:rsid w:val="009F7B9F"/>
    <w:rsid w:val="009F7DEE"/>
    <w:rsid w:val="009F7E79"/>
    <w:rsid w:val="009F7EBF"/>
    <w:rsid w:val="00A007A5"/>
    <w:rsid w:val="00A00F79"/>
    <w:rsid w:val="00A01217"/>
    <w:rsid w:val="00A01221"/>
    <w:rsid w:val="00A01733"/>
    <w:rsid w:val="00A01A24"/>
    <w:rsid w:val="00A01A91"/>
    <w:rsid w:val="00A01DB5"/>
    <w:rsid w:val="00A03FC8"/>
    <w:rsid w:val="00A04074"/>
    <w:rsid w:val="00A04392"/>
    <w:rsid w:val="00A05102"/>
    <w:rsid w:val="00A05484"/>
    <w:rsid w:val="00A05A3F"/>
    <w:rsid w:val="00A05EB0"/>
    <w:rsid w:val="00A0634D"/>
    <w:rsid w:val="00A0667F"/>
    <w:rsid w:val="00A06A8C"/>
    <w:rsid w:val="00A06B7F"/>
    <w:rsid w:val="00A06E0D"/>
    <w:rsid w:val="00A1039C"/>
    <w:rsid w:val="00A10602"/>
    <w:rsid w:val="00A10C03"/>
    <w:rsid w:val="00A10C04"/>
    <w:rsid w:val="00A11331"/>
    <w:rsid w:val="00A11EB1"/>
    <w:rsid w:val="00A120C2"/>
    <w:rsid w:val="00A12799"/>
    <w:rsid w:val="00A12D48"/>
    <w:rsid w:val="00A12E85"/>
    <w:rsid w:val="00A1318B"/>
    <w:rsid w:val="00A13684"/>
    <w:rsid w:val="00A13780"/>
    <w:rsid w:val="00A13C5E"/>
    <w:rsid w:val="00A13CEB"/>
    <w:rsid w:val="00A151F1"/>
    <w:rsid w:val="00A1543E"/>
    <w:rsid w:val="00A155BA"/>
    <w:rsid w:val="00A1577B"/>
    <w:rsid w:val="00A15803"/>
    <w:rsid w:val="00A1626D"/>
    <w:rsid w:val="00A17353"/>
    <w:rsid w:val="00A17501"/>
    <w:rsid w:val="00A2046B"/>
    <w:rsid w:val="00A20732"/>
    <w:rsid w:val="00A20903"/>
    <w:rsid w:val="00A21548"/>
    <w:rsid w:val="00A2195D"/>
    <w:rsid w:val="00A21F19"/>
    <w:rsid w:val="00A22718"/>
    <w:rsid w:val="00A22EAF"/>
    <w:rsid w:val="00A233FF"/>
    <w:rsid w:val="00A2347D"/>
    <w:rsid w:val="00A2373D"/>
    <w:rsid w:val="00A239A2"/>
    <w:rsid w:val="00A23A0F"/>
    <w:rsid w:val="00A2413E"/>
    <w:rsid w:val="00A24222"/>
    <w:rsid w:val="00A24BD7"/>
    <w:rsid w:val="00A26374"/>
    <w:rsid w:val="00A2658E"/>
    <w:rsid w:val="00A274BF"/>
    <w:rsid w:val="00A277FE"/>
    <w:rsid w:val="00A27DB7"/>
    <w:rsid w:val="00A3006F"/>
    <w:rsid w:val="00A301F3"/>
    <w:rsid w:val="00A3030C"/>
    <w:rsid w:val="00A3137A"/>
    <w:rsid w:val="00A31484"/>
    <w:rsid w:val="00A32045"/>
    <w:rsid w:val="00A320C1"/>
    <w:rsid w:val="00A321D2"/>
    <w:rsid w:val="00A32C18"/>
    <w:rsid w:val="00A32FB3"/>
    <w:rsid w:val="00A344EC"/>
    <w:rsid w:val="00A350B9"/>
    <w:rsid w:val="00A3542C"/>
    <w:rsid w:val="00A364DB"/>
    <w:rsid w:val="00A3741A"/>
    <w:rsid w:val="00A37C2E"/>
    <w:rsid w:val="00A4060B"/>
    <w:rsid w:val="00A40717"/>
    <w:rsid w:val="00A408E8"/>
    <w:rsid w:val="00A40ADD"/>
    <w:rsid w:val="00A40F17"/>
    <w:rsid w:val="00A410E9"/>
    <w:rsid w:val="00A430DA"/>
    <w:rsid w:val="00A43174"/>
    <w:rsid w:val="00A43363"/>
    <w:rsid w:val="00A4354B"/>
    <w:rsid w:val="00A43776"/>
    <w:rsid w:val="00A441AE"/>
    <w:rsid w:val="00A4439D"/>
    <w:rsid w:val="00A44BF7"/>
    <w:rsid w:val="00A4524C"/>
    <w:rsid w:val="00A45487"/>
    <w:rsid w:val="00A458B1"/>
    <w:rsid w:val="00A45B3C"/>
    <w:rsid w:val="00A45E87"/>
    <w:rsid w:val="00A46482"/>
    <w:rsid w:val="00A46635"/>
    <w:rsid w:val="00A46937"/>
    <w:rsid w:val="00A50E83"/>
    <w:rsid w:val="00A521FF"/>
    <w:rsid w:val="00A524F2"/>
    <w:rsid w:val="00A52744"/>
    <w:rsid w:val="00A52AD4"/>
    <w:rsid w:val="00A534B7"/>
    <w:rsid w:val="00A53917"/>
    <w:rsid w:val="00A539DF"/>
    <w:rsid w:val="00A53AF6"/>
    <w:rsid w:val="00A53CB6"/>
    <w:rsid w:val="00A54358"/>
    <w:rsid w:val="00A54471"/>
    <w:rsid w:val="00A54CDA"/>
    <w:rsid w:val="00A54DC0"/>
    <w:rsid w:val="00A54F4C"/>
    <w:rsid w:val="00A55A31"/>
    <w:rsid w:val="00A561F9"/>
    <w:rsid w:val="00A56750"/>
    <w:rsid w:val="00A56824"/>
    <w:rsid w:val="00A57B43"/>
    <w:rsid w:val="00A57C17"/>
    <w:rsid w:val="00A60AA3"/>
    <w:rsid w:val="00A612BB"/>
    <w:rsid w:val="00A6190E"/>
    <w:rsid w:val="00A619B6"/>
    <w:rsid w:val="00A61A1D"/>
    <w:rsid w:val="00A61A98"/>
    <w:rsid w:val="00A61B2C"/>
    <w:rsid w:val="00A61B71"/>
    <w:rsid w:val="00A62280"/>
    <w:rsid w:val="00A6229F"/>
    <w:rsid w:val="00A62BA7"/>
    <w:rsid w:val="00A62FBA"/>
    <w:rsid w:val="00A636AE"/>
    <w:rsid w:val="00A63C2D"/>
    <w:rsid w:val="00A63F8E"/>
    <w:rsid w:val="00A646F2"/>
    <w:rsid w:val="00A648E9"/>
    <w:rsid w:val="00A64CDC"/>
    <w:rsid w:val="00A64D0E"/>
    <w:rsid w:val="00A64D2A"/>
    <w:rsid w:val="00A64FDC"/>
    <w:rsid w:val="00A65226"/>
    <w:rsid w:val="00A65A7D"/>
    <w:rsid w:val="00A66312"/>
    <w:rsid w:val="00A6643B"/>
    <w:rsid w:val="00A6662E"/>
    <w:rsid w:val="00A66D83"/>
    <w:rsid w:val="00A66EA1"/>
    <w:rsid w:val="00A67761"/>
    <w:rsid w:val="00A67A11"/>
    <w:rsid w:val="00A67BCB"/>
    <w:rsid w:val="00A67C27"/>
    <w:rsid w:val="00A67D28"/>
    <w:rsid w:val="00A70701"/>
    <w:rsid w:val="00A70858"/>
    <w:rsid w:val="00A71B9C"/>
    <w:rsid w:val="00A71BBA"/>
    <w:rsid w:val="00A722D6"/>
    <w:rsid w:val="00A72AB0"/>
    <w:rsid w:val="00A7304C"/>
    <w:rsid w:val="00A7365C"/>
    <w:rsid w:val="00A737EF"/>
    <w:rsid w:val="00A7426B"/>
    <w:rsid w:val="00A7480A"/>
    <w:rsid w:val="00A74957"/>
    <w:rsid w:val="00A75393"/>
    <w:rsid w:val="00A755DC"/>
    <w:rsid w:val="00A75AF0"/>
    <w:rsid w:val="00A75BFE"/>
    <w:rsid w:val="00A76470"/>
    <w:rsid w:val="00A76A66"/>
    <w:rsid w:val="00A76C4F"/>
    <w:rsid w:val="00A7782A"/>
    <w:rsid w:val="00A80D24"/>
    <w:rsid w:val="00A80F6A"/>
    <w:rsid w:val="00A8138E"/>
    <w:rsid w:val="00A815C9"/>
    <w:rsid w:val="00A81848"/>
    <w:rsid w:val="00A821E3"/>
    <w:rsid w:val="00A835AC"/>
    <w:rsid w:val="00A83D2E"/>
    <w:rsid w:val="00A843EC"/>
    <w:rsid w:val="00A848B6"/>
    <w:rsid w:val="00A86CB6"/>
    <w:rsid w:val="00A870B7"/>
    <w:rsid w:val="00A87775"/>
    <w:rsid w:val="00A8785F"/>
    <w:rsid w:val="00A87D24"/>
    <w:rsid w:val="00A904C8"/>
    <w:rsid w:val="00A90CD5"/>
    <w:rsid w:val="00A90D69"/>
    <w:rsid w:val="00A90E07"/>
    <w:rsid w:val="00A912BE"/>
    <w:rsid w:val="00A91674"/>
    <w:rsid w:val="00A91F8B"/>
    <w:rsid w:val="00A92727"/>
    <w:rsid w:val="00A928E7"/>
    <w:rsid w:val="00A92CEF"/>
    <w:rsid w:val="00A93677"/>
    <w:rsid w:val="00A93723"/>
    <w:rsid w:val="00A937F3"/>
    <w:rsid w:val="00A93CE6"/>
    <w:rsid w:val="00A93E8C"/>
    <w:rsid w:val="00A943C1"/>
    <w:rsid w:val="00A94525"/>
    <w:rsid w:val="00A94B3E"/>
    <w:rsid w:val="00A94B73"/>
    <w:rsid w:val="00A94F50"/>
    <w:rsid w:val="00A95381"/>
    <w:rsid w:val="00A95866"/>
    <w:rsid w:val="00A95F1A"/>
    <w:rsid w:val="00A9646B"/>
    <w:rsid w:val="00A969CD"/>
    <w:rsid w:val="00A969DC"/>
    <w:rsid w:val="00A9780C"/>
    <w:rsid w:val="00A978AB"/>
    <w:rsid w:val="00A979B4"/>
    <w:rsid w:val="00A97AA4"/>
    <w:rsid w:val="00AA0408"/>
    <w:rsid w:val="00AA0447"/>
    <w:rsid w:val="00AA09EA"/>
    <w:rsid w:val="00AA0CE6"/>
    <w:rsid w:val="00AA0D88"/>
    <w:rsid w:val="00AA0E5F"/>
    <w:rsid w:val="00AA1047"/>
    <w:rsid w:val="00AA12B4"/>
    <w:rsid w:val="00AA14D9"/>
    <w:rsid w:val="00AA17D4"/>
    <w:rsid w:val="00AA1BA3"/>
    <w:rsid w:val="00AA1D8D"/>
    <w:rsid w:val="00AA29E8"/>
    <w:rsid w:val="00AA373B"/>
    <w:rsid w:val="00AA3B7B"/>
    <w:rsid w:val="00AA3EDD"/>
    <w:rsid w:val="00AA4494"/>
    <w:rsid w:val="00AA5A76"/>
    <w:rsid w:val="00AA692B"/>
    <w:rsid w:val="00AA6B0F"/>
    <w:rsid w:val="00AA6FB5"/>
    <w:rsid w:val="00AA6FBE"/>
    <w:rsid w:val="00AA7A54"/>
    <w:rsid w:val="00AB156F"/>
    <w:rsid w:val="00AB15C3"/>
    <w:rsid w:val="00AB1770"/>
    <w:rsid w:val="00AB22D4"/>
    <w:rsid w:val="00AB243F"/>
    <w:rsid w:val="00AB2CB9"/>
    <w:rsid w:val="00AB4093"/>
    <w:rsid w:val="00AB40F1"/>
    <w:rsid w:val="00AB4AFA"/>
    <w:rsid w:val="00AB544D"/>
    <w:rsid w:val="00AB56DB"/>
    <w:rsid w:val="00AB589A"/>
    <w:rsid w:val="00AB64C8"/>
    <w:rsid w:val="00AB7526"/>
    <w:rsid w:val="00AB79E2"/>
    <w:rsid w:val="00AB7B9D"/>
    <w:rsid w:val="00AC042E"/>
    <w:rsid w:val="00AC09C0"/>
    <w:rsid w:val="00AC1525"/>
    <w:rsid w:val="00AC16F2"/>
    <w:rsid w:val="00AC1A44"/>
    <w:rsid w:val="00AC2263"/>
    <w:rsid w:val="00AC255D"/>
    <w:rsid w:val="00AC297B"/>
    <w:rsid w:val="00AC2EBA"/>
    <w:rsid w:val="00AC3017"/>
    <w:rsid w:val="00AC3276"/>
    <w:rsid w:val="00AC3648"/>
    <w:rsid w:val="00AC4B5D"/>
    <w:rsid w:val="00AC4DA2"/>
    <w:rsid w:val="00AC57F9"/>
    <w:rsid w:val="00AC5A4D"/>
    <w:rsid w:val="00AC65EF"/>
    <w:rsid w:val="00AC67CB"/>
    <w:rsid w:val="00AC6951"/>
    <w:rsid w:val="00AC6FF1"/>
    <w:rsid w:val="00AC7020"/>
    <w:rsid w:val="00AC7588"/>
    <w:rsid w:val="00AC7A10"/>
    <w:rsid w:val="00AC7CC6"/>
    <w:rsid w:val="00AC7CD6"/>
    <w:rsid w:val="00AD006A"/>
    <w:rsid w:val="00AD00BE"/>
    <w:rsid w:val="00AD04B3"/>
    <w:rsid w:val="00AD09D5"/>
    <w:rsid w:val="00AD158E"/>
    <w:rsid w:val="00AD1A16"/>
    <w:rsid w:val="00AD1D68"/>
    <w:rsid w:val="00AD1FC0"/>
    <w:rsid w:val="00AD240C"/>
    <w:rsid w:val="00AD24A3"/>
    <w:rsid w:val="00AD251E"/>
    <w:rsid w:val="00AD258B"/>
    <w:rsid w:val="00AD278E"/>
    <w:rsid w:val="00AD290F"/>
    <w:rsid w:val="00AD2AD3"/>
    <w:rsid w:val="00AD2B60"/>
    <w:rsid w:val="00AD2DFC"/>
    <w:rsid w:val="00AD2FAD"/>
    <w:rsid w:val="00AD522B"/>
    <w:rsid w:val="00AD54BF"/>
    <w:rsid w:val="00AD5ED3"/>
    <w:rsid w:val="00AD5FED"/>
    <w:rsid w:val="00AD6014"/>
    <w:rsid w:val="00AD60E7"/>
    <w:rsid w:val="00AD6664"/>
    <w:rsid w:val="00AD6694"/>
    <w:rsid w:val="00AD6B5A"/>
    <w:rsid w:val="00AD6E3A"/>
    <w:rsid w:val="00AD79CC"/>
    <w:rsid w:val="00AD8ED0"/>
    <w:rsid w:val="00AE0087"/>
    <w:rsid w:val="00AE0165"/>
    <w:rsid w:val="00AE02AA"/>
    <w:rsid w:val="00AE07FC"/>
    <w:rsid w:val="00AE0AD0"/>
    <w:rsid w:val="00AE1EF2"/>
    <w:rsid w:val="00AE282B"/>
    <w:rsid w:val="00AE28BD"/>
    <w:rsid w:val="00AE2B29"/>
    <w:rsid w:val="00AE3362"/>
    <w:rsid w:val="00AE3687"/>
    <w:rsid w:val="00AE3ACE"/>
    <w:rsid w:val="00AE3C74"/>
    <w:rsid w:val="00AE3DFF"/>
    <w:rsid w:val="00AE43CD"/>
    <w:rsid w:val="00AE4406"/>
    <w:rsid w:val="00AE4452"/>
    <w:rsid w:val="00AE449F"/>
    <w:rsid w:val="00AE46EA"/>
    <w:rsid w:val="00AE4C5E"/>
    <w:rsid w:val="00AE4CE6"/>
    <w:rsid w:val="00AE50AE"/>
    <w:rsid w:val="00AE64B1"/>
    <w:rsid w:val="00AE68BB"/>
    <w:rsid w:val="00AE71FD"/>
    <w:rsid w:val="00AE72B5"/>
    <w:rsid w:val="00AE7377"/>
    <w:rsid w:val="00AE79C5"/>
    <w:rsid w:val="00AE7B18"/>
    <w:rsid w:val="00AF0007"/>
    <w:rsid w:val="00AF0839"/>
    <w:rsid w:val="00AF0E52"/>
    <w:rsid w:val="00AF10B7"/>
    <w:rsid w:val="00AF175A"/>
    <w:rsid w:val="00AF1B2C"/>
    <w:rsid w:val="00AF1BFB"/>
    <w:rsid w:val="00AF2433"/>
    <w:rsid w:val="00AF3159"/>
    <w:rsid w:val="00AF3859"/>
    <w:rsid w:val="00AF389C"/>
    <w:rsid w:val="00AF3CF5"/>
    <w:rsid w:val="00AF4217"/>
    <w:rsid w:val="00AF4259"/>
    <w:rsid w:val="00AF42B2"/>
    <w:rsid w:val="00AF4735"/>
    <w:rsid w:val="00AF4D04"/>
    <w:rsid w:val="00AF526A"/>
    <w:rsid w:val="00AF5A3D"/>
    <w:rsid w:val="00AF6BB0"/>
    <w:rsid w:val="00AF6DE1"/>
    <w:rsid w:val="00AF768C"/>
    <w:rsid w:val="00B00199"/>
    <w:rsid w:val="00B00322"/>
    <w:rsid w:val="00B00568"/>
    <w:rsid w:val="00B00AA0"/>
    <w:rsid w:val="00B00C01"/>
    <w:rsid w:val="00B00E4F"/>
    <w:rsid w:val="00B010F2"/>
    <w:rsid w:val="00B02146"/>
    <w:rsid w:val="00B02325"/>
    <w:rsid w:val="00B02D50"/>
    <w:rsid w:val="00B03616"/>
    <w:rsid w:val="00B03F4C"/>
    <w:rsid w:val="00B044CA"/>
    <w:rsid w:val="00B047EE"/>
    <w:rsid w:val="00B04A3C"/>
    <w:rsid w:val="00B04B9B"/>
    <w:rsid w:val="00B05697"/>
    <w:rsid w:val="00B056B5"/>
    <w:rsid w:val="00B05817"/>
    <w:rsid w:val="00B06753"/>
    <w:rsid w:val="00B0742B"/>
    <w:rsid w:val="00B07A70"/>
    <w:rsid w:val="00B1133A"/>
    <w:rsid w:val="00B11A25"/>
    <w:rsid w:val="00B11FDB"/>
    <w:rsid w:val="00B1252F"/>
    <w:rsid w:val="00B12969"/>
    <w:rsid w:val="00B12D55"/>
    <w:rsid w:val="00B13262"/>
    <w:rsid w:val="00B1343F"/>
    <w:rsid w:val="00B13875"/>
    <w:rsid w:val="00B14919"/>
    <w:rsid w:val="00B159AA"/>
    <w:rsid w:val="00B16154"/>
    <w:rsid w:val="00B170EB"/>
    <w:rsid w:val="00B17103"/>
    <w:rsid w:val="00B17B2C"/>
    <w:rsid w:val="00B21047"/>
    <w:rsid w:val="00B220C7"/>
    <w:rsid w:val="00B22548"/>
    <w:rsid w:val="00B229E3"/>
    <w:rsid w:val="00B2323F"/>
    <w:rsid w:val="00B23370"/>
    <w:rsid w:val="00B233D5"/>
    <w:rsid w:val="00B23750"/>
    <w:rsid w:val="00B23792"/>
    <w:rsid w:val="00B23931"/>
    <w:rsid w:val="00B24E53"/>
    <w:rsid w:val="00B25185"/>
    <w:rsid w:val="00B25AAF"/>
    <w:rsid w:val="00B25D61"/>
    <w:rsid w:val="00B26AFD"/>
    <w:rsid w:val="00B301F9"/>
    <w:rsid w:val="00B30358"/>
    <w:rsid w:val="00B30385"/>
    <w:rsid w:val="00B3092F"/>
    <w:rsid w:val="00B30A26"/>
    <w:rsid w:val="00B30E41"/>
    <w:rsid w:val="00B30EB2"/>
    <w:rsid w:val="00B31095"/>
    <w:rsid w:val="00B317EF"/>
    <w:rsid w:val="00B31802"/>
    <w:rsid w:val="00B31871"/>
    <w:rsid w:val="00B32E7A"/>
    <w:rsid w:val="00B330FC"/>
    <w:rsid w:val="00B3342E"/>
    <w:rsid w:val="00B335BF"/>
    <w:rsid w:val="00B3365A"/>
    <w:rsid w:val="00B33973"/>
    <w:rsid w:val="00B3406E"/>
    <w:rsid w:val="00B34256"/>
    <w:rsid w:val="00B34879"/>
    <w:rsid w:val="00B35391"/>
    <w:rsid w:val="00B354EA"/>
    <w:rsid w:val="00B35553"/>
    <w:rsid w:val="00B35768"/>
    <w:rsid w:val="00B35A96"/>
    <w:rsid w:val="00B35BAD"/>
    <w:rsid w:val="00B35E1D"/>
    <w:rsid w:val="00B35F76"/>
    <w:rsid w:val="00B370F6"/>
    <w:rsid w:val="00B37806"/>
    <w:rsid w:val="00B379CE"/>
    <w:rsid w:val="00B37E36"/>
    <w:rsid w:val="00B37ECD"/>
    <w:rsid w:val="00B40AC4"/>
    <w:rsid w:val="00B40CD5"/>
    <w:rsid w:val="00B40E38"/>
    <w:rsid w:val="00B41D4D"/>
    <w:rsid w:val="00B421C2"/>
    <w:rsid w:val="00B4291D"/>
    <w:rsid w:val="00B42A10"/>
    <w:rsid w:val="00B42B16"/>
    <w:rsid w:val="00B42FEB"/>
    <w:rsid w:val="00B43270"/>
    <w:rsid w:val="00B43391"/>
    <w:rsid w:val="00B43B51"/>
    <w:rsid w:val="00B43E63"/>
    <w:rsid w:val="00B43F46"/>
    <w:rsid w:val="00B44366"/>
    <w:rsid w:val="00B4506A"/>
    <w:rsid w:val="00B452F6"/>
    <w:rsid w:val="00B463D3"/>
    <w:rsid w:val="00B46CB0"/>
    <w:rsid w:val="00B46FBD"/>
    <w:rsid w:val="00B47034"/>
    <w:rsid w:val="00B4708D"/>
    <w:rsid w:val="00B47730"/>
    <w:rsid w:val="00B478A1"/>
    <w:rsid w:val="00B47C89"/>
    <w:rsid w:val="00B47DB5"/>
    <w:rsid w:val="00B47DDC"/>
    <w:rsid w:val="00B50812"/>
    <w:rsid w:val="00B50ABC"/>
    <w:rsid w:val="00B50B80"/>
    <w:rsid w:val="00B5240C"/>
    <w:rsid w:val="00B5262F"/>
    <w:rsid w:val="00B52B68"/>
    <w:rsid w:val="00B531EC"/>
    <w:rsid w:val="00B540AD"/>
    <w:rsid w:val="00B5453F"/>
    <w:rsid w:val="00B55962"/>
    <w:rsid w:val="00B55D49"/>
    <w:rsid w:val="00B56BF8"/>
    <w:rsid w:val="00B570AB"/>
    <w:rsid w:val="00B578BF"/>
    <w:rsid w:val="00B57C79"/>
    <w:rsid w:val="00B57D08"/>
    <w:rsid w:val="00B600D1"/>
    <w:rsid w:val="00B60470"/>
    <w:rsid w:val="00B60642"/>
    <w:rsid w:val="00B60A6B"/>
    <w:rsid w:val="00B60C9E"/>
    <w:rsid w:val="00B6181F"/>
    <w:rsid w:val="00B61BD8"/>
    <w:rsid w:val="00B628B5"/>
    <w:rsid w:val="00B62AA3"/>
    <w:rsid w:val="00B62C2E"/>
    <w:rsid w:val="00B62D38"/>
    <w:rsid w:val="00B630A4"/>
    <w:rsid w:val="00B6349D"/>
    <w:rsid w:val="00B64F91"/>
    <w:rsid w:val="00B6536F"/>
    <w:rsid w:val="00B6542C"/>
    <w:rsid w:val="00B6605F"/>
    <w:rsid w:val="00B66D7E"/>
    <w:rsid w:val="00B6705B"/>
    <w:rsid w:val="00B675F5"/>
    <w:rsid w:val="00B677B9"/>
    <w:rsid w:val="00B6790A"/>
    <w:rsid w:val="00B70B54"/>
    <w:rsid w:val="00B70FE2"/>
    <w:rsid w:val="00B7187C"/>
    <w:rsid w:val="00B71C72"/>
    <w:rsid w:val="00B71F7B"/>
    <w:rsid w:val="00B7207D"/>
    <w:rsid w:val="00B728BC"/>
    <w:rsid w:val="00B72939"/>
    <w:rsid w:val="00B72FD6"/>
    <w:rsid w:val="00B735CA"/>
    <w:rsid w:val="00B7363E"/>
    <w:rsid w:val="00B7399F"/>
    <w:rsid w:val="00B73D84"/>
    <w:rsid w:val="00B73E46"/>
    <w:rsid w:val="00B7404A"/>
    <w:rsid w:val="00B74328"/>
    <w:rsid w:val="00B754D3"/>
    <w:rsid w:val="00B75A12"/>
    <w:rsid w:val="00B75B8A"/>
    <w:rsid w:val="00B75F93"/>
    <w:rsid w:val="00B76844"/>
    <w:rsid w:val="00B77021"/>
    <w:rsid w:val="00B7721E"/>
    <w:rsid w:val="00B7724D"/>
    <w:rsid w:val="00B7735B"/>
    <w:rsid w:val="00B77626"/>
    <w:rsid w:val="00B778DF"/>
    <w:rsid w:val="00B77F68"/>
    <w:rsid w:val="00B810BA"/>
    <w:rsid w:val="00B81208"/>
    <w:rsid w:val="00B81354"/>
    <w:rsid w:val="00B818DC"/>
    <w:rsid w:val="00B82227"/>
    <w:rsid w:val="00B8247B"/>
    <w:rsid w:val="00B82896"/>
    <w:rsid w:val="00B82F36"/>
    <w:rsid w:val="00B83398"/>
    <w:rsid w:val="00B835BF"/>
    <w:rsid w:val="00B83B78"/>
    <w:rsid w:val="00B84224"/>
    <w:rsid w:val="00B847C6"/>
    <w:rsid w:val="00B85658"/>
    <w:rsid w:val="00B85673"/>
    <w:rsid w:val="00B85924"/>
    <w:rsid w:val="00B85B98"/>
    <w:rsid w:val="00B85C5C"/>
    <w:rsid w:val="00B85D20"/>
    <w:rsid w:val="00B85F04"/>
    <w:rsid w:val="00B8625F"/>
    <w:rsid w:val="00B86700"/>
    <w:rsid w:val="00B868BA"/>
    <w:rsid w:val="00B86B6C"/>
    <w:rsid w:val="00B86DCE"/>
    <w:rsid w:val="00B873AB"/>
    <w:rsid w:val="00B87848"/>
    <w:rsid w:val="00B87AE7"/>
    <w:rsid w:val="00B90E77"/>
    <w:rsid w:val="00B91068"/>
    <w:rsid w:val="00B91373"/>
    <w:rsid w:val="00B9139D"/>
    <w:rsid w:val="00B91527"/>
    <w:rsid w:val="00B9281A"/>
    <w:rsid w:val="00B93A0F"/>
    <w:rsid w:val="00B93DBD"/>
    <w:rsid w:val="00B93E9C"/>
    <w:rsid w:val="00B94196"/>
    <w:rsid w:val="00B94E42"/>
    <w:rsid w:val="00B95B51"/>
    <w:rsid w:val="00B95C9F"/>
    <w:rsid w:val="00B95F3F"/>
    <w:rsid w:val="00B9606C"/>
    <w:rsid w:val="00B969F3"/>
    <w:rsid w:val="00B97BD1"/>
    <w:rsid w:val="00B97D85"/>
    <w:rsid w:val="00BA0276"/>
    <w:rsid w:val="00BA08A7"/>
    <w:rsid w:val="00BA0B83"/>
    <w:rsid w:val="00BA0F66"/>
    <w:rsid w:val="00BA1123"/>
    <w:rsid w:val="00BA118F"/>
    <w:rsid w:val="00BA121D"/>
    <w:rsid w:val="00BA139B"/>
    <w:rsid w:val="00BA1458"/>
    <w:rsid w:val="00BA2979"/>
    <w:rsid w:val="00BA32F7"/>
    <w:rsid w:val="00BA3470"/>
    <w:rsid w:val="00BA3B3D"/>
    <w:rsid w:val="00BA40D6"/>
    <w:rsid w:val="00BA43EE"/>
    <w:rsid w:val="00BA4E5B"/>
    <w:rsid w:val="00BA5A04"/>
    <w:rsid w:val="00BA5B19"/>
    <w:rsid w:val="00BA6656"/>
    <w:rsid w:val="00BA715C"/>
    <w:rsid w:val="00BA7241"/>
    <w:rsid w:val="00BA72C2"/>
    <w:rsid w:val="00BB06E2"/>
    <w:rsid w:val="00BB0799"/>
    <w:rsid w:val="00BB0DB3"/>
    <w:rsid w:val="00BB0EF4"/>
    <w:rsid w:val="00BB16C8"/>
    <w:rsid w:val="00BB1762"/>
    <w:rsid w:val="00BB1D66"/>
    <w:rsid w:val="00BB2AF6"/>
    <w:rsid w:val="00BB2C05"/>
    <w:rsid w:val="00BB2F19"/>
    <w:rsid w:val="00BB301E"/>
    <w:rsid w:val="00BB3038"/>
    <w:rsid w:val="00BB351B"/>
    <w:rsid w:val="00BB448D"/>
    <w:rsid w:val="00BB52A5"/>
    <w:rsid w:val="00BB5CEA"/>
    <w:rsid w:val="00BB5EF7"/>
    <w:rsid w:val="00BB614A"/>
    <w:rsid w:val="00BB6B36"/>
    <w:rsid w:val="00BB6B3E"/>
    <w:rsid w:val="00BB6EB4"/>
    <w:rsid w:val="00BB6F13"/>
    <w:rsid w:val="00BB76D5"/>
    <w:rsid w:val="00BB77D6"/>
    <w:rsid w:val="00BB7C2E"/>
    <w:rsid w:val="00BB7EA9"/>
    <w:rsid w:val="00BC00DA"/>
    <w:rsid w:val="00BC05F7"/>
    <w:rsid w:val="00BC0EC0"/>
    <w:rsid w:val="00BC0FA1"/>
    <w:rsid w:val="00BC1665"/>
    <w:rsid w:val="00BC1BF5"/>
    <w:rsid w:val="00BC1D02"/>
    <w:rsid w:val="00BC2F21"/>
    <w:rsid w:val="00BC36E8"/>
    <w:rsid w:val="00BC3CCB"/>
    <w:rsid w:val="00BC4FD1"/>
    <w:rsid w:val="00BC5C2E"/>
    <w:rsid w:val="00BC6B7E"/>
    <w:rsid w:val="00BC6F8E"/>
    <w:rsid w:val="00BC786A"/>
    <w:rsid w:val="00BC7C8C"/>
    <w:rsid w:val="00BC7CD1"/>
    <w:rsid w:val="00BC7F42"/>
    <w:rsid w:val="00BD0780"/>
    <w:rsid w:val="00BD091A"/>
    <w:rsid w:val="00BD0A1B"/>
    <w:rsid w:val="00BD177A"/>
    <w:rsid w:val="00BD18F0"/>
    <w:rsid w:val="00BD1C49"/>
    <w:rsid w:val="00BD1CBE"/>
    <w:rsid w:val="00BD1EE8"/>
    <w:rsid w:val="00BD2B78"/>
    <w:rsid w:val="00BD2C82"/>
    <w:rsid w:val="00BD315E"/>
    <w:rsid w:val="00BD31BF"/>
    <w:rsid w:val="00BD3A8C"/>
    <w:rsid w:val="00BD3B19"/>
    <w:rsid w:val="00BD501B"/>
    <w:rsid w:val="00BD5B6D"/>
    <w:rsid w:val="00BD649A"/>
    <w:rsid w:val="00BD6D85"/>
    <w:rsid w:val="00BD6F66"/>
    <w:rsid w:val="00BD749F"/>
    <w:rsid w:val="00BD7D7E"/>
    <w:rsid w:val="00BD7E39"/>
    <w:rsid w:val="00BE0B19"/>
    <w:rsid w:val="00BE1041"/>
    <w:rsid w:val="00BE15F9"/>
    <w:rsid w:val="00BE1AE0"/>
    <w:rsid w:val="00BE1F91"/>
    <w:rsid w:val="00BE2555"/>
    <w:rsid w:val="00BE278B"/>
    <w:rsid w:val="00BE2E81"/>
    <w:rsid w:val="00BE2E94"/>
    <w:rsid w:val="00BE3659"/>
    <w:rsid w:val="00BE3AD6"/>
    <w:rsid w:val="00BE3F24"/>
    <w:rsid w:val="00BE3FF1"/>
    <w:rsid w:val="00BE408A"/>
    <w:rsid w:val="00BE40F8"/>
    <w:rsid w:val="00BE424A"/>
    <w:rsid w:val="00BE4328"/>
    <w:rsid w:val="00BE56B4"/>
    <w:rsid w:val="00BE5B97"/>
    <w:rsid w:val="00BE5C5F"/>
    <w:rsid w:val="00BE5F65"/>
    <w:rsid w:val="00BE623C"/>
    <w:rsid w:val="00BE64D4"/>
    <w:rsid w:val="00BE6BF8"/>
    <w:rsid w:val="00BE6FAB"/>
    <w:rsid w:val="00BE7178"/>
    <w:rsid w:val="00BE7709"/>
    <w:rsid w:val="00BF13E4"/>
    <w:rsid w:val="00BF1765"/>
    <w:rsid w:val="00BF178F"/>
    <w:rsid w:val="00BF1BBF"/>
    <w:rsid w:val="00BF3C30"/>
    <w:rsid w:val="00BF4020"/>
    <w:rsid w:val="00BF4FDE"/>
    <w:rsid w:val="00BF6D5F"/>
    <w:rsid w:val="00C003A8"/>
    <w:rsid w:val="00C01411"/>
    <w:rsid w:val="00C0200C"/>
    <w:rsid w:val="00C021E4"/>
    <w:rsid w:val="00C0272B"/>
    <w:rsid w:val="00C02B02"/>
    <w:rsid w:val="00C03783"/>
    <w:rsid w:val="00C04706"/>
    <w:rsid w:val="00C048EE"/>
    <w:rsid w:val="00C05146"/>
    <w:rsid w:val="00C05452"/>
    <w:rsid w:val="00C05A07"/>
    <w:rsid w:val="00C05A09"/>
    <w:rsid w:val="00C05AE3"/>
    <w:rsid w:val="00C06100"/>
    <w:rsid w:val="00C06637"/>
    <w:rsid w:val="00C06FD3"/>
    <w:rsid w:val="00C07273"/>
    <w:rsid w:val="00C07525"/>
    <w:rsid w:val="00C07DFB"/>
    <w:rsid w:val="00C10780"/>
    <w:rsid w:val="00C11421"/>
    <w:rsid w:val="00C11F68"/>
    <w:rsid w:val="00C124F4"/>
    <w:rsid w:val="00C12730"/>
    <w:rsid w:val="00C129B6"/>
    <w:rsid w:val="00C129C7"/>
    <w:rsid w:val="00C13730"/>
    <w:rsid w:val="00C13802"/>
    <w:rsid w:val="00C140F3"/>
    <w:rsid w:val="00C140F7"/>
    <w:rsid w:val="00C1426A"/>
    <w:rsid w:val="00C143F5"/>
    <w:rsid w:val="00C149E7"/>
    <w:rsid w:val="00C14C6F"/>
    <w:rsid w:val="00C15083"/>
    <w:rsid w:val="00C1511C"/>
    <w:rsid w:val="00C160E0"/>
    <w:rsid w:val="00C1622F"/>
    <w:rsid w:val="00C16703"/>
    <w:rsid w:val="00C1694E"/>
    <w:rsid w:val="00C169D3"/>
    <w:rsid w:val="00C16E22"/>
    <w:rsid w:val="00C17589"/>
    <w:rsid w:val="00C177C0"/>
    <w:rsid w:val="00C2058B"/>
    <w:rsid w:val="00C213F3"/>
    <w:rsid w:val="00C21620"/>
    <w:rsid w:val="00C21983"/>
    <w:rsid w:val="00C22896"/>
    <w:rsid w:val="00C22BFE"/>
    <w:rsid w:val="00C2317D"/>
    <w:rsid w:val="00C2473A"/>
    <w:rsid w:val="00C2490E"/>
    <w:rsid w:val="00C24C9B"/>
    <w:rsid w:val="00C24E33"/>
    <w:rsid w:val="00C24F9E"/>
    <w:rsid w:val="00C24FF4"/>
    <w:rsid w:val="00C2507F"/>
    <w:rsid w:val="00C25095"/>
    <w:rsid w:val="00C25249"/>
    <w:rsid w:val="00C25828"/>
    <w:rsid w:val="00C258A3"/>
    <w:rsid w:val="00C261FA"/>
    <w:rsid w:val="00C262FB"/>
    <w:rsid w:val="00C264C8"/>
    <w:rsid w:val="00C264E0"/>
    <w:rsid w:val="00C308EF"/>
    <w:rsid w:val="00C313DA"/>
    <w:rsid w:val="00C3140B"/>
    <w:rsid w:val="00C31897"/>
    <w:rsid w:val="00C31A4F"/>
    <w:rsid w:val="00C31E8D"/>
    <w:rsid w:val="00C32AEF"/>
    <w:rsid w:val="00C32AF4"/>
    <w:rsid w:val="00C3363E"/>
    <w:rsid w:val="00C34594"/>
    <w:rsid w:val="00C3460A"/>
    <w:rsid w:val="00C34CA7"/>
    <w:rsid w:val="00C34EC0"/>
    <w:rsid w:val="00C35E80"/>
    <w:rsid w:val="00C35ED5"/>
    <w:rsid w:val="00C35F6B"/>
    <w:rsid w:val="00C36116"/>
    <w:rsid w:val="00C3707D"/>
    <w:rsid w:val="00C37FE0"/>
    <w:rsid w:val="00C40185"/>
    <w:rsid w:val="00C40335"/>
    <w:rsid w:val="00C40774"/>
    <w:rsid w:val="00C40B38"/>
    <w:rsid w:val="00C4105B"/>
    <w:rsid w:val="00C41663"/>
    <w:rsid w:val="00C41EBD"/>
    <w:rsid w:val="00C42765"/>
    <w:rsid w:val="00C427BD"/>
    <w:rsid w:val="00C430B0"/>
    <w:rsid w:val="00C43954"/>
    <w:rsid w:val="00C43F13"/>
    <w:rsid w:val="00C44A42"/>
    <w:rsid w:val="00C44CEA"/>
    <w:rsid w:val="00C44FC9"/>
    <w:rsid w:val="00C455BA"/>
    <w:rsid w:val="00C45CD4"/>
    <w:rsid w:val="00C45ED6"/>
    <w:rsid w:val="00C4637D"/>
    <w:rsid w:val="00C466D7"/>
    <w:rsid w:val="00C47645"/>
    <w:rsid w:val="00C51493"/>
    <w:rsid w:val="00C522C4"/>
    <w:rsid w:val="00C52336"/>
    <w:rsid w:val="00C528E5"/>
    <w:rsid w:val="00C53076"/>
    <w:rsid w:val="00C53531"/>
    <w:rsid w:val="00C53764"/>
    <w:rsid w:val="00C53A62"/>
    <w:rsid w:val="00C54969"/>
    <w:rsid w:val="00C55340"/>
    <w:rsid w:val="00C55657"/>
    <w:rsid w:val="00C55E50"/>
    <w:rsid w:val="00C55E8F"/>
    <w:rsid w:val="00C565C6"/>
    <w:rsid w:val="00C572B5"/>
    <w:rsid w:val="00C57507"/>
    <w:rsid w:val="00C577F4"/>
    <w:rsid w:val="00C60451"/>
    <w:rsid w:val="00C60484"/>
    <w:rsid w:val="00C60502"/>
    <w:rsid w:val="00C60C9E"/>
    <w:rsid w:val="00C60EE4"/>
    <w:rsid w:val="00C611F8"/>
    <w:rsid w:val="00C61220"/>
    <w:rsid w:val="00C612E1"/>
    <w:rsid w:val="00C6181C"/>
    <w:rsid w:val="00C61B0E"/>
    <w:rsid w:val="00C61F3E"/>
    <w:rsid w:val="00C6292B"/>
    <w:rsid w:val="00C62D49"/>
    <w:rsid w:val="00C62F28"/>
    <w:rsid w:val="00C63194"/>
    <w:rsid w:val="00C63571"/>
    <w:rsid w:val="00C6380F"/>
    <w:rsid w:val="00C648EC"/>
    <w:rsid w:val="00C64E1A"/>
    <w:rsid w:val="00C6563B"/>
    <w:rsid w:val="00C657DB"/>
    <w:rsid w:val="00C65E7D"/>
    <w:rsid w:val="00C65F0E"/>
    <w:rsid w:val="00C6607F"/>
    <w:rsid w:val="00C6620F"/>
    <w:rsid w:val="00C66725"/>
    <w:rsid w:val="00C66B0E"/>
    <w:rsid w:val="00C66CD8"/>
    <w:rsid w:val="00C66DDB"/>
    <w:rsid w:val="00C67004"/>
    <w:rsid w:val="00C6718F"/>
    <w:rsid w:val="00C671C0"/>
    <w:rsid w:val="00C67264"/>
    <w:rsid w:val="00C67288"/>
    <w:rsid w:val="00C6750B"/>
    <w:rsid w:val="00C67559"/>
    <w:rsid w:val="00C677D3"/>
    <w:rsid w:val="00C67B9D"/>
    <w:rsid w:val="00C70142"/>
    <w:rsid w:val="00C70CB0"/>
    <w:rsid w:val="00C725DD"/>
    <w:rsid w:val="00C72B9A"/>
    <w:rsid w:val="00C73218"/>
    <w:rsid w:val="00C7321A"/>
    <w:rsid w:val="00C7490E"/>
    <w:rsid w:val="00C74A1E"/>
    <w:rsid w:val="00C75621"/>
    <w:rsid w:val="00C75689"/>
    <w:rsid w:val="00C75F24"/>
    <w:rsid w:val="00C7636D"/>
    <w:rsid w:val="00C76C1D"/>
    <w:rsid w:val="00C76FA0"/>
    <w:rsid w:val="00C770D2"/>
    <w:rsid w:val="00C773D0"/>
    <w:rsid w:val="00C776F8"/>
    <w:rsid w:val="00C805A8"/>
    <w:rsid w:val="00C808AD"/>
    <w:rsid w:val="00C808CE"/>
    <w:rsid w:val="00C80ACC"/>
    <w:rsid w:val="00C80C32"/>
    <w:rsid w:val="00C81700"/>
    <w:rsid w:val="00C82284"/>
    <w:rsid w:val="00C8232D"/>
    <w:rsid w:val="00C82D3A"/>
    <w:rsid w:val="00C83642"/>
    <w:rsid w:val="00C84239"/>
    <w:rsid w:val="00C8424F"/>
    <w:rsid w:val="00C8463B"/>
    <w:rsid w:val="00C8484F"/>
    <w:rsid w:val="00C8487C"/>
    <w:rsid w:val="00C8497F"/>
    <w:rsid w:val="00C84D12"/>
    <w:rsid w:val="00C84D4D"/>
    <w:rsid w:val="00C84D55"/>
    <w:rsid w:val="00C85961"/>
    <w:rsid w:val="00C86C67"/>
    <w:rsid w:val="00C86E34"/>
    <w:rsid w:val="00C871EC"/>
    <w:rsid w:val="00C8732B"/>
    <w:rsid w:val="00C875DA"/>
    <w:rsid w:val="00C9069A"/>
    <w:rsid w:val="00C908D6"/>
    <w:rsid w:val="00C90AB6"/>
    <w:rsid w:val="00C916CC"/>
    <w:rsid w:val="00C91AFF"/>
    <w:rsid w:val="00C91F62"/>
    <w:rsid w:val="00C925D6"/>
    <w:rsid w:val="00C9281A"/>
    <w:rsid w:val="00C92FF2"/>
    <w:rsid w:val="00C93079"/>
    <w:rsid w:val="00C930D1"/>
    <w:rsid w:val="00C93212"/>
    <w:rsid w:val="00C93490"/>
    <w:rsid w:val="00C93610"/>
    <w:rsid w:val="00C93BA0"/>
    <w:rsid w:val="00C94130"/>
    <w:rsid w:val="00C94E63"/>
    <w:rsid w:val="00C955E8"/>
    <w:rsid w:val="00C957C4"/>
    <w:rsid w:val="00C95A55"/>
    <w:rsid w:val="00C960B7"/>
    <w:rsid w:val="00C96635"/>
    <w:rsid w:val="00C967B1"/>
    <w:rsid w:val="00CA0095"/>
    <w:rsid w:val="00CA0280"/>
    <w:rsid w:val="00CA1BCE"/>
    <w:rsid w:val="00CA223D"/>
    <w:rsid w:val="00CA245D"/>
    <w:rsid w:val="00CA24BB"/>
    <w:rsid w:val="00CA3224"/>
    <w:rsid w:val="00CA4264"/>
    <w:rsid w:val="00CA43AE"/>
    <w:rsid w:val="00CA45AE"/>
    <w:rsid w:val="00CA4B81"/>
    <w:rsid w:val="00CA4CB0"/>
    <w:rsid w:val="00CA4F40"/>
    <w:rsid w:val="00CA4FD8"/>
    <w:rsid w:val="00CA5CCF"/>
    <w:rsid w:val="00CA5F41"/>
    <w:rsid w:val="00CA70B6"/>
    <w:rsid w:val="00CA7BAE"/>
    <w:rsid w:val="00CB0182"/>
    <w:rsid w:val="00CB0255"/>
    <w:rsid w:val="00CB0664"/>
    <w:rsid w:val="00CB0FA0"/>
    <w:rsid w:val="00CB1979"/>
    <w:rsid w:val="00CB2AE3"/>
    <w:rsid w:val="00CB37F7"/>
    <w:rsid w:val="00CB4FDE"/>
    <w:rsid w:val="00CB55BA"/>
    <w:rsid w:val="00CB64F7"/>
    <w:rsid w:val="00CB6C94"/>
    <w:rsid w:val="00CB7AB9"/>
    <w:rsid w:val="00CB7D91"/>
    <w:rsid w:val="00CB7F0A"/>
    <w:rsid w:val="00CC0648"/>
    <w:rsid w:val="00CC0841"/>
    <w:rsid w:val="00CC0911"/>
    <w:rsid w:val="00CC0B4D"/>
    <w:rsid w:val="00CC0F8F"/>
    <w:rsid w:val="00CC1227"/>
    <w:rsid w:val="00CC1CAD"/>
    <w:rsid w:val="00CC2241"/>
    <w:rsid w:val="00CC2D63"/>
    <w:rsid w:val="00CC3137"/>
    <w:rsid w:val="00CC3611"/>
    <w:rsid w:val="00CC3FAC"/>
    <w:rsid w:val="00CC42AF"/>
    <w:rsid w:val="00CC42C5"/>
    <w:rsid w:val="00CC42CE"/>
    <w:rsid w:val="00CC51C0"/>
    <w:rsid w:val="00CC5B45"/>
    <w:rsid w:val="00CC5F32"/>
    <w:rsid w:val="00CC6688"/>
    <w:rsid w:val="00CC6DC7"/>
    <w:rsid w:val="00CC74A5"/>
    <w:rsid w:val="00CC7662"/>
    <w:rsid w:val="00CC7B99"/>
    <w:rsid w:val="00CC7F48"/>
    <w:rsid w:val="00CC7FA8"/>
    <w:rsid w:val="00CD002B"/>
    <w:rsid w:val="00CD0266"/>
    <w:rsid w:val="00CD0864"/>
    <w:rsid w:val="00CD1301"/>
    <w:rsid w:val="00CD15B4"/>
    <w:rsid w:val="00CD16CD"/>
    <w:rsid w:val="00CD1923"/>
    <w:rsid w:val="00CD1E8F"/>
    <w:rsid w:val="00CD3887"/>
    <w:rsid w:val="00CD3B11"/>
    <w:rsid w:val="00CD3CA7"/>
    <w:rsid w:val="00CD3DD9"/>
    <w:rsid w:val="00CD42E4"/>
    <w:rsid w:val="00CD4B7F"/>
    <w:rsid w:val="00CD4FE0"/>
    <w:rsid w:val="00CD5172"/>
    <w:rsid w:val="00CD51B4"/>
    <w:rsid w:val="00CD545A"/>
    <w:rsid w:val="00CD5618"/>
    <w:rsid w:val="00CD57B5"/>
    <w:rsid w:val="00CD5FC5"/>
    <w:rsid w:val="00CD6215"/>
    <w:rsid w:val="00CD6BE8"/>
    <w:rsid w:val="00CD6E70"/>
    <w:rsid w:val="00CD6EDF"/>
    <w:rsid w:val="00CD71A2"/>
    <w:rsid w:val="00CD7637"/>
    <w:rsid w:val="00CE0194"/>
    <w:rsid w:val="00CE06DC"/>
    <w:rsid w:val="00CE0EA8"/>
    <w:rsid w:val="00CE1A5C"/>
    <w:rsid w:val="00CE1D37"/>
    <w:rsid w:val="00CE2585"/>
    <w:rsid w:val="00CE2DF6"/>
    <w:rsid w:val="00CE30AC"/>
    <w:rsid w:val="00CE38E1"/>
    <w:rsid w:val="00CE3A29"/>
    <w:rsid w:val="00CE3CFF"/>
    <w:rsid w:val="00CE476A"/>
    <w:rsid w:val="00CE4D9A"/>
    <w:rsid w:val="00CE554F"/>
    <w:rsid w:val="00CE556F"/>
    <w:rsid w:val="00CE6091"/>
    <w:rsid w:val="00CE6396"/>
    <w:rsid w:val="00CE6A82"/>
    <w:rsid w:val="00CE6BD9"/>
    <w:rsid w:val="00CE6FD9"/>
    <w:rsid w:val="00CE70D3"/>
    <w:rsid w:val="00CE78FC"/>
    <w:rsid w:val="00CE7E02"/>
    <w:rsid w:val="00CF00D0"/>
    <w:rsid w:val="00CF04FB"/>
    <w:rsid w:val="00CF0A38"/>
    <w:rsid w:val="00CF15C3"/>
    <w:rsid w:val="00CF188D"/>
    <w:rsid w:val="00CF1CEA"/>
    <w:rsid w:val="00CF3189"/>
    <w:rsid w:val="00CF32C9"/>
    <w:rsid w:val="00CF3471"/>
    <w:rsid w:val="00CF3658"/>
    <w:rsid w:val="00CF3745"/>
    <w:rsid w:val="00CF5028"/>
    <w:rsid w:val="00CF5707"/>
    <w:rsid w:val="00CF5E7C"/>
    <w:rsid w:val="00CF5F45"/>
    <w:rsid w:val="00CF5FAC"/>
    <w:rsid w:val="00CF697C"/>
    <w:rsid w:val="00CF7216"/>
    <w:rsid w:val="00CF7F06"/>
    <w:rsid w:val="00D0046E"/>
    <w:rsid w:val="00D008C7"/>
    <w:rsid w:val="00D00D33"/>
    <w:rsid w:val="00D00DEE"/>
    <w:rsid w:val="00D0105E"/>
    <w:rsid w:val="00D013A6"/>
    <w:rsid w:val="00D020B3"/>
    <w:rsid w:val="00D021C6"/>
    <w:rsid w:val="00D02353"/>
    <w:rsid w:val="00D02765"/>
    <w:rsid w:val="00D02C3F"/>
    <w:rsid w:val="00D034BA"/>
    <w:rsid w:val="00D038F7"/>
    <w:rsid w:val="00D03FA6"/>
    <w:rsid w:val="00D057B9"/>
    <w:rsid w:val="00D05915"/>
    <w:rsid w:val="00D05D99"/>
    <w:rsid w:val="00D060EA"/>
    <w:rsid w:val="00D06583"/>
    <w:rsid w:val="00D06648"/>
    <w:rsid w:val="00D06F66"/>
    <w:rsid w:val="00D0749D"/>
    <w:rsid w:val="00D074EE"/>
    <w:rsid w:val="00D07D3B"/>
    <w:rsid w:val="00D09677"/>
    <w:rsid w:val="00D102BC"/>
    <w:rsid w:val="00D10A05"/>
    <w:rsid w:val="00D10AF3"/>
    <w:rsid w:val="00D10FCD"/>
    <w:rsid w:val="00D12882"/>
    <w:rsid w:val="00D13062"/>
    <w:rsid w:val="00D1314B"/>
    <w:rsid w:val="00D132B5"/>
    <w:rsid w:val="00D14465"/>
    <w:rsid w:val="00D15384"/>
    <w:rsid w:val="00D153A9"/>
    <w:rsid w:val="00D15717"/>
    <w:rsid w:val="00D16350"/>
    <w:rsid w:val="00D166A9"/>
    <w:rsid w:val="00D16D24"/>
    <w:rsid w:val="00D16E13"/>
    <w:rsid w:val="00D16F2D"/>
    <w:rsid w:val="00D17A94"/>
    <w:rsid w:val="00D17E96"/>
    <w:rsid w:val="00D20722"/>
    <w:rsid w:val="00D2095F"/>
    <w:rsid w:val="00D20BC0"/>
    <w:rsid w:val="00D21418"/>
    <w:rsid w:val="00D217ED"/>
    <w:rsid w:val="00D21A9D"/>
    <w:rsid w:val="00D21E2E"/>
    <w:rsid w:val="00D22256"/>
    <w:rsid w:val="00D222EB"/>
    <w:rsid w:val="00D22892"/>
    <w:rsid w:val="00D23420"/>
    <w:rsid w:val="00D237D1"/>
    <w:rsid w:val="00D23D34"/>
    <w:rsid w:val="00D240EA"/>
    <w:rsid w:val="00D24893"/>
    <w:rsid w:val="00D2490C"/>
    <w:rsid w:val="00D2523E"/>
    <w:rsid w:val="00D25381"/>
    <w:rsid w:val="00D25961"/>
    <w:rsid w:val="00D2599E"/>
    <w:rsid w:val="00D262DD"/>
    <w:rsid w:val="00D27301"/>
    <w:rsid w:val="00D27535"/>
    <w:rsid w:val="00D27B80"/>
    <w:rsid w:val="00D3025B"/>
    <w:rsid w:val="00D31290"/>
    <w:rsid w:val="00D31451"/>
    <w:rsid w:val="00D31C24"/>
    <w:rsid w:val="00D31F38"/>
    <w:rsid w:val="00D31F92"/>
    <w:rsid w:val="00D32C48"/>
    <w:rsid w:val="00D3304B"/>
    <w:rsid w:val="00D33234"/>
    <w:rsid w:val="00D33899"/>
    <w:rsid w:val="00D345DA"/>
    <w:rsid w:val="00D34601"/>
    <w:rsid w:val="00D35165"/>
    <w:rsid w:val="00D35A47"/>
    <w:rsid w:val="00D35C2E"/>
    <w:rsid w:val="00D35D2E"/>
    <w:rsid w:val="00D36155"/>
    <w:rsid w:val="00D36367"/>
    <w:rsid w:val="00D36AD9"/>
    <w:rsid w:val="00D36DA3"/>
    <w:rsid w:val="00D37093"/>
    <w:rsid w:val="00D37F7B"/>
    <w:rsid w:val="00D404F7"/>
    <w:rsid w:val="00D40530"/>
    <w:rsid w:val="00D40643"/>
    <w:rsid w:val="00D40A2E"/>
    <w:rsid w:val="00D410B7"/>
    <w:rsid w:val="00D41BAF"/>
    <w:rsid w:val="00D41CAF"/>
    <w:rsid w:val="00D42631"/>
    <w:rsid w:val="00D42A3C"/>
    <w:rsid w:val="00D42B5B"/>
    <w:rsid w:val="00D43717"/>
    <w:rsid w:val="00D43EC4"/>
    <w:rsid w:val="00D44E57"/>
    <w:rsid w:val="00D450D0"/>
    <w:rsid w:val="00D45A19"/>
    <w:rsid w:val="00D45AB5"/>
    <w:rsid w:val="00D46006"/>
    <w:rsid w:val="00D46455"/>
    <w:rsid w:val="00D46506"/>
    <w:rsid w:val="00D46739"/>
    <w:rsid w:val="00D4681B"/>
    <w:rsid w:val="00D5137A"/>
    <w:rsid w:val="00D51541"/>
    <w:rsid w:val="00D51552"/>
    <w:rsid w:val="00D524C2"/>
    <w:rsid w:val="00D53DA1"/>
    <w:rsid w:val="00D54230"/>
    <w:rsid w:val="00D547B6"/>
    <w:rsid w:val="00D5607F"/>
    <w:rsid w:val="00D560EB"/>
    <w:rsid w:val="00D56266"/>
    <w:rsid w:val="00D56614"/>
    <w:rsid w:val="00D56694"/>
    <w:rsid w:val="00D5770C"/>
    <w:rsid w:val="00D5796F"/>
    <w:rsid w:val="00D605CD"/>
    <w:rsid w:val="00D60741"/>
    <w:rsid w:val="00D60FAB"/>
    <w:rsid w:val="00D6169D"/>
    <w:rsid w:val="00D619BE"/>
    <w:rsid w:val="00D622AC"/>
    <w:rsid w:val="00D6264D"/>
    <w:rsid w:val="00D6363E"/>
    <w:rsid w:val="00D63C97"/>
    <w:rsid w:val="00D63DCF"/>
    <w:rsid w:val="00D645D0"/>
    <w:rsid w:val="00D64A62"/>
    <w:rsid w:val="00D64C09"/>
    <w:rsid w:val="00D65CF7"/>
    <w:rsid w:val="00D65E96"/>
    <w:rsid w:val="00D661C1"/>
    <w:rsid w:val="00D66748"/>
    <w:rsid w:val="00D66B1B"/>
    <w:rsid w:val="00D6779A"/>
    <w:rsid w:val="00D67982"/>
    <w:rsid w:val="00D70155"/>
    <w:rsid w:val="00D705BC"/>
    <w:rsid w:val="00D712FD"/>
    <w:rsid w:val="00D71772"/>
    <w:rsid w:val="00D71D9A"/>
    <w:rsid w:val="00D71F80"/>
    <w:rsid w:val="00D72147"/>
    <w:rsid w:val="00D7216C"/>
    <w:rsid w:val="00D7243A"/>
    <w:rsid w:val="00D7274C"/>
    <w:rsid w:val="00D72F38"/>
    <w:rsid w:val="00D73B25"/>
    <w:rsid w:val="00D73BFE"/>
    <w:rsid w:val="00D73CB3"/>
    <w:rsid w:val="00D73EBE"/>
    <w:rsid w:val="00D742D3"/>
    <w:rsid w:val="00D74A79"/>
    <w:rsid w:val="00D75708"/>
    <w:rsid w:val="00D75D8C"/>
    <w:rsid w:val="00D76525"/>
    <w:rsid w:val="00D76C53"/>
    <w:rsid w:val="00D7799C"/>
    <w:rsid w:val="00D77E24"/>
    <w:rsid w:val="00D802DC"/>
    <w:rsid w:val="00D8065E"/>
    <w:rsid w:val="00D809C0"/>
    <w:rsid w:val="00D80B77"/>
    <w:rsid w:val="00D80B99"/>
    <w:rsid w:val="00D813CD"/>
    <w:rsid w:val="00D815CF"/>
    <w:rsid w:val="00D8167C"/>
    <w:rsid w:val="00D81859"/>
    <w:rsid w:val="00D819FD"/>
    <w:rsid w:val="00D81E5E"/>
    <w:rsid w:val="00D820A7"/>
    <w:rsid w:val="00D82280"/>
    <w:rsid w:val="00D82477"/>
    <w:rsid w:val="00D835F1"/>
    <w:rsid w:val="00D83957"/>
    <w:rsid w:val="00D83A8E"/>
    <w:rsid w:val="00D841CA"/>
    <w:rsid w:val="00D84FC2"/>
    <w:rsid w:val="00D850B7"/>
    <w:rsid w:val="00D86470"/>
    <w:rsid w:val="00D86701"/>
    <w:rsid w:val="00D868E9"/>
    <w:rsid w:val="00D87075"/>
    <w:rsid w:val="00D87136"/>
    <w:rsid w:val="00D875A0"/>
    <w:rsid w:val="00D87791"/>
    <w:rsid w:val="00D87A9C"/>
    <w:rsid w:val="00D87C98"/>
    <w:rsid w:val="00D87CF8"/>
    <w:rsid w:val="00D901C6"/>
    <w:rsid w:val="00D90A06"/>
    <w:rsid w:val="00D90AC6"/>
    <w:rsid w:val="00D9118B"/>
    <w:rsid w:val="00D91B48"/>
    <w:rsid w:val="00D91BB0"/>
    <w:rsid w:val="00D91D8D"/>
    <w:rsid w:val="00D91E75"/>
    <w:rsid w:val="00D91EAF"/>
    <w:rsid w:val="00D9251B"/>
    <w:rsid w:val="00D92600"/>
    <w:rsid w:val="00D949E5"/>
    <w:rsid w:val="00D95616"/>
    <w:rsid w:val="00D95EEB"/>
    <w:rsid w:val="00D960E9"/>
    <w:rsid w:val="00D96185"/>
    <w:rsid w:val="00D9716B"/>
    <w:rsid w:val="00D97EB5"/>
    <w:rsid w:val="00DA0132"/>
    <w:rsid w:val="00DA065B"/>
    <w:rsid w:val="00DA0842"/>
    <w:rsid w:val="00DA08DC"/>
    <w:rsid w:val="00DA10D8"/>
    <w:rsid w:val="00DA1127"/>
    <w:rsid w:val="00DA123A"/>
    <w:rsid w:val="00DA1629"/>
    <w:rsid w:val="00DA1724"/>
    <w:rsid w:val="00DA19AE"/>
    <w:rsid w:val="00DA1AA1"/>
    <w:rsid w:val="00DA1FA5"/>
    <w:rsid w:val="00DA2134"/>
    <w:rsid w:val="00DA27E6"/>
    <w:rsid w:val="00DA3894"/>
    <w:rsid w:val="00DA3E23"/>
    <w:rsid w:val="00DA3F40"/>
    <w:rsid w:val="00DA43C0"/>
    <w:rsid w:val="00DA4A2F"/>
    <w:rsid w:val="00DA4AE4"/>
    <w:rsid w:val="00DA4FAD"/>
    <w:rsid w:val="00DA5508"/>
    <w:rsid w:val="00DA571E"/>
    <w:rsid w:val="00DA6585"/>
    <w:rsid w:val="00DA673B"/>
    <w:rsid w:val="00DA6A9F"/>
    <w:rsid w:val="00DA6B3D"/>
    <w:rsid w:val="00DA6C59"/>
    <w:rsid w:val="00DA78DA"/>
    <w:rsid w:val="00DA7996"/>
    <w:rsid w:val="00DA7CB2"/>
    <w:rsid w:val="00DA7EFB"/>
    <w:rsid w:val="00DA7FD2"/>
    <w:rsid w:val="00DB03B4"/>
    <w:rsid w:val="00DB051C"/>
    <w:rsid w:val="00DB0A16"/>
    <w:rsid w:val="00DB0B20"/>
    <w:rsid w:val="00DB0BC3"/>
    <w:rsid w:val="00DB1255"/>
    <w:rsid w:val="00DB164F"/>
    <w:rsid w:val="00DB17DF"/>
    <w:rsid w:val="00DB1F3D"/>
    <w:rsid w:val="00DB203C"/>
    <w:rsid w:val="00DB392A"/>
    <w:rsid w:val="00DB3D69"/>
    <w:rsid w:val="00DB3DEF"/>
    <w:rsid w:val="00DB3E59"/>
    <w:rsid w:val="00DB45C2"/>
    <w:rsid w:val="00DB4EDB"/>
    <w:rsid w:val="00DB578F"/>
    <w:rsid w:val="00DB5BF3"/>
    <w:rsid w:val="00DB5C94"/>
    <w:rsid w:val="00DB6014"/>
    <w:rsid w:val="00DB6929"/>
    <w:rsid w:val="00DB704B"/>
    <w:rsid w:val="00DB7161"/>
    <w:rsid w:val="00DB7943"/>
    <w:rsid w:val="00DB7A4E"/>
    <w:rsid w:val="00DC0287"/>
    <w:rsid w:val="00DC043F"/>
    <w:rsid w:val="00DC0A29"/>
    <w:rsid w:val="00DC1382"/>
    <w:rsid w:val="00DC1C08"/>
    <w:rsid w:val="00DC2259"/>
    <w:rsid w:val="00DC26C1"/>
    <w:rsid w:val="00DC315C"/>
    <w:rsid w:val="00DC393D"/>
    <w:rsid w:val="00DC39F5"/>
    <w:rsid w:val="00DC3F3E"/>
    <w:rsid w:val="00DC41D4"/>
    <w:rsid w:val="00DC454C"/>
    <w:rsid w:val="00DC49E0"/>
    <w:rsid w:val="00DC524C"/>
    <w:rsid w:val="00DC5674"/>
    <w:rsid w:val="00DC5782"/>
    <w:rsid w:val="00DC5D2B"/>
    <w:rsid w:val="00DC61BC"/>
    <w:rsid w:val="00DC65C9"/>
    <w:rsid w:val="00DC686E"/>
    <w:rsid w:val="00DC701E"/>
    <w:rsid w:val="00DD03A9"/>
    <w:rsid w:val="00DD05DD"/>
    <w:rsid w:val="00DD1778"/>
    <w:rsid w:val="00DD1CA1"/>
    <w:rsid w:val="00DD2341"/>
    <w:rsid w:val="00DD2700"/>
    <w:rsid w:val="00DD2880"/>
    <w:rsid w:val="00DD28FD"/>
    <w:rsid w:val="00DD2FCF"/>
    <w:rsid w:val="00DD3FAC"/>
    <w:rsid w:val="00DD4EE3"/>
    <w:rsid w:val="00DD552A"/>
    <w:rsid w:val="00DD57C1"/>
    <w:rsid w:val="00DD5C5C"/>
    <w:rsid w:val="00DD5FFE"/>
    <w:rsid w:val="00DD63B4"/>
    <w:rsid w:val="00DD63C9"/>
    <w:rsid w:val="00DD67D4"/>
    <w:rsid w:val="00DD6AE8"/>
    <w:rsid w:val="00DD71F5"/>
    <w:rsid w:val="00DD7B95"/>
    <w:rsid w:val="00DE0CE8"/>
    <w:rsid w:val="00DE1098"/>
    <w:rsid w:val="00DE21DF"/>
    <w:rsid w:val="00DE2B2E"/>
    <w:rsid w:val="00DE3135"/>
    <w:rsid w:val="00DE324D"/>
    <w:rsid w:val="00DE33A2"/>
    <w:rsid w:val="00DE3DAD"/>
    <w:rsid w:val="00DE40D6"/>
    <w:rsid w:val="00DE4233"/>
    <w:rsid w:val="00DE4400"/>
    <w:rsid w:val="00DE47DD"/>
    <w:rsid w:val="00DE4DDE"/>
    <w:rsid w:val="00DE5285"/>
    <w:rsid w:val="00DE5B3E"/>
    <w:rsid w:val="00DE62C6"/>
    <w:rsid w:val="00DE6F28"/>
    <w:rsid w:val="00DE77B5"/>
    <w:rsid w:val="00DE78C5"/>
    <w:rsid w:val="00DF02E2"/>
    <w:rsid w:val="00DF04F1"/>
    <w:rsid w:val="00DF0B31"/>
    <w:rsid w:val="00DF11D8"/>
    <w:rsid w:val="00DF12A7"/>
    <w:rsid w:val="00DF1881"/>
    <w:rsid w:val="00DF2907"/>
    <w:rsid w:val="00DF3A35"/>
    <w:rsid w:val="00DF47A3"/>
    <w:rsid w:val="00DF4DE7"/>
    <w:rsid w:val="00DF4F8D"/>
    <w:rsid w:val="00DF53F2"/>
    <w:rsid w:val="00DF58A9"/>
    <w:rsid w:val="00DF58F4"/>
    <w:rsid w:val="00DF59C7"/>
    <w:rsid w:val="00DF64C7"/>
    <w:rsid w:val="00DF6505"/>
    <w:rsid w:val="00DF6740"/>
    <w:rsid w:val="00DF6C64"/>
    <w:rsid w:val="00DF6D55"/>
    <w:rsid w:val="00DF6D6A"/>
    <w:rsid w:val="00E00152"/>
    <w:rsid w:val="00E00500"/>
    <w:rsid w:val="00E00978"/>
    <w:rsid w:val="00E00D1C"/>
    <w:rsid w:val="00E00F3B"/>
    <w:rsid w:val="00E011C2"/>
    <w:rsid w:val="00E011E6"/>
    <w:rsid w:val="00E01539"/>
    <w:rsid w:val="00E01EA4"/>
    <w:rsid w:val="00E0203F"/>
    <w:rsid w:val="00E02B45"/>
    <w:rsid w:val="00E02CA3"/>
    <w:rsid w:val="00E0339E"/>
    <w:rsid w:val="00E03712"/>
    <w:rsid w:val="00E0445A"/>
    <w:rsid w:val="00E04A61"/>
    <w:rsid w:val="00E05210"/>
    <w:rsid w:val="00E053AD"/>
    <w:rsid w:val="00E05617"/>
    <w:rsid w:val="00E05DDA"/>
    <w:rsid w:val="00E05E2B"/>
    <w:rsid w:val="00E067A8"/>
    <w:rsid w:val="00E068E7"/>
    <w:rsid w:val="00E06DEF"/>
    <w:rsid w:val="00E07066"/>
    <w:rsid w:val="00E07580"/>
    <w:rsid w:val="00E077F2"/>
    <w:rsid w:val="00E07BDD"/>
    <w:rsid w:val="00E106B4"/>
    <w:rsid w:val="00E10F48"/>
    <w:rsid w:val="00E11241"/>
    <w:rsid w:val="00E11AA6"/>
    <w:rsid w:val="00E12246"/>
    <w:rsid w:val="00E132E6"/>
    <w:rsid w:val="00E13501"/>
    <w:rsid w:val="00E1420A"/>
    <w:rsid w:val="00E142DB"/>
    <w:rsid w:val="00E1504F"/>
    <w:rsid w:val="00E15263"/>
    <w:rsid w:val="00E1535B"/>
    <w:rsid w:val="00E1662C"/>
    <w:rsid w:val="00E1707B"/>
    <w:rsid w:val="00E17400"/>
    <w:rsid w:val="00E20186"/>
    <w:rsid w:val="00E2079D"/>
    <w:rsid w:val="00E20A77"/>
    <w:rsid w:val="00E20B55"/>
    <w:rsid w:val="00E21061"/>
    <w:rsid w:val="00E210D0"/>
    <w:rsid w:val="00E2132B"/>
    <w:rsid w:val="00E22368"/>
    <w:rsid w:val="00E22703"/>
    <w:rsid w:val="00E22886"/>
    <w:rsid w:val="00E22891"/>
    <w:rsid w:val="00E22B29"/>
    <w:rsid w:val="00E22DF6"/>
    <w:rsid w:val="00E2353D"/>
    <w:rsid w:val="00E23EA6"/>
    <w:rsid w:val="00E23F37"/>
    <w:rsid w:val="00E23FCB"/>
    <w:rsid w:val="00E2478E"/>
    <w:rsid w:val="00E24E4F"/>
    <w:rsid w:val="00E25DAC"/>
    <w:rsid w:val="00E26DA8"/>
    <w:rsid w:val="00E27203"/>
    <w:rsid w:val="00E273B4"/>
    <w:rsid w:val="00E27CA7"/>
    <w:rsid w:val="00E31F29"/>
    <w:rsid w:val="00E33109"/>
    <w:rsid w:val="00E332AD"/>
    <w:rsid w:val="00E3355D"/>
    <w:rsid w:val="00E33873"/>
    <w:rsid w:val="00E34968"/>
    <w:rsid w:val="00E35898"/>
    <w:rsid w:val="00E35D1F"/>
    <w:rsid w:val="00E360CD"/>
    <w:rsid w:val="00E360EB"/>
    <w:rsid w:val="00E36B3D"/>
    <w:rsid w:val="00E36D40"/>
    <w:rsid w:val="00E375B5"/>
    <w:rsid w:val="00E37C0C"/>
    <w:rsid w:val="00E37DAC"/>
    <w:rsid w:val="00E40BEA"/>
    <w:rsid w:val="00E40C27"/>
    <w:rsid w:val="00E40DCE"/>
    <w:rsid w:val="00E40DDB"/>
    <w:rsid w:val="00E41860"/>
    <w:rsid w:val="00E41936"/>
    <w:rsid w:val="00E41A3C"/>
    <w:rsid w:val="00E41C8E"/>
    <w:rsid w:val="00E41DFA"/>
    <w:rsid w:val="00E42973"/>
    <w:rsid w:val="00E42CE2"/>
    <w:rsid w:val="00E436A5"/>
    <w:rsid w:val="00E436CF"/>
    <w:rsid w:val="00E4385B"/>
    <w:rsid w:val="00E43D3E"/>
    <w:rsid w:val="00E43F49"/>
    <w:rsid w:val="00E44009"/>
    <w:rsid w:val="00E4433E"/>
    <w:rsid w:val="00E44CFC"/>
    <w:rsid w:val="00E450C4"/>
    <w:rsid w:val="00E45818"/>
    <w:rsid w:val="00E45A10"/>
    <w:rsid w:val="00E45A5E"/>
    <w:rsid w:val="00E45CF3"/>
    <w:rsid w:val="00E463BA"/>
    <w:rsid w:val="00E468A8"/>
    <w:rsid w:val="00E46AEF"/>
    <w:rsid w:val="00E46DDA"/>
    <w:rsid w:val="00E4741C"/>
    <w:rsid w:val="00E4770B"/>
    <w:rsid w:val="00E4772C"/>
    <w:rsid w:val="00E50AFB"/>
    <w:rsid w:val="00E50DC2"/>
    <w:rsid w:val="00E518EB"/>
    <w:rsid w:val="00E51DF3"/>
    <w:rsid w:val="00E51FC0"/>
    <w:rsid w:val="00E5282A"/>
    <w:rsid w:val="00E52FCB"/>
    <w:rsid w:val="00E5346B"/>
    <w:rsid w:val="00E535A0"/>
    <w:rsid w:val="00E53C2F"/>
    <w:rsid w:val="00E53E0C"/>
    <w:rsid w:val="00E54414"/>
    <w:rsid w:val="00E544AB"/>
    <w:rsid w:val="00E5504F"/>
    <w:rsid w:val="00E55488"/>
    <w:rsid w:val="00E55F6B"/>
    <w:rsid w:val="00E563A2"/>
    <w:rsid w:val="00E56868"/>
    <w:rsid w:val="00E56BC0"/>
    <w:rsid w:val="00E56CF5"/>
    <w:rsid w:val="00E56F91"/>
    <w:rsid w:val="00E572B2"/>
    <w:rsid w:val="00E572B8"/>
    <w:rsid w:val="00E57ECA"/>
    <w:rsid w:val="00E60547"/>
    <w:rsid w:val="00E60794"/>
    <w:rsid w:val="00E60943"/>
    <w:rsid w:val="00E60F25"/>
    <w:rsid w:val="00E60F46"/>
    <w:rsid w:val="00E6151A"/>
    <w:rsid w:val="00E61869"/>
    <w:rsid w:val="00E62033"/>
    <w:rsid w:val="00E62464"/>
    <w:rsid w:val="00E63341"/>
    <w:rsid w:val="00E644BC"/>
    <w:rsid w:val="00E6450D"/>
    <w:rsid w:val="00E64655"/>
    <w:rsid w:val="00E64F09"/>
    <w:rsid w:val="00E65148"/>
    <w:rsid w:val="00E6537C"/>
    <w:rsid w:val="00E655D4"/>
    <w:rsid w:val="00E6574A"/>
    <w:rsid w:val="00E657EC"/>
    <w:rsid w:val="00E65CEC"/>
    <w:rsid w:val="00E65FBD"/>
    <w:rsid w:val="00E67429"/>
    <w:rsid w:val="00E678BD"/>
    <w:rsid w:val="00E70328"/>
    <w:rsid w:val="00E70779"/>
    <w:rsid w:val="00E71409"/>
    <w:rsid w:val="00E714C3"/>
    <w:rsid w:val="00E71B5B"/>
    <w:rsid w:val="00E72395"/>
    <w:rsid w:val="00E723C3"/>
    <w:rsid w:val="00E726A7"/>
    <w:rsid w:val="00E7300A"/>
    <w:rsid w:val="00E73B38"/>
    <w:rsid w:val="00E73E9D"/>
    <w:rsid w:val="00E7403E"/>
    <w:rsid w:val="00E744CF"/>
    <w:rsid w:val="00E74C6A"/>
    <w:rsid w:val="00E75020"/>
    <w:rsid w:val="00E759C3"/>
    <w:rsid w:val="00E76145"/>
    <w:rsid w:val="00E7650E"/>
    <w:rsid w:val="00E76A63"/>
    <w:rsid w:val="00E76FF2"/>
    <w:rsid w:val="00E77428"/>
    <w:rsid w:val="00E774EE"/>
    <w:rsid w:val="00E77651"/>
    <w:rsid w:val="00E777FE"/>
    <w:rsid w:val="00E80835"/>
    <w:rsid w:val="00E8105C"/>
    <w:rsid w:val="00E814AE"/>
    <w:rsid w:val="00E81791"/>
    <w:rsid w:val="00E81F92"/>
    <w:rsid w:val="00E821CC"/>
    <w:rsid w:val="00E82C23"/>
    <w:rsid w:val="00E82EB7"/>
    <w:rsid w:val="00E82F4D"/>
    <w:rsid w:val="00E83277"/>
    <w:rsid w:val="00E83D75"/>
    <w:rsid w:val="00E83F4E"/>
    <w:rsid w:val="00E841E9"/>
    <w:rsid w:val="00E84EDE"/>
    <w:rsid w:val="00E85136"/>
    <w:rsid w:val="00E8565B"/>
    <w:rsid w:val="00E85C4F"/>
    <w:rsid w:val="00E863D4"/>
    <w:rsid w:val="00E86692"/>
    <w:rsid w:val="00E86790"/>
    <w:rsid w:val="00E86C95"/>
    <w:rsid w:val="00E8780F"/>
    <w:rsid w:val="00E87E31"/>
    <w:rsid w:val="00E900F3"/>
    <w:rsid w:val="00E90396"/>
    <w:rsid w:val="00E90441"/>
    <w:rsid w:val="00E904EA"/>
    <w:rsid w:val="00E90B5C"/>
    <w:rsid w:val="00E90D7D"/>
    <w:rsid w:val="00E9143F"/>
    <w:rsid w:val="00E91838"/>
    <w:rsid w:val="00E91FE3"/>
    <w:rsid w:val="00E92E80"/>
    <w:rsid w:val="00E94417"/>
    <w:rsid w:val="00E9459D"/>
    <w:rsid w:val="00E94645"/>
    <w:rsid w:val="00E94D27"/>
    <w:rsid w:val="00E95665"/>
    <w:rsid w:val="00E95E9C"/>
    <w:rsid w:val="00E96147"/>
    <w:rsid w:val="00E96409"/>
    <w:rsid w:val="00E964FE"/>
    <w:rsid w:val="00E9653D"/>
    <w:rsid w:val="00E9668E"/>
    <w:rsid w:val="00E96D2E"/>
    <w:rsid w:val="00E96E5D"/>
    <w:rsid w:val="00E96FF7"/>
    <w:rsid w:val="00E9737C"/>
    <w:rsid w:val="00E97DA5"/>
    <w:rsid w:val="00EA0795"/>
    <w:rsid w:val="00EA0B82"/>
    <w:rsid w:val="00EA19BD"/>
    <w:rsid w:val="00EA1B75"/>
    <w:rsid w:val="00EA1D12"/>
    <w:rsid w:val="00EA2549"/>
    <w:rsid w:val="00EA2DB6"/>
    <w:rsid w:val="00EA3698"/>
    <w:rsid w:val="00EA40EF"/>
    <w:rsid w:val="00EA472E"/>
    <w:rsid w:val="00EA4AAA"/>
    <w:rsid w:val="00EA5592"/>
    <w:rsid w:val="00EA6222"/>
    <w:rsid w:val="00EA6A79"/>
    <w:rsid w:val="00EA77DD"/>
    <w:rsid w:val="00EA7ED3"/>
    <w:rsid w:val="00EA7FD8"/>
    <w:rsid w:val="00EB02E3"/>
    <w:rsid w:val="00EB0378"/>
    <w:rsid w:val="00EB042F"/>
    <w:rsid w:val="00EB1370"/>
    <w:rsid w:val="00EB14F9"/>
    <w:rsid w:val="00EB159D"/>
    <w:rsid w:val="00EB16C1"/>
    <w:rsid w:val="00EB1A85"/>
    <w:rsid w:val="00EB1B4A"/>
    <w:rsid w:val="00EB308F"/>
    <w:rsid w:val="00EB35F1"/>
    <w:rsid w:val="00EB3842"/>
    <w:rsid w:val="00EB3F9E"/>
    <w:rsid w:val="00EB480B"/>
    <w:rsid w:val="00EB5359"/>
    <w:rsid w:val="00EB5679"/>
    <w:rsid w:val="00EB58AE"/>
    <w:rsid w:val="00EB61AA"/>
    <w:rsid w:val="00EB6736"/>
    <w:rsid w:val="00EB6C0D"/>
    <w:rsid w:val="00EB6ED1"/>
    <w:rsid w:val="00EB73A2"/>
    <w:rsid w:val="00EB770D"/>
    <w:rsid w:val="00EB775A"/>
    <w:rsid w:val="00EB7B61"/>
    <w:rsid w:val="00EB7FA2"/>
    <w:rsid w:val="00EC09E5"/>
    <w:rsid w:val="00EC0C05"/>
    <w:rsid w:val="00EC10AE"/>
    <w:rsid w:val="00EC154E"/>
    <w:rsid w:val="00EC1703"/>
    <w:rsid w:val="00EC1952"/>
    <w:rsid w:val="00EC1D77"/>
    <w:rsid w:val="00EC2065"/>
    <w:rsid w:val="00EC2B63"/>
    <w:rsid w:val="00EC2F2E"/>
    <w:rsid w:val="00EC3134"/>
    <w:rsid w:val="00EC39E9"/>
    <w:rsid w:val="00EC3B5C"/>
    <w:rsid w:val="00EC3D04"/>
    <w:rsid w:val="00EC3E0B"/>
    <w:rsid w:val="00EC4490"/>
    <w:rsid w:val="00EC4C72"/>
    <w:rsid w:val="00EC5539"/>
    <w:rsid w:val="00EC5602"/>
    <w:rsid w:val="00EC57F7"/>
    <w:rsid w:val="00EC5C88"/>
    <w:rsid w:val="00EC5E0F"/>
    <w:rsid w:val="00EC5F9E"/>
    <w:rsid w:val="00EC602E"/>
    <w:rsid w:val="00EC6146"/>
    <w:rsid w:val="00EC6262"/>
    <w:rsid w:val="00EC65C5"/>
    <w:rsid w:val="00EC6D55"/>
    <w:rsid w:val="00EC76C9"/>
    <w:rsid w:val="00EC77E0"/>
    <w:rsid w:val="00ED01C1"/>
    <w:rsid w:val="00ED07FA"/>
    <w:rsid w:val="00ED0D5E"/>
    <w:rsid w:val="00ED1109"/>
    <w:rsid w:val="00ED15CF"/>
    <w:rsid w:val="00ED1604"/>
    <w:rsid w:val="00ED1F8D"/>
    <w:rsid w:val="00ED22FE"/>
    <w:rsid w:val="00ED260A"/>
    <w:rsid w:val="00ED26A2"/>
    <w:rsid w:val="00ED28E3"/>
    <w:rsid w:val="00ED3314"/>
    <w:rsid w:val="00ED3805"/>
    <w:rsid w:val="00ED3B14"/>
    <w:rsid w:val="00ED3EEA"/>
    <w:rsid w:val="00ED3F58"/>
    <w:rsid w:val="00ED4059"/>
    <w:rsid w:val="00ED4C02"/>
    <w:rsid w:val="00ED4C04"/>
    <w:rsid w:val="00ED4D36"/>
    <w:rsid w:val="00ED57C6"/>
    <w:rsid w:val="00ED58CA"/>
    <w:rsid w:val="00ED71B5"/>
    <w:rsid w:val="00ED7281"/>
    <w:rsid w:val="00ED7504"/>
    <w:rsid w:val="00ED79C2"/>
    <w:rsid w:val="00ED7B37"/>
    <w:rsid w:val="00ED7BDA"/>
    <w:rsid w:val="00ED7E28"/>
    <w:rsid w:val="00EE07D7"/>
    <w:rsid w:val="00EE086E"/>
    <w:rsid w:val="00EE1861"/>
    <w:rsid w:val="00EE1B2E"/>
    <w:rsid w:val="00EE1B88"/>
    <w:rsid w:val="00EE1EF0"/>
    <w:rsid w:val="00EE293E"/>
    <w:rsid w:val="00EE3243"/>
    <w:rsid w:val="00EE4B78"/>
    <w:rsid w:val="00EE4FFD"/>
    <w:rsid w:val="00EE502B"/>
    <w:rsid w:val="00EE529C"/>
    <w:rsid w:val="00EE5ADD"/>
    <w:rsid w:val="00EE5E28"/>
    <w:rsid w:val="00EE6314"/>
    <w:rsid w:val="00EE638A"/>
    <w:rsid w:val="00EE6F84"/>
    <w:rsid w:val="00EE70D3"/>
    <w:rsid w:val="00EE720F"/>
    <w:rsid w:val="00EE75BB"/>
    <w:rsid w:val="00EE76CC"/>
    <w:rsid w:val="00EF012C"/>
    <w:rsid w:val="00EF034B"/>
    <w:rsid w:val="00EF06E2"/>
    <w:rsid w:val="00EF0906"/>
    <w:rsid w:val="00EF15EB"/>
    <w:rsid w:val="00EF1701"/>
    <w:rsid w:val="00EF2829"/>
    <w:rsid w:val="00EF31CF"/>
    <w:rsid w:val="00EF3829"/>
    <w:rsid w:val="00EF391B"/>
    <w:rsid w:val="00EF521D"/>
    <w:rsid w:val="00EF54F2"/>
    <w:rsid w:val="00EF553D"/>
    <w:rsid w:val="00EF57A5"/>
    <w:rsid w:val="00EF5861"/>
    <w:rsid w:val="00EF5A46"/>
    <w:rsid w:val="00EF5BF4"/>
    <w:rsid w:val="00EF5FAD"/>
    <w:rsid w:val="00EF6126"/>
    <w:rsid w:val="00EF675B"/>
    <w:rsid w:val="00EF70A6"/>
    <w:rsid w:val="00EF711A"/>
    <w:rsid w:val="00EF75AC"/>
    <w:rsid w:val="00EF77D2"/>
    <w:rsid w:val="00EF7BF9"/>
    <w:rsid w:val="00EF7C91"/>
    <w:rsid w:val="00EF7E30"/>
    <w:rsid w:val="00F001FE"/>
    <w:rsid w:val="00F01332"/>
    <w:rsid w:val="00F0188D"/>
    <w:rsid w:val="00F0198E"/>
    <w:rsid w:val="00F01D10"/>
    <w:rsid w:val="00F02005"/>
    <w:rsid w:val="00F02617"/>
    <w:rsid w:val="00F03F84"/>
    <w:rsid w:val="00F04066"/>
    <w:rsid w:val="00F04C77"/>
    <w:rsid w:val="00F04FF9"/>
    <w:rsid w:val="00F052ED"/>
    <w:rsid w:val="00F0632B"/>
    <w:rsid w:val="00F06A8B"/>
    <w:rsid w:val="00F072B7"/>
    <w:rsid w:val="00F07503"/>
    <w:rsid w:val="00F078D0"/>
    <w:rsid w:val="00F07EA4"/>
    <w:rsid w:val="00F07FC4"/>
    <w:rsid w:val="00F10EDF"/>
    <w:rsid w:val="00F114CF"/>
    <w:rsid w:val="00F119D7"/>
    <w:rsid w:val="00F121FB"/>
    <w:rsid w:val="00F12351"/>
    <w:rsid w:val="00F1316A"/>
    <w:rsid w:val="00F13911"/>
    <w:rsid w:val="00F13E2F"/>
    <w:rsid w:val="00F1470F"/>
    <w:rsid w:val="00F14918"/>
    <w:rsid w:val="00F14DBD"/>
    <w:rsid w:val="00F15DC6"/>
    <w:rsid w:val="00F15EE5"/>
    <w:rsid w:val="00F16F06"/>
    <w:rsid w:val="00F1710C"/>
    <w:rsid w:val="00F172D1"/>
    <w:rsid w:val="00F202D7"/>
    <w:rsid w:val="00F202FC"/>
    <w:rsid w:val="00F20416"/>
    <w:rsid w:val="00F20BDA"/>
    <w:rsid w:val="00F20CA1"/>
    <w:rsid w:val="00F20D1F"/>
    <w:rsid w:val="00F220C0"/>
    <w:rsid w:val="00F221B3"/>
    <w:rsid w:val="00F227B1"/>
    <w:rsid w:val="00F227DB"/>
    <w:rsid w:val="00F232A9"/>
    <w:rsid w:val="00F237C4"/>
    <w:rsid w:val="00F238E2"/>
    <w:rsid w:val="00F2467E"/>
    <w:rsid w:val="00F256C6"/>
    <w:rsid w:val="00F2636D"/>
    <w:rsid w:val="00F264AB"/>
    <w:rsid w:val="00F26878"/>
    <w:rsid w:val="00F26B75"/>
    <w:rsid w:val="00F26CB4"/>
    <w:rsid w:val="00F26DD3"/>
    <w:rsid w:val="00F26E59"/>
    <w:rsid w:val="00F272DD"/>
    <w:rsid w:val="00F27857"/>
    <w:rsid w:val="00F279A5"/>
    <w:rsid w:val="00F27C26"/>
    <w:rsid w:val="00F303B1"/>
    <w:rsid w:val="00F3052D"/>
    <w:rsid w:val="00F308E1"/>
    <w:rsid w:val="00F30B51"/>
    <w:rsid w:val="00F30BAF"/>
    <w:rsid w:val="00F312D9"/>
    <w:rsid w:val="00F31892"/>
    <w:rsid w:val="00F319B5"/>
    <w:rsid w:val="00F32205"/>
    <w:rsid w:val="00F32266"/>
    <w:rsid w:val="00F32574"/>
    <w:rsid w:val="00F32D92"/>
    <w:rsid w:val="00F32E7B"/>
    <w:rsid w:val="00F32EF0"/>
    <w:rsid w:val="00F331FF"/>
    <w:rsid w:val="00F33275"/>
    <w:rsid w:val="00F3367D"/>
    <w:rsid w:val="00F3387A"/>
    <w:rsid w:val="00F33B33"/>
    <w:rsid w:val="00F34278"/>
    <w:rsid w:val="00F3483D"/>
    <w:rsid w:val="00F34AE4"/>
    <w:rsid w:val="00F357AD"/>
    <w:rsid w:val="00F35B3C"/>
    <w:rsid w:val="00F35D8D"/>
    <w:rsid w:val="00F35DBB"/>
    <w:rsid w:val="00F35E98"/>
    <w:rsid w:val="00F3606D"/>
    <w:rsid w:val="00F36AEA"/>
    <w:rsid w:val="00F370E4"/>
    <w:rsid w:val="00F3765D"/>
    <w:rsid w:val="00F3767B"/>
    <w:rsid w:val="00F37E04"/>
    <w:rsid w:val="00F405BB"/>
    <w:rsid w:val="00F40676"/>
    <w:rsid w:val="00F40958"/>
    <w:rsid w:val="00F40AFA"/>
    <w:rsid w:val="00F418BF"/>
    <w:rsid w:val="00F41F4A"/>
    <w:rsid w:val="00F42BD3"/>
    <w:rsid w:val="00F43660"/>
    <w:rsid w:val="00F4372A"/>
    <w:rsid w:val="00F43CF7"/>
    <w:rsid w:val="00F43EAE"/>
    <w:rsid w:val="00F442B9"/>
    <w:rsid w:val="00F44CA5"/>
    <w:rsid w:val="00F44D74"/>
    <w:rsid w:val="00F455E2"/>
    <w:rsid w:val="00F45A54"/>
    <w:rsid w:val="00F45CBA"/>
    <w:rsid w:val="00F45CC7"/>
    <w:rsid w:val="00F4662A"/>
    <w:rsid w:val="00F46807"/>
    <w:rsid w:val="00F47684"/>
    <w:rsid w:val="00F47E4C"/>
    <w:rsid w:val="00F5027C"/>
    <w:rsid w:val="00F50CEA"/>
    <w:rsid w:val="00F50FF4"/>
    <w:rsid w:val="00F51126"/>
    <w:rsid w:val="00F51823"/>
    <w:rsid w:val="00F51ABE"/>
    <w:rsid w:val="00F51BA4"/>
    <w:rsid w:val="00F51E90"/>
    <w:rsid w:val="00F52061"/>
    <w:rsid w:val="00F520AC"/>
    <w:rsid w:val="00F521E9"/>
    <w:rsid w:val="00F52EC3"/>
    <w:rsid w:val="00F535B4"/>
    <w:rsid w:val="00F539E7"/>
    <w:rsid w:val="00F53D0C"/>
    <w:rsid w:val="00F54AFF"/>
    <w:rsid w:val="00F54FE4"/>
    <w:rsid w:val="00F55621"/>
    <w:rsid w:val="00F55B55"/>
    <w:rsid w:val="00F56148"/>
    <w:rsid w:val="00F565A2"/>
    <w:rsid w:val="00F571B5"/>
    <w:rsid w:val="00F574EB"/>
    <w:rsid w:val="00F60B2A"/>
    <w:rsid w:val="00F60C93"/>
    <w:rsid w:val="00F60E9F"/>
    <w:rsid w:val="00F60F6E"/>
    <w:rsid w:val="00F613DB"/>
    <w:rsid w:val="00F6237D"/>
    <w:rsid w:val="00F6357F"/>
    <w:rsid w:val="00F63EF1"/>
    <w:rsid w:val="00F64A42"/>
    <w:rsid w:val="00F64A60"/>
    <w:rsid w:val="00F64E0A"/>
    <w:rsid w:val="00F65571"/>
    <w:rsid w:val="00F655EA"/>
    <w:rsid w:val="00F66527"/>
    <w:rsid w:val="00F66AD9"/>
    <w:rsid w:val="00F66D4F"/>
    <w:rsid w:val="00F67806"/>
    <w:rsid w:val="00F67B2C"/>
    <w:rsid w:val="00F7018A"/>
    <w:rsid w:val="00F701C9"/>
    <w:rsid w:val="00F71C5E"/>
    <w:rsid w:val="00F71DB0"/>
    <w:rsid w:val="00F72311"/>
    <w:rsid w:val="00F72DD0"/>
    <w:rsid w:val="00F72F9A"/>
    <w:rsid w:val="00F73150"/>
    <w:rsid w:val="00F7369E"/>
    <w:rsid w:val="00F73E21"/>
    <w:rsid w:val="00F7580E"/>
    <w:rsid w:val="00F7646E"/>
    <w:rsid w:val="00F765B4"/>
    <w:rsid w:val="00F767A2"/>
    <w:rsid w:val="00F76844"/>
    <w:rsid w:val="00F77B45"/>
    <w:rsid w:val="00F80AE6"/>
    <w:rsid w:val="00F80EDA"/>
    <w:rsid w:val="00F81052"/>
    <w:rsid w:val="00F8161D"/>
    <w:rsid w:val="00F81875"/>
    <w:rsid w:val="00F82072"/>
    <w:rsid w:val="00F82282"/>
    <w:rsid w:val="00F8238F"/>
    <w:rsid w:val="00F82786"/>
    <w:rsid w:val="00F828B0"/>
    <w:rsid w:val="00F82A56"/>
    <w:rsid w:val="00F82BF9"/>
    <w:rsid w:val="00F82C4C"/>
    <w:rsid w:val="00F82E1D"/>
    <w:rsid w:val="00F839F2"/>
    <w:rsid w:val="00F84B3A"/>
    <w:rsid w:val="00F851DB"/>
    <w:rsid w:val="00F8533F"/>
    <w:rsid w:val="00F853DB"/>
    <w:rsid w:val="00F85E47"/>
    <w:rsid w:val="00F87188"/>
    <w:rsid w:val="00F87369"/>
    <w:rsid w:val="00F9059B"/>
    <w:rsid w:val="00F90730"/>
    <w:rsid w:val="00F9088E"/>
    <w:rsid w:val="00F90E4D"/>
    <w:rsid w:val="00F91EBE"/>
    <w:rsid w:val="00F9291B"/>
    <w:rsid w:val="00F92BE9"/>
    <w:rsid w:val="00F93876"/>
    <w:rsid w:val="00F94131"/>
    <w:rsid w:val="00F94711"/>
    <w:rsid w:val="00F94A99"/>
    <w:rsid w:val="00F95B9F"/>
    <w:rsid w:val="00F95F6F"/>
    <w:rsid w:val="00F9617A"/>
    <w:rsid w:val="00F96E8C"/>
    <w:rsid w:val="00F97AAB"/>
    <w:rsid w:val="00F97BE8"/>
    <w:rsid w:val="00F97D8E"/>
    <w:rsid w:val="00FA0024"/>
    <w:rsid w:val="00FA1F52"/>
    <w:rsid w:val="00FA3529"/>
    <w:rsid w:val="00FA3C39"/>
    <w:rsid w:val="00FA41EA"/>
    <w:rsid w:val="00FA5084"/>
    <w:rsid w:val="00FA585E"/>
    <w:rsid w:val="00FA5A57"/>
    <w:rsid w:val="00FA5BF2"/>
    <w:rsid w:val="00FA5E9D"/>
    <w:rsid w:val="00FA613F"/>
    <w:rsid w:val="00FA6AA8"/>
    <w:rsid w:val="00FA6BCC"/>
    <w:rsid w:val="00FA6D40"/>
    <w:rsid w:val="00FA701C"/>
    <w:rsid w:val="00FA71C7"/>
    <w:rsid w:val="00FA71E5"/>
    <w:rsid w:val="00FA7A3A"/>
    <w:rsid w:val="00FA7CA8"/>
    <w:rsid w:val="00FA7E11"/>
    <w:rsid w:val="00FB0AA8"/>
    <w:rsid w:val="00FB0CFE"/>
    <w:rsid w:val="00FB16AF"/>
    <w:rsid w:val="00FB1CEA"/>
    <w:rsid w:val="00FB1FC3"/>
    <w:rsid w:val="00FB2804"/>
    <w:rsid w:val="00FB2B5B"/>
    <w:rsid w:val="00FB3BED"/>
    <w:rsid w:val="00FB4438"/>
    <w:rsid w:val="00FB4474"/>
    <w:rsid w:val="00FB4993"/>
    <w:rsid w:val="00FB4B60"/>
    <w:rsid w:val="00FB55FA"/>
    <w:rsid w:val="00FB582A"/>
    <w:rsid w:val="00FB6E96"/>
    <w:rsid w:val="00FB6FED"/>
    <w:rsid w:val="00FB72FE"/>
    <w:rsid w:val="00FB763E"/>
    <w:rsid w:val="00FB79FE"/>
    <w:rsid w:val="00FB7B61"/>
    <w:rsid w:val="00FC044C"/>
    <w:rsid w:val="00FC1934"/>
    <w:rsid w:val="00FC1D8D"/>
    <w:rsid w:val="00FC25C7"/>
    <w:rsid w:val="00FC260B"/>
    <w:rsid w:val="00FC34D6"/>
    <w:rsid w:val="00FC3BEE"/>
    <w:rsid w:val="00FC3F3D"/>
    <w:rsid w:val="00FC40F0"/>
    <w:rsid w:val="00FC41A5"/>
    <w:rsid w:val="00FC4467"/>
    <w:rsid w:val="00FC47DC"/>
    <w:rsid w:val="00FC49C7"/>
    <w:rsid w:val="00FC5502"/>
    <w:rsid w:val="00FC5724"/>
    <w:rsid w:val="00FC5B0B"/>
    <w:rsid w:val="00FC5CC9"/>
    <w:rsid w:val="00FC6281"/>
    <w:rsid w:val="00FC63AC"/>
    <w:rsid w:val="00FC6790"/>
    <w:rsid w:val="00FC6939"/>
    <w:rsid w:val="00FC693F"/>
    <w:rsid w:val="00FC6B63"/>
    <w:rsid w:val="00FC6B6E"/>
    <w:rsid w:val="00FC6BE0"/>
    <w:rsid w:val="00FC7C1D"/>
    <w:rsid w:val="00FC7F31"/>
    <w:rsid w:val="00FD070D"/>
    <w:rsid w:val="00FD0BA8"/>
    <w:rsid w:val="00FD0EB5"/>
    <w:rsid w:val="00FD0F6E"/>
    <w:rsid w:val="00FD23AB"/>
    <w:rsid w:val="00FD2444"/>
    <w:rsid w:val="00FD24B8"/>
    <w:rsid w:val="00FD2D30"/>
    <w:rsid w:val="00FD3185"/>
    <w:rsid w:val="00FD405C"/>
    <w:rsid w:val="00FD4102"/>
    <w:rsid w:val="00FD4446"/>
    <w:rsid w:val="00FD4D36"/>
    <w:rsid w:val="00FD4E07"/>
    <w:rsid w:val="00FD58B4"/>
    <w:rsid w:val="00FD59A1"/>
    <w:rsid w:val="00FD5A13"/>
    <w:rsid w:val="00FD5B59"/>
    <w:rsid w:val="00FD628D"/>
    <w:rsid w:val="00FD63D5"/>
    <w:rsid w:val="00FD65B9"/>
    <w:rsid w:val="00FD6F69"/>
    <w:rsid w:val="00FD7829"/>
    <w:rsid w:val="00FE0162"/>
    <w:rsid w:val="00FE0651"/>
    <w:rsid w:val="00FE0DED"/>
    <w:rsid w:val="00FE1618"/>
    <w:rsid w:val="00FE1892"/>
    <w:rsid w:val="00FE1F7B"/>
    <w:rsid w:val="00FE2033"/>
    <w:rsid w:val="00FE204E"/>
    <w:rsid w:val="00FE279C"/>
    <w:rsid w:val="00FE2E24"/>
    <w:rsid w:val="00FE3237"/>
    <w:rsid w:val="00FE387B"/>
    <w:rsid w:val="00FE3A27"/>
    <w:rsid w:val="00FE3A35"/>
    <w:rsid w:val="00FE40D1"/>
    <w:rsid w:val="00FE42A3"/>
    <w:rsid w:val="00FE44ED"/>
    <w:rsid w:val="00FE47FF"/>
    <w:rsid w:val="00FE4AE3"/>
    <w:rsid w:val="00FE5031"/>
    <w:rsid w:val="00FE53CF"/>
    <w:rsid w:val="00FE560C"/>
    <w:rsid w:val="00FE5AC0"/>
    <w:rsid w:val="00FE5AD6"/>
    <w:rsid w:val="00FE5E93"/>
    <w:rsid w:val="00FE60CD"/>
    <w:rsid w:val="00FE6626"/>
    <w:rsid w:val="00FE690A"/>
    <w:rsid w:val="00FE6B1F"/>
    <w:rsid w:val="00FE7102"/>
    <w:rsid w:val="00FE74B0"/>
    <w:rsid w:val="00FE7BC2"/>
    <w:rsid w:val="00FF0737"/>
    <w:rsid w:val="00FF106C"/>
    <w:rsid w:val="00FF10C2"/>
    <w:rsid w:val="00FF11BD"/>
    <w:rsid w:val="00FF1EB9"/>
    <w:rsid w:val="00FF1F30"/>
    <w:rsid w:val="00FF21E8"/>
    <w:rsid w:val="00FF2623"/>
    <w:rsid w:val="00FF33DC"/>
    <w:rsid w:val="00FF3493"/>
    <w:rsid w:val="00FF38F6"/>
    <w:rsid w:val="00FF3D68"/>
    <w:rsid w:val="00FF3E5B"/>
    <w:rsid w:val="00FF3E62"/>
    <w:rsid w:val="00FF40D8"/>
    <w:rsid w:val="00FF47B7"/>
    <w:rsid w:val="00FF52E0"/>
    <w:rsid w:val="00FF58E0"/>
    <w:rsid w:val="00FF5B83"/>
    <w:rsid w:val="00FF698E"/>
    <w:rsid w:val="00FF75FD"/>
    <w:rsid w:val="00FF7737"/>
    <w:rsid w:val="00FF78E8"/>
    <w:rsid w:val="01090AA4"/>
    <w:rsid w:val="0113B1CA"/>
    <w:rsid w:val="01146E10"/>
    <w:rsid w:val="0131A72C"/>
    <w:rsid w:val="01347506"/>
    <w:rsid w:val="014541DC"/>
    <w:rsid w:val="016787A8"/>
    <w:rsid w:val="017FD382"/>
    <w:rsid w:val="018EA45F"/>
    <w:rsid w:val="0195CF06"/>
    <w:rsid w:val="01A33AD6"/>
    <w:rsid w:val="01A98BBA"/>
    <w:rsid w:val="01B639D7"/>
    <w:rsid w:val="01C3619E"/>
    <w:rsid w:val="01D281CF"/>
    <w:rsid w:val="01D4C65C"/>
    <w:rsid w:val="01D838C7"/>
    <w:rsid w:val="01E09AB6"/>
    <w:rsid w:val="01EAB6B6"/>
    <w:rsid w:val="0202631E"/>
    <w:rsid w:val="02097A9F"/>
    <w:rsid w:val="0210B151"/>
    <w:rsid w:val="023C77BD"/>
    <w:rsid w:val="0245276E"/>
    <w:rsid w:val="025EA978"/>
    <w:rsid w:val="0274ACE0"/>
    <w:rsid w:val="02798130"/>
    <w:rsid w:val="028EBCD3"/>
    <w:rsid w:val="02952883"/>
    <w:rsid w:val="0296C528"/>
    <w:rsid w:val="02D3307D"/>
    <w:rsid w:val="03050624"/>
    <w:rsid w:val="03200B7A"/>
    <w:rsid w:val="032F3535"/>
    <w:rsid w:val="034754DA"/>
    <w:rsid w:val="0376D16D"/>
    <w:rsid w:val="039931D2"/>
    <w:rsid w:val="039E7B41"/>
    <w:rsid w:val="03B3289F"/>
    <w:rsid w:val="03B49E97"/>
    <w:rsid w:val="03BD9525"/>
    <w:rsid w:val="03BED3E7"/>
    <w:rsid w:val="03C57A87"/>
    <w:rsid w:val="03D9F072"/>
    <w:rsid w:val="03E0A193"/>
    <w:rsid w:val="03F6D388"/>
    <w:rsid w:val="03FCD352"/>
    <w:rsid w:val="03FE7861"/>
    <w:rsid w:val="040EB226"/>
    <w:rsid w:val="04164D57"/>
    <w:rsid w:val="04288F37"/>
    <w:rsid w:val="0453F4D9"/>
    <w:rsid w:val="045FCC29"/>
    <w:rsid w:val="0464CEFE"/>
    <w:rsid w:val="04742791"/>
    <w:rsid w:val="047FF6DB"/>
    <w:rsid w:val="04811F69"/>
    <w:rsid w:val="048BAB46"/>
    <w:rsid w:val="048EF205"/>
    <w:rsid w:val="04AE0D9B"/>
    <w:rsid w:val="04B3316A"/>
    <w:rsid w:val="04BE5EB3"/>
    <w:rsid w:val="04C8E342"/>
    <w:rsid w:val="04DCC8CA"/>
    <w:rsid w:val="04DE8D93"/>
    <w:rsid w:val="04EF3628"/>
    <w:rsid w:val="0531DB5A"/>
    <w:rsid w:val="05500159"/>
    <w:rsid w:val="055813FE"/>
    <w:rsid w:val="0566808D"/>
    <w:rsid w:val="057CA77C"/>
    <w:rsid w:val="05921750"/>
    <w:rsid w:val="05956982"/>
    <w:rsid w:val="05AFB829"/>
    <w:rsid w:val="05BA945F"/>
    <w:rsid w:val="05C4E276"/>
    <w:rsid w:val="05C98284"/>
    <w:rsid w:val="05DA58CE"/>
    <w:rsid w:val="06049736"/>
    <w:rsid w:val="064A48C8"/>
    <w:rsid w:val="06500981"/>
    <w:rsid w:val="066415D2"/>
    <w:rsid w:val="0682315C"/>
    <w:rsid w:val="06A61475"/>
    <w:rsid w:val="06B133E6"/>
    <w:rsid w:val="06BAE64F"/>
    <w:rsid w:val="06C15181"/>
    <w:rsid w:val="06C1B9F3"/>
    <w:rsid w:val="06DF5D71"/>
    <w:rsid w:val="06FC10E2"/>
    <w:rsid w:val="07077E1F"/>
    <w:rsid w:val="07117790"/>
    <w:rsid w:val="072BE757"/>
    <w:rsid w:val="07683E19"/>
    <w:rsid w:val="077B25F2"/>
    <w:rsid w:val="078486A5"/>
    <w:rsid w:val="079741C0"/>
    <w:rsid w:val="0799560B"/>
    <w:rsid w:val="07F0B590"/>
    <w:rsid w:val="07F7755A"/>
    <w:rsid w:val="07F81037"/>
    <w:rsid w:val="084775B8"/>
    <w:rsid w:val="0862F244"/>
    <w:rsid w:val="08851D77"/>
    <w:rsid w:val="08A63D9F"/>
    <w:rsid w:val="08AC8F68"/>
    <w:rsid w:val="08B5ED49"/>
    <w:rsid w:val="08D10C68"/>
    <w:rsid w:val="08E9B17E"/>
    <w:rsid w:val="0909DF52"/>
    <w:rsid w:val="091C9A3B"/>
    <w:rsid w:val="09452505"/>
    <w:rsid w:val="09505822"/>
    <w:rsid w:val="09776C7B"/>
    <w:rsid w:val="09953AD5"/>
    <w:rsid w:val="09AF8D87"/>
    <w:rsid w:val="09B1AC64"/>
    <w:rsid w:val="09C6533D"/>
    <w:rsid w:val="09D3C3F3"/>
    <w:rsid w:val="0A032C11"/>
    <w:rsid w:val="0A12A083"/>
    <w:rsid w:val="0A197128"/>
    <w:rsid w:val="0A3E2360"/>
    <w:rsid w:val="0A622B28"/>
    <w:rsid w:val="0A68246C"/>
    <w:rsid w:val="0A723A61"/>
    <w:rsid w:val="0A94ACE8"/>
    <w:rsid w:val="0A96A07C"/>
    <w:rsid w:val="0AADEB2B"/>
    <w:rsid w:val="0AAF403C"/>
    <w:rsid w:val="0AB763D4"/>
    <w:rsid w:val="0ABD1D97"/>
    <w:rsid w:val="0AC0C4C2"/>
    <w:rsid w:val="0AD8DA29"/>
    <w:rsid w:val="0ADA601B"/>
    <w:rsid w:val="0ADD03A1"/>
    <w:rsid w:val="0ADE3E66"/>
    <w:rsid w:val="0AF844B2"/>
    <w:rsid w:val="0B0C585B"/>
    <w:rsid w:val="0B1ADF05"/>
    <w:rsid w:val="0B3A9DEC"/>
    <w:rsid w:val="0B4CC0F2"/>
    <w:rsid w:val="0B4EE79C"/>
    <w:rsid w:val="0B5D92BD"/>
    <w:rsid w:val="0B618B4E"/>
    <w:rsid w:val="0B822E60"/>
    <w:rsid w:val="0B8A9D79"/>
    <w:rsid w:val="0BAD504E"/>
    <w:rsid w:val="0BD40CD7"/>
    <w:rsid w:val="0BD59A74"/>
    <w:rsid w:val="0BE19ECF"/>
    <w:rsid w:val="0C05DFB2"/>
    <w:rsid w:val="0C1DB0D8"/>
    <w:rsid w:val="0C3DF749"/>
    <w:rsid w:val="0C4F2068"/>
    <w:rsid w:val="0C60057E"/>
    <w:rsid w:val="0C666892"/>
    <w:rsid w:val="0C676714"/>
    <w:rsid w:val="0C6AFEC5"/>
    <w:rsid w:val="0C77DBCE"/>
    <w:rsid w:val="0C7C44F9"/>
    <w:rsid w:val="0C7CCE37"/>
    <w:rsid w:val="0C878CAB"/>
    <w:rsid w:val="0C8AB43B"/>
    <w:rsid w:val="0CE635CB"/>
    <w:rsid w:val="0CF30C72"/>
    <w:rsid w:val="0CF5A2CC"/>
    <w:rsid w:val="0D1AD599"/>
    <w:rsid w:val="0D4F4B73"/>
    <w:rsid w:val="0D505D05"/>
    <w:rsid w:val="0D5959CB"/>
    <w:rsid w:val="0D65847E"/>
    <w:rsid w:val="0D708845"/>
    <w:rsid w:val="0D8679C7"/>
    <w:rsid w:val="0D8BFC48"/>
    <w:rsid w:val="0DA02A52"/>
    <w:rsid w:val="0DB0BA6E"/>
    <w:rsid w:val="0DE7B431"/>
    <w:rsid w:val="0E019942"/>
    <w:rsid w:val="0E09C405"/>
    <w:rsid w:val="0E2B1E52"/>
    <w:rsid w:val="0E3192B9"/>
    <w:rsid w:val="0E418982"/>
    <w:rsid w:val="0E4C4F26"/>
    <w:rsid w:val="0E504687"/>
    <w:rsid w:val="0E676C1C"/>
    <w:rsid w:val="0E7E7B90"/>
    <w:rsid w:val="0E7F9DCA"/>
    <w:rsid w:val="0E830BC5"/>
    <w:rsid w:val="0E95CF9C"/>
    <w:rsid w:val="0E9FE065"/>
    <w:rsid w:val="0EE28847"/>
    <w:rsid w:val="0F0DD56B"/>
    <w:rsid w:val="0F2EA54B"/>
    <w:rsid w:val="0F4B9FD4"/>
    <w:rsid w:val="0F67BFA5"/>
    <w:rsid w:val="0F9662D8"/>
    <w:rsid w:val="0FADB832"/>
    <w:rsid w:val="0FBB1356"/>
    <w:rsid w:val="0FBE6761"/>
    <w:rsid w:val="0FD6171B"/>
    <w:rsid w:val="0FDCE548"/>
    <w:rsid w:val="0FF29DB9"/>
    <w:rsid w:val="1056C7C6"/>
    <w:rsid w:val="107BCC48"/>
    <w:rsid w:val="107C2A5C"/>
    <w:rsid w:val="108F4FB0"/>
    <w:rsid w:val="10A4ACA5"/>
    <w:rsid w:val="10B5A50A"/>
    <w:rsid w:val="1106B6C7"/>
    <w:rsid w:val="110CEB9A"/>
    <w:rsid w:val="111E90F1"/>
    <w:rsid w:val="112D2DC1"/>
    <w:rsid w:val="11394E61"/>
    <w:rsid w:val="113CC216"/>
    <w:rsid w:val="114A2E30"/>
    <w:rsid w:val="115435DE"/>
    <w:rsid w:val="11778162"/>
    <w:rsid w:val="117A387F"/>
    <w:rsid w:val="1197FF05"/>
    <w:rsid w:val="11A2E0F9"/>
    <w:rsid w:val="11CF6830"/>
    <w:rsid w:val="11D6CE85"/>
    <w:rsid w:val="11D6E7B7"/>
    <w:rsid w:val="11EE4A29"/>
    <w:rsid w:val="11F02051"/>
    <w:rsid w:val="120C8547"/>
    <w:rsid w:val="121B790A"/>
    <w:rsid w:val="1242C41E"/>
    <w:rsid w:val="125C8E6F"/>
    <w:rsid w:val="126B6133"/>
    <w:rsid w:val="12792F81"/>
    <w:rsid w:val="1297CF5C"/>
    <w:rsid w:val="12A19DD2"/>
    <w:rsid w:val="12CCA11E"/>
    <w:rsid w:val="12EED357"/>
    <w:rsid w:val="13064E1A"/>
    <w:rsid w:val="13218E73"/>
    <w:rsid w:val="132F049A"/>
    <w:rsid w:val="139DC5BB"/>
    <w:rsid w:val="13E6C5A7"/>
    <w:rsid w:val="13F21DDF"/>
    <w:rsid w:val="1428DCE4"/>
    <w:rsid w:val="142E21B1"/>
    <w:rsid w:val="142ECAE3"/>
    <w:rsid w:val="14455712"/>
    <w:rsid w:val="14493364"/>
    <w:rsid w:val="1454BDA8"/>
    <w:rsid w:val="145AEBFF"/>
    <w:rsid w:val="145DA62E"/>
    <w:rsid w:val="1463833F"/>
    <w:rsid w:val="1469AC27"/>
    <w:rsid w:val="147D123F"/>
    <w:rsid w:val="14BB9251"/>
    <w:rsid w:val="14C1C487"/>
    <w:rsid w:val="15293E94"/>
    <w:rsid w:val="153CC0F1"/>
    <w:rsid w:val="15426924"/>
    <w:rsid w:val="1560FD50"/>
    <w:rsid w:val="156AB12B"/>
    <w:rsid w:val="157380F3"/>
    <w:rsid w:val="1575321F"/>
    <w:rsid w:val="1577879B"/>
    <w:rsid w:val="159820C6"/>
    <w:rsid w:val="15A4285F"/>
    <w:rsid w:val="15AA6231"/>
    <w:rsid w:val="15CE4908"/>
    <w:rsid w:val="15DB36A7"/>
    <w:rsid w:val="15DB53A1"/>
    <w:rsid w:val="15E33CAC"/>
    <w:rsid w:val="16129683"/>
    <w:rsid w:val="16389751"/>
    <w:rsid w:val="163CC25A"/>
    <w:rsid w:val="165045F9"/>
    <w:rsid w:val="1650F464"/>
    <w:rsid w:val="166241F1"/>
    <w:rsid w:val="167F6766"/>
    <w:rsid w:val="168103D6"/>
    <w:rsid w:val="168E9670"/>
    <w:rsid w:val="169BE3F5"/>
    <w:rsid w:val="16A14344"/>
    <w:rsid w:val="16A84B3C"/>
    <w:rsid w:val="16CF83A7"/>
    <w:rsid w:val="1721B583"/>
    <w:rsid w:val="17407A53"/>
    <w:rsid w:val="175BC10F"/>
    <w:rsid w:val="1769FC02"/>
    <w:rsid w:val="178FAFDA"/>
    <w:rsid w:val="179505C9"/>
    <w:rsid w:val="17BB25FC"/>
    <w:rsid w:val="17C82420"/>
    <w:rsid w:val="17F30920"/>
    <w:rsid w:val="18078317"/>
    <w:rsid w:val="181A1729"/>
    <w:rsid w:val="18470E2D"/>
    <w:rsid w:val="186AC519"/>
    <w:rsid w:val="189440EF"/>
    <w:rsid w:val="1905BCEF"/>
    <w:rsid w:val="191DE1F1"/>
    <w:rsid w:val="192725DC"/>
    <w:rsid w:val="1940F60A"/>
    <w:rsid w:val="194931EC"/>
    <w:rsid w:val="194CD249"/>
    <w:rsid w:val="1955725A"/>
    <w:rsid w:val="198A90BD"/>
    <w:rsid w:val="1993FD8B"/>
    <w:rsid w:val="1997ED91"/>
    <w:rsid w:val="19A21C15"/>
    <w:rsid w:val="19A4C57C"/>
    <w:rsid w:val="19D5603C"/>
    <w:rsid w:val="19E0FC3D"/>
    <w:rsid w:val="19E49889"/>
    <w:rsid w:val="19ECF037"/>
    <w:rsid w:val="19FA9B07"/>
    <w:rsid w:val="1A14919F"/>
    <w:rsid w:val="1A2325C5"/>
    <w:rsid w:val="1A29F584"/>
    <w:rsid w:val="1A5178A6"/>
    <w:rsid w:val="1A55DFDD"/>
    <w:rsid w:val="1A5A21DC"/>
    <w:rsid w:val="1A75154B"/>
    <w:rsid w:val="1A7DEF04"/>
    <w:rsid w:val="1A83E478"/>
    <w:rsid w:val="1AB0FF96"/>
    <w:rsid w:val="1AC0A2B1"/>
    <w:rsid w:val="1AC850B0"/>
    <w:rsid w:val="1ACEA3DC"/>
    <w:rsid w:val="1ACFB646"/>
    <w:rsid w:val="1AE08188"/>
    <w:rsid w:val="1AFFA316"/>
    <w:rsid w:val="1B069380"/>
    <w:rsid w:val="1B0B5209"/>
    <w:rsid w:val="1B13D0D6"/>
    <w:rsid w:val="1B1FA3D1"/>
    <w:rsid w:val="1B57C03F"/>
    <w:rsid w:val="1B5C38B0"/>
    <w:rsid w:val="1B5F92BB"/>
    <w:rsid w:val="1B934BB5"/>
    <w:rsid w:val="1BC1FF42"/>
    <w:rsid w:val="1C042077"/>
    <w:rsid w:val="1C3D7EA9"/>
    <w:rsid w:val="1C44B7A9"/>
    <w:rsid w:val="1C59D995"/>
    <w:rsid w:val="1C79A13E"/>
    <w:rsid w:val="1C79A4F6"/>
    <w:rsid w:val="1C965E4B"/>
    <w:rsid w:val="1CA7EA12"/>
    <w:rsid w:val="1CBF58D5"/>
    <w:rsid w:val="1CD367E8"/>
    <w:rsid w:val="1CEEF83E"/>
    <w:rsid w:val="1CF3EB49"/>
    <w:rsid w:val="1CF74487"/>
    <w:rsid w:val="1D297639"/>
    <w:rsid w:val="1D2A545A"/>
    <w:rsid w:val="1D484832"/>
    <w:rsid w:val="1D4C5183"/>
    <w:rsid w:val="1D6D6F14"/>
    <w:rsid w:val="1D82A621"/>
    <w:rsid w:val="1D881526"/>
    <w:rsid w:val="1DA6B876"/>
    <w:rsid w:val="1DAC7807"/>
    <w:rsid w:val="1DAEE0C2"/>
    <w:rsid w:val="1DDE014A"/>
    <w:rsid w:val="1DF77C27"/>
    <w:rsid w:val="1E0E0C49"/>
    <w:rsid w:val="1E40DAAA"/>
    <w:rsid w:val="1E4A340B"/>
    <w:rsid w:val="1E71198B"/>
    <w:rsid w:val="1E78F7E6"/>
    <w:rsid w:val="1E7A78E7"/>
    <w:rsid w:val="1E92DC4B"/>
    <w:rsid w:val="1EA052FB"/>
    <w:rsid w:val="1ECDA199"/>
    <w:rsid w:val="1ED3E883"/>
    <w:rsid w:val="1ED7A511"/>
    <w:rsid w:val="1EE7A84B"/>
    <w:rsid w:val="1EECB86B"/>
    <w:rsid w:val="1F189F9C"/>
    <w:rsid w:val="1F4656C7"/>
    <w:rsid w:val="1F4A8911"/>
    <w:rsid w:val="1F4CD693"/>
    <w:rsid w:val="1F5662A4"/>
    <w:rsid w:val="1FBAE951"/>
    <w:rsid w:val="1FBF9E2C"/>
    <w:rsid w:val="1FC7C9E2"/>
    <w:rsid w:val="1FCF040E"/>
    <w:rsid w:val="1FFD54C2"/>
    <w:rsid w:val="20257DC1"/>
    <w:rsid w:val="2029448C"/>
    <w:rsid w:val="2030A82E"/>
    <w:rsid w:val="20340F77"/>
    <w:rsid w:val="2035C2E3"/>
    <w:rsid w:val="203BA570"/>
    <w:rsid w:val="20814E72"/>
    <w:rsid w:val="20829B40"/>
    <w:rsid w:val="209312AD"/>
    <w:rsid w:val="2099B7F3"/>
    <w:rsid w:val="20E496C0"/>
    <w:rsid w:val="20F5661A"/>
    <w:rsid w:val="20FB3498"/>
    <w:rsid w:val="21293C3B"/>
    <w:rsid w:val="212C0622"/>
    <w:rsid w:val="213EF957"/>
    <w:rsid w:val="213FB9F8"/>
    <w:rsid w:val="2158B6E6"/>
    <w:rsid w:val="21669936"/>
    <w:rsid w:val="216D6D66"/>
    <w:rsid w:val="218D456A"/>
    <w:rsid w:val="2198684C"/>
    <w:rsid w:val="21B00C02"/>
    <w:rsid w:val="21B2D5F3"/>
    <w:rsid w:val="21B73DF5"/>
    <w:rsid w:val="21C41318"/>
    <w:rsid w:val="21CFB5D7"/>
    <w:rsid w:val="220D14E4"/>
    <w:rsid w:val="2211E4F8"/>
    <w:rsid w:val="2264FBCC"/>
    <w:rsid w:val="226F61E0"/>
    <w:rsid w:val="2287FB74"/>
    <w:rsid w:val="229493EB"/>
    <w:rsid w:val="22B39177"/>
    <w:rsid w:val="22BDF951"/>
    <w:rsid w:val="22BECAEE"/>
    <w:rsid w:val="230806C7"/>
    <w:rsid w:val="2319DE6B"/>
    <w:rsid w:val="231E474B"/>
    <w:rsid w:val="23319B26"/>
    <w:rsid w:val="233A2EF1"/>
    <w:rsid w:val="2363175B"/>
    <w:rsid w:val="2366837C"/>
    <w:rsid w:val="23673C52"/>
    <w:rsid w:val="2388C099"/>
    <w:rsid w:val="239DF431"/>
    <w:rsid w:val="23BC36CE"/>
    <w:rsid w:val="23D7D324"/>
    <w:rsid w:val="23E29329"/>
    <w:rsid w:val="23F5D2C4"/>
    <w:rsid w:val="23F673DD"/>
    <w:rsid w:val="24015E75"/>
    <w:rsid w:val="24076DE9"/>
    <w:rsid w:val="240BF5AD"/>
    <w:rsid w:val="240E65B9"/>
    <w:rsid w:val="241782FC"/>
    <w:rsid w:val="2417E04B"/>
    <w:rsid w:val="242BFF94"/>
    <w:rsid w:val="2439E1BE"/>
    <w:rsid w:val="24505D19"/>
    <w:rsid w:val="2459DCA2"/>
    <w:rsid w:val="2470A014"/>
    <w:rsid w:val="2482035A"/>
    <w:rsid w:val="24959A83"/>
    <w:rsid w:val="24963744"/>
    <w:rsid w:val="24BD4699"/>
    <w:rsid w:val="24C1DD0D"/>
    <w:rsid w:val="24D6D24B"/>
    <w:rsid w:val="24E4084D"/>
    <w:rsid w:val="24FC8D17"/>
    <w:rsid w:val="2512D342"/>
    <w:rsid w:val="2515FF88"/>
    <w:rsid w:val="251C863D"/>
    <w:rsid w:val="253AB9C8"/>
    <w:rsid w:val="25462D33"/>
    <w:rsid w:val="254BE10A"/>
    <w:rsid w:val="255C821A"/>
    <w:rsid w:val="25690959"/>
    <w:rsid w:val="25A8C0ED"/>
    <w:rsid w:val="25AAB749"/>
    <w:rsid w:val="263BE50F"/>
    <w:rsid w:val="26457EBD"/>
    <w:rsid w:val="2658189E"/>
    <w:rsid w:val="265F0D79"/>
    <w:rsid w:val="2669065A"/>
    <w:rsid w:val="267E6718"/>
    <w:rsid w:val="267FA10F"/>
    <w:rsid w:val="2688EB9C"/>
    <w:rsid w:val="268A908B"/>
    <w:rsid w:val="26A446EB"/>
    <w:rsid w:val="26B9FC88"/>
    <w:rsid w:val="26D6F480"/>
    <w:rsid w:val="27208AAA"/>
    <w:rsid w:val="272CFA4C"/>
    <w:rsid w:val="2730380F"/>
    <w:rsid w:val="2765546D"/>
    <w:rsid w:val="277867DC"/>
    <w:rsid w:val="2796F64B"/>
    <w:rsid w:val="279BE725"/>
    <w:rsid w:val="27AC23CC"/>
    <w:rsid w:val="27B1F10C"/>
    <w:rsid w:val="27B4D25D"/>
    <w:rsid w:val="28065C91"/>
    <w:rsid w:val="281B96BB"/>
    <w:rsid w:val="2833BC71"/>
    <w:rsid w:val="2834536C"/>
    <w:rsid w:val="283D456D"/>
    <w:rsid w:val="28479F0C"/>
    <w:rsid w:val="287C1AA5"/>
    <w:rsid w:val="289430B5"/>
    <w:rsid w:val="289C60A2"/>
    <w:rsid w:val="289EF32C"/>
    <w:rsid w:val="28A83DA4"/>
    <w:rsid w:val="28AE6D8D"/>
    <w:rsid w:val="28BA66CB"/>
    <w:rsid w:val="28CC2B1C"/>
    <w:rsid w:val="28D04C4F"/>
    <w:rsid w:val="28D12DCD"/>
    <w:rsid w:val="28D51051"/>
    <w:rsid w:val="28D70316"/>
    <w:rsid w:val="28D9F89D"/>
    <w:rsid w:val="28E28AD9"/>
    <w:rsid w:val="28F1C6D9"/>
    <w:rsid w:val="28F5F512"/>
    <w:rsid w:val="293925F4"/>
    <w:rsid w:val="2952CDD0"/>
    <w:rsid w:val="295DC97E"/>
    <w:rsid w:val="295EDB94"/>
    <w:rsid w:val="29799122"/>
    <w:rsid w:val="297BB01A"/>
    <w:rsid w:val="297BE006"/>
    <w:rsid w:val="298DBACF"/>
    <w:rsid w:val="299DE590"/>
    <w:rsid w:val="29B83785"/>
    <w:rsid w:val="29DAB2BD"/>
    <w:rsid w:val="29F0925A"/>
    <w:rsid w:val="29FA429F"/>
    <w:rsid w:val="29FFBF44"/>
    <w:rsid w:val="2A3E897C"/>
    <w:rsid w:val="2A558781"/>
    <w:rsid w:val="2A5989FA"/>
    <w:rsid w:val="2A738718"/>
    <w:rsid w:val="2A7D7905"/>
    <w:rsid w:val="2A9E356E"/>
    <w:rsid w:val="2AB95DDF"/>
    <w:rsid w:val="2ADEDCC4"/>
    <w:rsid w:val="2B066D02"/>
    <w:rsid w:val="2B1A4D70"/>
    <w:rsid w:val="2B34BB49"/>
    <w:rsid w:val="2B3E2903"/>
    <w:rsid w:val="2B453F49"/>
    <w:rsid w:val="2B4E9963"/>
    <w:rsid w:val="2B59A50A"/>
    <w:rsid w:val="2B5BF29F"/>
    <w:rsid w:val="2B5DD9E4"/>
    <w:rsid w:val="2B98E1CA"/>
    <w:rsid w:val="2BAB076B"/>
    <w:rsid w:val="2BB69730"/>
    <w:rsid w:val="2BBE0B6D"/>
    <w:rsid w:val="2BD49555"/>
    <w:rsid w:val="2BD572B4"/>
    <w:rsid w:val="2BD91A96"/>
    <w:rsid w:val="2BE1A78E"/>
    <w:rsid w:val="2BE393E0"/>
    <w:rsid w:val="2C1D1175"/>
    <w:rsid w:val="2C7D29FD"/>
    <w:rsid w:val="2C8CF665"/>
    <w:rsid w:val="2CA4FB88"/>
    <w:rsid w:val="2CAC7D23"/>
    <w:rsid w:val="2CAE195E"/>
    <w:rsid w:val="2CDC0A4B"/>
    <w:rsid w:val="2CE7D31E"/>
    <w:rsid w:val="2CFFC9D3"/>
    <w:rsid w:val="2D043E59"/>
    <w:rsid w:val="2D15588C"/>
    <w:rsid w:val="2D1B74B9"/>
    <w:rsid w:val="2D32E2DC"/>
    <w:rsid w:val="2D7659BF"/>
    <w:rsid w:val="2D8669E0"/>
    <w:rsid w:val="2DACF6DF"/>
    <w:rsid w:val="2DC09FF4"/>
    <w:rsid w:val="2DDBD565"/>
    <w:rsid w:val="2DE3B293"/>
    <w:rsid w:val="2DE4E1AA"/>
    <w:rsid w:val="2DF5EFDF"/>
    <w:rsid w:val="2DFCD7CD"/>
    <w:rsid w:val="2E0373CE"/>
    <w:rsid w:val="2E4A71BF"/>
    <w:rsid w:val="2E5E44EC"/>
    <w:rsid w:val="2E602011"/>
    <w:rsid w:val="2E62422B"/>
    <w:rsid w:val="2E7D5E53"/>
    <w:rsid w:val="2E7F18ED"/>
    <w:rsid w:val="2E90107D"/>
    <w:rsid w:val="2EAF539E"/>
    <w:rsid w:val="2EB077CC"/>
    <w:rsid w:val="2EB563D6"/>
    <w:rsid w:val="2ECE0D99"/>
    <w:rsid w:val="2EDC301A"/>
    <w:rsid w:val="2F0F4C30"/>
    <w:rsid w:val="2F2D137E"/>
    <w:rsid w:val="2F3F8658"/>
    <w:rsid w:val="2F4D064B"/>
    <w:rsid w:val="2F58F21D"/>
    <w:rsid w:val="2F5DC243"/>
    <w:rsid w:val="2F6A2217"/>
    <w:rsid w:val="2F714DE2"/>
    <w:rsid w:val="2FB5D9FA"/>
    <w:rsid w:val="2FC61825"/>
    <w:rsid w:val="2FF203CF"/>
    <w:rsid w:val="2FF5C35A"/>
    <w:rsid w:val="2FFD621C"/>
    <w:rsid w:val="30013014"/>
    <w:rsid w:val="3010252E"/>
    <w:rsid w:val="3018B494"/>
    <w:rsid w:val="30216E00"/>
    <w:rsid w:val="3021B46C"/>
    <w:rsid w:val="3025C957"/>
    <w:rsid w:val="305975B7"/>
    <w:rsid w:val="305BEDA8"/>
    <w:rsid w:val="30604EAC"/>
    <w:rsid w:val="3081BE8D"/>
    <w:rsid w:val="309622E0"/>
    <w:rsid w:val="30978CAF"/>
    <w:rsid w:val="30B75B07"/>
    <w:rsid w:val="30C45C18"/>
    <w:rsid w:val="30C62D6C"/>
    <w:rsid w:val="30D623E0"/>
    <w:rsid w:val="310AA523"/>
    <w:rsid w:val="3117D716"/>
    <w:rsid w:val="311FDCEF"/>
    <w:rsid w:val="312CA3AC"/>
    <w:rsid w:val="31447DAD"/>
    <w:rsid w:val="314CFA23"/>
    <w:rsid w:val="314EA216"/>
    <w:rsid w:val="315DC535"/>
    <w:rsid w:val="3161006A"/>
    <w:rsid w:val="316CD260"/>
    <w:rsid w:val="317F1EA7"/>
    <w:rsid w:val="318AC809"/>
    <w:rsid w:val="319DD23C"/>
    <w:rsid w:val="31CEA339"/>
    <w:rsid w:val="31CF5F41"/>
    <w:rsid w:val="31CFD81E"/>
    <w:rsid w:val="31D22E6D"/>
    <w:rsid w:val="31DF9E8B"/>
    <w:rsid w:val="31EAE5FD"/>
    <w:rsid w:val="31F4B5FB"/>
    <w:rsid w:val="321BA0E5"/>
    <w:rsid w:val="3222C5F0"/>
    <w:rsid w:val="32270323"/>
    <w:rsid w:val="323B99E1"/>
    <w:rsid w:val="325E10F5"/>
    <w:rsid w:val="327DF808"/>
    <w:rsid w:val="32AE5AB0"/>
    <w:rsid w:val="32AFF5ED"/>
    <w:rsid w:val="32B48F8D"/>
    <w:rsid w:val="32BC1432"/>
    <w:rsid w:val="32DC15A0"/>
    <w:rsid w:val="32DE8D18"/>
    <w:rsid w:val="32F71082"/>
    <w:rsid w:val="3305F1E4"/>
    <w:rsid w:val="330B3BC6"/>
    <w:rsid w:val="331EB175"/>
    <w:rsid w:val="331F6A7A"/>
    <w:rsid w:val="332FFF6E"/>
    <w:rsid w:val="333DD72C"/>
    <w:rsid w:val="3351C9A0"/>
    <w:rsid w:val="3395BC43"/>
    <w:rsid w:val="33A0F41B"/>
    <w:rsid w:val="33ABA1BC"/>
    <w:rsid w:val="33ABCF78"/>
    <w:rsid w:val="33BE7028"/>
    <w:rsid w:val="33DCAB0C"/>
    <w:rsid w:val="33FFEB51"/>
    <w:rsid w:val="3400E3CF"/>
    <w:rsid w:val="3406F0EE"/>
    <w:rsid w:val="34125A85"/>
    <w:rsid w:val="342AA210"/>
    <w:rsid w:val="34322C34"/>
    <w:rsid w:val="3438B5DF"/>
    <w:rsid w:val="34430E15"/>
    <w:rsid w:val="34563187"/>
    <w:rsid w:val="346F7A48"/>
    <w:rsid w:val="3478A429"/>
    <w:rsid w:val="349072D6"/>
    <w:rsid w:val="34A2B942"/>
    <w:rsid w:val="34DB4012"/>
    <w:rsid w:val="34E7F037"/>
    <w:rsid w:val="34EB6CAC"/>
    <w:rsid w:val="35032504"/>
    <w:rsid w:val="35057B33"/>
    <w:rsid w:val="35086BB5"/>
    <w:rsid w:val="354495E9"/>
    <w:rsid w:val="35516E96"/>
    <w:rsid w:val="35602290"/>
    <w:rsid w:val="3573F05C"/>
    <w:rsid w:val="357AF7B6"/>
    <w:rsid w:val="35812190"/>
    <w:rsid w:val="359E5255"/>
    <w:rsid w:val="35ADCCC6"/>
    <w:rsid w:val="35C132C8"/>
    <w:rsid w:val="35E4E401"/>
    <w:rsid w:val="360701E6"/>
    <w:rsid w:val="3614853F"/>
    <w:rsid w:val="363F7D0E"/>
    <w:rsid w:val="3641296F"/>
    <w:rsid w:val="364CD85C"/>
    <w:rsid w:val="3660CC00"/>
    <w:rsid w:val="36857409"/>
    <w:rsid w:val="36E8B064"/>
    <w:rsid w:val="36F0FEA0"/>
    <w:rsid w:val="370F8654"/>
    <w:rsid w:val="3723FA1E"/>
    <w:rsid w:val="37358ABA"/>
    <w:rsid w:val="3783B0B8"/>
    <w:rsid w:val="379CC603"/>
    <w:rsid w:val="37A34777"/>
    <w:rsid w:val="37B0D1C9"/>
    <w:rsid w:val="37C358F1"/>
    <w:rsid w:val="37C8B361"/>
    <w:rsid w:val="37C97B1D"/>
    <w:rsid w:val="37D83073"/>
    <w:rsid w:val="37D95882"/>
    <w:rsid w:val="37F4E961"/>
    <w:rsid w:val="380B0B3A"/>
    <w:rsid w:val="38198C9E"/>
    <w:rsid w:val="382A594F"/>
    <w:rsid w:val="383291B3"/>
    <w:rsid w:val="38355F7A"/>
    <w:rsid w:val="383EBD8A"/>
    <w:rsid w:val="38656A59"/>
    <w:rsid w:val="38793217"/>
    <w:rsid w:val="387D0E6E"/>
    <w:rsid w:val="38966A06"/>
    <w:rsid w:val="38B1D32F"/>
    <w:rsid w:val="38DB06D5"/>
    <w:rsid w:val="38E9F277"/>
    <w:rsid w:val="38FFB81C"/>
    <w:rsid w:val="390FB15A"/>
    <w:rsid w:val="39101916"/>
    <w:rsid w:val="392108DB"/>
    <w:rsid w:val="392BE1D5"/>
    <w:rsid w:val="39477292"/>
    <w:rsid w:val="394C5EE3"/>
    <w:rsid w:val="395D0EDE"/>
    <w:rsid w:val="396E10D1"/>
    <w:rsid w:val="398F58E6"/>
    <w:rsid w:val="3992C9D5"/>
    <w:rsid w:val="39A2FF7C"/>
    <w:rsid w:val="39B7C2B7"/>
    <w:rsid w:val="39C59E5E"/>
    <w:rsid w:val="39DC854C"/>
    <w:rsid w:val="3A009699"/>
    <w:rsid w:val="3A024D15"/>
    <w:rsid w:val="3A2A09F7"/>
    <w:rsid w:val="3A2FABDE"/>
    <w:rsid w:val="3A547F6B"/>
    <w:rsid w:val="3A565B41"/>
    <w:rsid w:val="3A5F17B7"/>
    <w:rsid w:val="3A612157"/>
    <w:rsid w:val="3A90B0C2"/>
    <w:rsid w:val="3A9698BE"/>
    <w:rsid w:val="3AAAAF83"/>
    <w:rsid w:val="3AB26A51"/>
    <w:rsid w:val="3AB65BC5"/>
    <w:rsid w:val="3ABBC733"/>
    <w:rsid w:val="3AC20F5C"/>
    <w:rsid w:val="3AD5A83A"/>
    <w:rsid w:val="3AD64EEB"/>
    <w:rsid w:val="3AF008C5"/>
    <w:rsid w:val="3B0822D1"/>
    <w:rsid w:val="3B0CF445"/>
    <w:rsid w:val="3B36D7D7"/>
    <w:rsid w:val="3B3E3DF9"/>
    <w:rsid w:val="3B40A547"/>
    <w:rsid w:val="3B40FD10"/>
    <w:rsid w:val="3B4DE4B6"/>
    <w:rsid w:val="3B52DB52"/>
    <w:rsid w:val="3B532098"/>
    <w:rsid w:val="3B9C6CAB"/>
    <w:rsid w:val="3BA534C4"/>
    <w:rsid w:val="3BA551B5"/>
    <w:rsid w:val="3BCCCD50"/>
    <w:rsid w:val="3BF3852E"/>
    <w:rsid w:val="3C2EB55E"/>
    <w:rsid w:val="3C3F000D"/>
    <w:rsid w:val="3C455E97"/>
    <w:rsid w:val="3C466447"/>
    <w:rsid w:val="3C545CAF"/>
    <w:rsid w:val="3C5DA231"/>
    <w:rsid w:val="3C76BA8C"/>
    <w:rsid w:val="3C7A16FE"/>
    <w:rsid w:val="3C857EEF"/>
    <w:rsid w:val="3CA66046"/>
    <w:rsid w:val="3CB9DB6E"/>
    <w:rsid w:val="3CC7593B"/>
    <w:rsid w:val="3CD9EE32"/>
    <w:rsid w:val="3CE13D10"/>
    <w:rsid w:val="3CF670FA"/>
    <w:rsid w:val="3D058BAB"/>
    <w:rsid w:val="3D1847E9"/>
    <w:rsid w:val="3D28C4C6"/>
    <w:rsid w:val="3D32ECA5"/>
    <w:rsid w:val="3D464D8D"/>
    <w:rsid w:val="3D5497C9"/>
    <w:rsid w:val="3D550353"/>
    <w:rsid w:val="3D9D03D0"/>
    <w:rsid w:val="3DA20E8F"/>
    <w:rsid w:val="3DA70C45"/>
    <w:rsid w:val="3DAAAB9A"/>
    <w:rsid w:val="3DC781A9"/>
    <w:rsid w:val="3DD2CB24"/>
    <w:rsid w:val="3DD6BF02"/>
    <w:rsid w:val="3DD79A7D"/>
    <w:rsid w:val="3DE05274"/>
    <w:rsid w:val="3DE77169"/>
    <w:rsid w:val="3E051CCC"/>
    <w:rsid w:val="3E3246B8"/>
    <w:rsid w:val="3E385FF0"/>
    <w:rsid w:val="3E3AC4BF"/>
    <w:rsid w:val="3E3FFB84"/>
    <w:rsid w:val="3E55F8B9"/>
    <w:rsid w:val="3E56516C"/>
    <w:rsid w:val="3E5C71F4"/>
    <w:rsid w:val="3E5DA2BA"/>
    <w:rsid w:val="3E93D11E"/>
    <w:rsid w:val="3EA2FABB"/>
    <w:rsid w:val="3EDC700D"/>
    <w:rsid w:val="3EE2F3C0"/>
    <w:rsid w:val="3EEB8CEE"/>
    <w:rsid w:val="3F196198"/>
    <w:rsid w:val="3F20D86D"/>
    <w:rsid w:val="3F2F2617"/>
    <w:rsid w:val="3F30FCFC"/>
    <w:rsid w:val="3F32D57A"/>
    <w:rsid w:val="3F4457E8"/>
    <w:rsid w:val="3F540F9A"/>
    <w:rsid w:val="3F5B54F8"/>
    <w:rsid w:val="3F8859B7"/>
    <w:rsid w:val="3F96CF1A"/>
    <w:rsid w:val="3F98043E"/>
    <w:rsid w:val="3F9A8938"/>
    <w:rsid w:val="3F9E4D21"/>
    <w:rsid w:val="3FBB7427"/>
    <w:rsid w:val="3FC72CE2"/>
    <w:rsid w:val="3FCADD04"/>
    <w:rsid w:val="3FE276DC"/>
    <w:rsid w:val="3FE5E1B2"/>
    <w:rsid w:val="3FF384D0"/>
    <w:rsid w:val="3FF7E7F7"/>
    <w:rsid w:val="40037015"/>
    <w:rsid w:val="400D3D85"/>
    <w:rsid w:val="400E4C68"/>
    <w:rsid w:val="401A33CE"/>
    <w:rsid w:val="401AEE41"/>
    <w:rsid w:val="40400C2C"/>
    <w:rsid w:val="4046500C"/>
    <w:rsid w:val="404D73E9"/>
    <w:rsid w:val="40656965"/>
    <w:rsid w:val="409E9606"/>
    <w:rsid w:val="40A8A882"/>
    <w:rsid w:val="40B22FCD"/>
    <w:rsid w:val="40D12EF1"/>
    <w:rsid w:val="40F195E9"/>
    <w:rsid w:val="41076605"/>
    <w:rsid w:val="41147E1B"/>
    <w:rsid w:val="41257E05"/>
    <w:rsid w:val="414CBCCC"/>
    <w:rsid w:val="41CE9738"/>
    <w:rsid w:val="41CEE07B"/>
    <w:rsid w:val="421B1205"/>
    <w:rsid w:val="421C7F35"/>
    <w:rsid w:val="421CA7E2"/>
    <w:rsid w:val="4230C38C"/>
    <w:rsid w:val="42393706"/>
    <w:rsid w:val="4255324B"/>
    <w:rsid w:val="4292B069"/>
    <w:rsid w:val="42960609"/>
    <w:rsid w:val="429DE3E0"/>
    <w:rsid w:val="42A377C7"/>
    <w:rsid w:val="42C29013"/>
    <w:rsid w:val="42CD4AFB"/>
    <w:rsid w:val="42FB66A7"/>
    <w:rsid w:val="43626B0B"/>
    <w:rsid w:val="4366A0E3"/>
    <w:rsid w:val="43971763"/>
    <w:rsid w:val="439FEE7C"/>
    <w:rsid w:val="43A2FA93"/>
    <w:rsid w:val="43ADB05B"/>
    <w:rsid w:val="43BB2C64"/>
    <w:rsid w:val="43C1A2C6"/>
    <w:rsid w:val="43CA950D"/>
    <w:rsid w:val="43DC17C4"/>
    <w:rsid w:val="43EEE0DD"/>
    <w:rsid w:val="43F882A6"/>
    <w:rsid w:val="43FC995D"/>
    <w:rsid w:val="440F5908"/>
    <w:rsid w:val="441BC84A"/>
    <w:rsid w:val="443A8C5D"/>
    <w:rsid w:val="44606FB0"/>
    <w:rsid w:val="447D4AF6"/>
    <w:rsid w:val="449413F3"/>
    <w:rsid w:val="44AEE1C5"/>
    <w:rsid w:val="44BFF6FB"/>
    <w:rsid w:val="44C759D4"/>
    <w:rsid w:val="44D4E985"/>
    <w:rsid w:val="44D6F076"/>
    <w:rsid w:val="44D79D7F"/>
    <w:rsid w:val="450D5197"/>
    <w:rsid w:val="45380817"/>
    <w:rsid w:val="454B258A"/>
    <w:rsid w:val="4552A562"/>
    <w:rsid w:val="456FACFE"/>
    <w:rsid w:val="458C53E3"/>
    <w:rsid w:val="45988BCC"/>
    <w:rsid w:val="45B013F5"/>
    <w:rsid w:val="45B62337"/>
    <w:rsid w:val="45C08A02"/>
    <w:rsid w:val="45D0E0D3"/>
    <w:rsid w:val="45D6747E"/>
    <w:rsid w:val="45EDE0D5"/>
    <w:rsid w:val="46282DF5"/>
    <w:rsid w:val="4642D11A"/>
    <w:rsid w:val="464C44BB"/>
    <w:rsid w:val="467E7DAD"/>
    <w:rsid w:val="469BF888"/>
    <w:rsid w:val="46D1DFE4"/>
    <w:rsid w:val="46E57B00"/>
    <w:rsid w:val="46F82662"/>
    <w:rsid w:val="46FF0DC2"/>
    <w:rsid w:val="470F56C8"/>
    <w:rsid w:val="472B2600"/>
    <w:rsid w:val="4755E4E7"/>
    <w:rsid w:val="47586C0B"/>
    <w:rsid w:val="4759E7F3"/>
    <w:rsid w:val="4760AB52"/>
    <w:rsid w:val="47722E4D"/>
    <w:rsid w:val="47832DB1"/>
    <w:rsid w:val="479603E5"/>
    <w:rsid w:val="47CCE5D9"/>
    <w:rsid w:val="47D1FD8B"/>
    <w:rsid w:val="47FEBE9A"/>
    <w:rsid w:val="48108F03"/>
    <w:rsid w:val="482ED7D7"/>
    <w:rsid w:val="4835FD2C"/>
    <w:rsid w:val="485DC9AB"/>
    <w:rsid w:val="4863A0FF"/>
    <w:rsid w:val="48AB75FE"/>
    <w:rsid w:val="48BB7EC4"/>
    <w:rsid w:val="48C596A7"/>
    <w:rsid w:val="48CC0FD1"/>
    <w:rsid w:val="48D635EA"/>
    <w:rsid w:val="48DA21FB"/>
    <w:rsid w:val="48DED6DE"/>
    <w:rsid w:val="48EFA5AF"/>
    <w:rsid w:val="48F34A33"/>
    <w:rsid w:val="49053A6A"/>
    <w:rsid w:val="4913378B"/>
    <w:rsid w:val="492706AA"/>
    <w:rsid w:val="4932BD21"/>
    <w:rsid w:val="49365946"/>
    <w:rsid w:val="49391BC5"/>
    <w:rsid w:val="4949EC71"/>
    <w:rsid w:val="49762BB2"/>
    <w:rsid w:val="498DB588"/>
    <w:rsid w:val="49A95CAA"/>
    <w:rsid w:val="4A28FE13"/>
    <w:rsid w:val="4A2BAD41"/>
    <w:rsid w:val="4A48B2DC"/>
    <w:rsid w:val="4A5ABAFA"/>
    <w:rsid w:val="4A5F52EC"/>
    <w:rsid w:val="4A625BDB"/>
    <w:rsid w:val="4A6B0733"/>
    <w:rsid w:val="4A6E0888"/>
    <w:rsid w:val="4A8ED9EF"/>
    <w:rsid w:val="4AB948B6"/>
    <w:rsid w:val="4ABF47F5"/>
    <w:rsid w:val="4AC2DA1E"/>
    <w:rsid w:val="4AC85FE8"/>
    <w:rsid w:val="4ACA5846"/>
    <w:rsid w:val="4ACFCBDD"/>
    <w:rsid w:val="4AD3F030"/>
    <w:rsid w:val="4AD565E8"/>
    <w:rsid w:val="4AD716DD"/>
    <w:rsid w:val="4ADFC094"/>
    <w:rsid w:val="4AE5E792"/>
    <w:rsid w:val="4B0BA27D"/>
    <w:rsid w:val="4B0E239D"/>
    <w:rsid w:val="4B23B45F"/>
    <w:rsid w:val="4B39182B"/>
    <w:rsid w:val="4B39BE96"/>
    <w:rsid w:val="4B3DB556"/>
    <w:rsid w:val="4B55ECDA"/>
    <w:rsid w:val="4B5CDED0"/>
    <w:rsid w:val="4B5F5051"/>
    <w:rsid w:val="4B5FD976"/>
    <w:rsid w:val="4B84B31E"/>
    <w:rsid w:val="4B923D68"/>
    <w:rsid w:val="4BA7B129"/>
    <w:rsid w:val="4BA99F90"/>
    <w:rsid w:val="4BB75AE0"/>
    <w:rsid w:val="4BB79021"/>
    <w:rsid w:val="4BBBC46B"/>
    <w:rsid w:val="4BCAA301"/>
    <w:rsid w:val="4BEFB1AE"/>
    <w:rsid w:val="4BF6C505"/>
    <w:rsid w:val="4C11A2D1"/>
    <w:rsid w:val="4C203F19"/>
    <w:rsid w:val="4C2DC601"/>
    <w:rsid w:val="4C342488"/>
    <w:rsid w:val="4C3912A1"/>
    <w:rsid w:val="4C5795D7"/>
    <w:rsid w:val="4C5B9EEA"/>
    <w:rsid w:val="4C77EF3E"/>
    <w:rsid w:val="4C96DD19"/>
    <w:rsid w:val="4C9B6EB9"/>
    <w:rsid w:val="4C9C55FD"/>
    <w:rsid w:val="4CA78465"/>
    <w:rsid w:val="4CC20308"/>
    <w:rsid w:val="4CEAB04D"/>
    <w:rsid w:val="4D43BC0E"/>
    <w:rsid w:val="4D573334"/>
    <w:rsid w:val="4D8B40AA"/>
    <w:rsid w:val="4D92C68D"/>
    <w:rsid w:val="4DA59142"/>
    <w:rsid w:val="4DB5760D"/>
    <w:rsid w:val="4DC36F24"/>
    <w:rsid w:val="4DEC2B20"/>
    <w:rsid w:val="4DEC71F8"/>
    <w:rsid w:val="4E2A5DC5"/>
    <w:rsid w:val="4E2B03AE"/>
    <w:rsid w:val="4E310A05"/>
    <w:rsid w:val="4E3E9CE4"/>
    <w:rsid w:val="4E4E5C66"/>
    <w:rsid w:val="4E552BCA"/>
    <w:rsid w:val="4E60A94A"/>
    <w:rsid w:val="4E847C2D"/>
    <w:rsid w:val="4EB97CFA"/>
    <w:rsid w:val="4EC30C08"/>
    <w:rsid w:val="4F07691B"/>
    <w:rsid w:val="4F09C9AC"/>
    <w:rsid w:val="4F2036C5"/>
    <w:rsid w:val="4F41F13C"/>
    <w:rsid w:val="4F469D25"/>
    <w:rsid w:val="4F5D8FEA"/>
    <w:rsid w:val="4F6E7E97"/>
    <w:rsid w:val="4F6FA377"/>
    <w:rsid w:val="4F8C3AAB"/>
    <w:rsid w:val="4FB252E9"/>
    <w:rsid w:val="4FB58BA1"/>
    <w:rsid w:val="4FBCE266"/>
    <w:rsid w:val="4FCC3E50"/>
    <w:rsid w:val="4FFA05DC"/>
    <w:rsid w:val="500AF51D"/>
    <w:rsid w:val="5019D5E5"/>
    <w:rsid w:val="50270F1E"/>
    <w:rsid w:val="502AB4CB"/>
    <w:rsid w:val="502DF602"/>
    <w:rsid w:val="50435586"/>
    <w:rsid w:val="504E7AC8"/>
    <w:rsid w:val="505EBBD9"/>
    <w:rsid w:val="5070305E"/>
    <w:rsid w:val="5081BB40"/>
    <w:rsid w:val="508BD7BC"/>
    <w:rsid w:val="50936D19"/>
    <w:rsid w:val="50943C99"/>
    <w:rsid w:val="50B44696"/>
    <w:rsid w:val="50BAA115"/>
    <w:rsid w:val="50BF12AA"/>
    <w:rsid w:val="50D9E7C6"/>
    <w:rsid w:val="5106402A"/>
    <w:rsid w:val="51295F36"/>
    <w:rsid w:val="512DE095"/>
    <w:rsid w:val="513486B4"/>
    <w:rsid w:val="513DA0F1"/>
    <w:rsid w:val="514ADC37"/>
    <w:rsid w:val="515311D6"/>
    <w:rsid w:val="5154A683"/>
    <w:rsid w:val="515DB7A3"/>
    <w:rsid w:val="5162D237"/>
    <w:rsid w:val="516D8E04"/>
    <w:rsid w:val="517552F5"/>
    <w:rsid w:val="5193AB8E"/>
    <w:rsid w:val="51AF4612"/>
    <w:rsid w:val="51C0823A"/>
    <w:rsid w:val="51E652A2"/>
    <w:rsid w:val="520570DD"/>
    <w:rsid w:val="52701977"/>
    <w:rsid w:val="5272E7CD"/>
    <w:rsid w:val="528754A3"/>
    <w:rsid w:val="528D4644"/>
    <w:rsid w:val="5290ED94"/>
    <w:rsid w:val="52A72080"/>
    <w:rsid w:val="52B50CFB"/>
    <w:rsid w:val="52C71DA2"/>
    <w:rsid w:val="52DEDC0C"/>
    <w:rsid w:val="52E2AD9A"/>
    <w:rsid w:val="52E7E0F2"/>
    <w:rsid w:val="5313E65D"/>
    <w:rsid w:val="53249342"/>
    <w:rsid w:val="534B3337"/>
    <w:rsid w:val="5361A130"/>
    <w:rsid w:val="5370263A"/>
    <w:rsid w:val="539E02E2"/>
    <w:rsid w:val="53A66950"/>
    <w:rsid w:val="53A6F31F"/>
    <w:rsid w:val="53BC47CF"/>
    <w:rsid w:val="53C9A896"/>
    <w:rsid w:val="53C9BD04"/>
    <w:rsid w:val="53E04E2A"/>
    <w:rsid w:val="5417EEB0"/>
    <w:rsid w:val="543D02A0"/>
    <w:rsid w:val="545AD5AB"/>
    <w:rsid w:val="546E30D2"/>
    <w:rsid w:val="548090C8"/>
    <w:rsid w:val="549B6FA0"/>
    <w:rsid w:val="549C7E5D"/>
    <w:rsid w:val="54AB79CB"/>
    <w:rsid w:val="54B1F7B7"/>
    <w:rsid w:val="54D56785"/>
    <w:rsid w:val="55067189"/>
    <w:rsid w:val="5512E822"/>
    <w:rsid w:val="551D71E5"/>
    <w:rsid w:val="552BD036"/>
    <w:rsid w:val="5544880A"/>
    <w:rsid w:val="556226C0"/>
    <w:rsid w:val="55777B46"/>
    <w:rsid w:val="557EE11A"/>
    <w:rsid w:val="55846A22"/>
    <w:rsid w:val="55C18E09"/>
    <w:rsid w:val="55D7D715"/>
    <w:rsid w:val="55F4A5BB"/>
    <w:rsid w:val="5604F1D5"/>
    <w:rsid w:val="560F03F7"/>
    <w:rsid w:val="5618E654"/>
    <w:rsid w:val="562E9331"/>
    <w:rsid w:val="564415AB"/>
    <w:rsid w:val="5647D926"/>
    <w:rsid w:val="568F0D33"/>
    <w:rsid w:val="5697BD1E"/>
    <w:rsid w:val="5699A9B0"/>
    <w:rsid w:val="56A969EF"/>
    <w:rsid w:val="56AF0EC7"/>
    <w:rsid w:val="56BA05DF"/>
    <w:rsid w:val="56C99D08"/>
    <w:rsid w:val="56DFEFC3"/>
    <w:rsid w:val="56FBF6E2"/>
    <w:rsid w:val="57002989"/>
    <w:rsid w:val="571675ED"/>
    <w:rsid w:val="571A0986"/>
    <w:rsid w:val="571E4A76"/>
    <w:rsid w:val="573D5B8B"/>
    <w:rsid w:val="574BF5F9"/>
    <w:rsid w:val="574D2849"/>
    <w:rsid w:val="576242F8"/>
    <w:rsid w:val="57648A3F"/>
    <w:rsid w:val="57A3A5BA"/>
    <w:rsid w:val="57B6EF19"/>
    <w:rsid w:val="57C074D8"/>
    <w:rsid w:val="57C6DBEB"/>
    <w:rsid w:val="57C889CC"/>
    <w:rsid w:val="57E5AB38"/>
    <w:rsid w:val="57F80716"/>
    <w:rsid w:val="580618DF"/>
    <w:rsid w:val="581C609A"/>
    <w:rsid w:val="5876E720"/>
    <w:rsid w:val="589489D6"/>
    <w:rsid w:val="58CCCD50"/>
    <w:rsid w:val="58D0ECF3"/>
    <w:rsid w:val="58D42121"/>
    <w:rsid w:val="590F266D"/>
    <w:rsid w:val="590F4A86"/>
    <w:rsid w:val="5915466C"/>
    <w:rsid w:val="59213E7A"/>
    <w:rsid w:val="592CCB54"/>
    <w:rsid w:val="594E983D"/>
    <w:rsid w:val="5953F06D"/>
    <w:rsid w:val="59631878"/>
    <w:rsid w:val="5981750F"/>
    <w:rsid w:val="59870532"/>
    <w:rsid w:val="59A3A520"/>
    <w:rsid w:val="59D0B655"/>
    <w:rsid w:val="59FE9745"/>
    <w:rsid w:val="5A114DCB"/>
    <w:rsid w:val="5A1FF99A"/>
    <w:rsid w:val="5A3DAE19"/>
    <w:rsid w:val="5A754B2B"/>
    <w:rsid w:val="5A83AE0F"/>
    <w:rsid w:val="5AA2EF32"/>
    <w:rsid w:val="5ABA0FB7"/>
    <w:rsid w:val="5ACE7030"/>
    <w:rsid w:val="5AD84A42"/>
    <w:rsid w:val="5AF6671C"/>
    <w:rsid w:val="5AF6FF21"/>
    <w:rsid w:val="5AFD6AB8"/>
    <w:rsid w:val="5B00D54A"/>
    <w:rsid w:val="5B0512E0"/>
    <w:rsid w:val="5B0783EF"/>
    <w:rsid w:val="5B07A101"/>
    <w:rsid w:val="5B50B98F"/>
    <w:rsid w:val="5B6A353B"/>
    <w:rsid w:val="5B7F9E12"/>
    <w:rsid w:val="5B805C98"/>
    <w:rsid w:val="5B8D36FA"/>
    <w:rsid w:val="5B8F1FEA"/>
    <w:rsid w:val="5B9B47B2"/>
    <w:rsid w:val="5BA621CC"/>
    <w:rsid w:val="5BA90783"/>
    <w:rsid w:val="5BB83D03"/>
    <w:rsid w:val="5BC20D43"/>
    <w:rsid w:val="5BC58C20"/>
    <w:rsid w:val="5BE7A71F"/>
    <w:rsid w:val="5BE8774D"/>
    <w:rsid w:val="5BEB95FD"/>
    <w:rsid w:val="5BEF2AD8"/>
    <w:rsid w:val="5BF3A0F1"/>
    <w:rsid w:val="5BF9E2C0"/>
    <w:rsid w:val="5C0099ED"/>
    <w:rsid w:val="5C423262"/>
    <w:rsid w:val="5C7A69FB"/>
    <w:rsid w:val="5C8147E9"/>
    <w:rsid w:val="5CA119C4"/>
    <w:rsid w:val="5CB598DC"/>
    <w:rsid w:val="5CC68EF5"/>
    <w:rsid w:val="5CD573A9"/>
    <w:rsid w:val="5D1E6BBB"/>
    <w:rsid w:val="5D246EFE"/>
    <w:rsid w:val="5D30B830"/>
    <w:rsid w:val="5D526549"/>
    <w:rsid w:val="5D55A695"/>
    <w:rsid w:val="5D5FB001"/>
    <w:rsid w:val="5D6D3492"/>
    <w:rsid w:val="5D71A20C"/>
    <w:rsid w:val="5D726600"/>
    <w:rsid w:val="5D87A0AD"/>
    <w:rsid w:val="5D889EE2"/>
    <w:rsid w:val="5DB29C3E"/>
    <w:rsid w:val="5DB386FB"/>
    <w:rsid w:val="5DC59EC3"/>
    <w:rsid w:val="5DCAD4BF"/>
    <w:rsid w:val="5DD1B798"/>
    <w:rsid w:val="5E175DF3"/>
    <w:rsid w:val="5E1DB5B2"/>
    <w:rsid w:val="5E28D265"/>
    <w:rsid w:val="5E300A54"/>
    <w:rsid w:val="5E5C940A"/>
    <w:rsid w:val="5E5DEB7E"/>
    <w:rsid w:val="5E751951"/>
    <w:rsid w:val="5E7F3AD4"/>
    <w:rsid w:val="5E81F365"/>
    <w:rsid w:val="5E91152B"/>
    <w:rsid w:val="5E9D16AE"/>
    <w:rsid w:val="5E9D976E"/>
    <w:rsid w:val="5EB19F40"/>
    <w:rsid w:val="5EB8184D"/>
    <w:rsid w:val="5ECF2065"/>
    <w:rsid w:val="5EE13D36"/>
    <w:rsid w:val="5EE3F810"/>
    <w:rsid w:val="5EE7D249"/>
    <w:rsid w:val="5EFF06A0"/>
    <w:rsid w:val="5F237419"/>
    <w:rsid w:val="5F2B8728"/>
    <w:rsid w:val="5F34036C"/>
    <w:rsid w:val="5F821737"/>
    <w:rsid w:val="5F96C597"/>
    <w:rsid w:val="5FA817A4"/>
    <w:rsid w:val="5FAB5F87"/>
    <w:rsid w:val="5FBDE0E0"/>
    <w:rsid w:val="5FC48E27"/>
    <w:rsid w:val="5FC8F9A7"/>
    <w:rsid w:val="5FD63D24"/>
    <w:rsid w:val="5FEBCBEF"/>
    <w:rsid w:val="5FF18771"/>
    <w:rsid w:val="6004CDE5"/>
    <w:rsid w:val="60086355"/>
    <w:rsid w:val="6013F890"/>
    <w:rsid w:val="60250700"/>
    <w:rsid w:val="60452A7E"/>
    <w:rsid w:val="604F6431"/>
    <w:rsid w:val="607C8CBC"/>
    <w:rsid w:val="608954CD"/>
    <w:rsid w:val="6090BC94"/>
    <w:rsid w:val="60B0AA85"/>
    <w:rsid w:val="60BF553F"/>
    <w:rsid w:val="60D4F230"/>
    <w:rsid w:val="60DB47F6"/>
    <w:rsid w:val="6117D126"/>
    <w:rsid w:val="616F0126"/>
    <w:rsid w:val="617B2C11"/>
    <w:rsid w:val="61CFD8CE"/>
    <w:rsid w:val="61DAEF8B"/>
    <w:rsid w:val="61F6EA4D"/>
    <w:rsid w:val="621491FF"/>
    <w:rsid w:val="623B3697"/>
    <w:rsid w:val="623BF9AC"/>
    <w:rsid w:val="62861699"/>
    <w:rsid w:val="62965118"/>
    <w:rsid w:val="6298A639"/>
    <w:rsid w:val="62998343"/>
    <w:rsid w:val="62F98B10"/>
    <w:rsid w:val="63121DD5"/>
    <w:rsid w:val="6313811B"/>
    <w:rsid w:val="63284B98"/>
    <w:rsid w:val="6337DDDD"/>
    <w:rsid w:val="634CD19B"/>
    <w:rsid w:val="637122C7"/>
    <w:rsid w:val="63777F06"/>
    <w:rsid w:val="63B2BC81"/>
    <w:rsid w:val="63B4D1ED"/>
    <w:rsid w:val="63B95EAC"/>
    <w:rsid w:val="63CBDFCA"/>
    <w:rsid w:val="63D17A8E"/>
    <w:rsid w:val="64018796"/>
    <w:rsid w:val="641233ED"/>
    <w:rsid w:val="642F1F12"/>
    <w:rsid w:val="642FB68F"/>
    <w:rsid w:val="6435EC9E"/>
    <w:rsid w:val="6446A612"/>
    <w:rsid w:val="644ACA16"/>
    <w:rsid w:val="64544044"/>
    <w:rsid w:val="64564114"/>
    <w:rsid w:val="648E7FE6"/>
    <w:rsid w:val="64D9DF44"/>
    <w:rsid w:val="64FB4A15"/>
    <w:rsid w:val="6521C6CE"/>
    <w:rsid w:val="65319F17"/>
    <w:rsid w:val="6533B235"/>
    <w:rsid w:val="65369E4D"/>
    <w:rsid w:val="6550F326"/>
    <w:rsid w:val="65593DDC"/>
    <w:rsid w:val="656366D2"/>
    <w:rsid w:val="6575006F"/>
    <w:rsid w:val="65815EFB"/>
    <w:rsid w:val="658E2D2F"/>
    <w:rsid w:val="65B96A3F"/>
    <w:rsid w:val="65BA518E"/>
    <w:rsid w:val="65BD8936"/>
    <w:rsid w:val="65DCA286"/>
    <w:rsid w:val="65F4F167"/>
    <w:rsid w:val="65FEDF5E"/>
    <w:rsid w:val="664E8AA6"/>
    <w:rsid w:val="66599528"/>
    <w:rsid w:val="666F1FC0"/>
    <w:rsid w:val="666F6856"/>
    <w:rsid w:val="66881BA6"/>
    <w:rsid w:val="66A0BEEA"/>
    <w:rsid w:val="66A58186"/>
    <w:rsid w:val="66BEDD27"/>
    <w:rsid w:val="66CE8513"/>
    <w:rsid w:val="66D4640E"/>
    <w:rsid w:val="66D5E478"/>
    <w:rsid w:val="66EC071B"/>
    <w:rsid w:val="66FA8D00"/>
    <w:rsid w:val="672204F4"/>
    <w:rsid w:val="6723E2EA"/>
    <w:rsid w:val="6744CC04"/>
    <w:rsid w:val="6751C3E2"/>
    <w:rsid w:val="6758F8DF"/>
    <w:rsid w:val="677325AD"/>
    <w:rsid w:val="677CA725"/>
    <w:rsid w:val="6783F125"/>
    <w:rsid w:val="6786D084"/>
    <w:rsid w:val="6789FFBA"/>
    <w:rsid w:val="67C99013"/>
    <w:rsid w:val="67D71222"/>
    <w:rsid w:val="67DA1FBF"/>
    <w:rsid w:val="68039094"/>
    <w:rsid w:val="68126931"/>
    <w:rsid w:val="6822E171"/>
    <w:rsid w:val="6823379A"/>
    <w:rsid w:val="68255C88"/>
    <w:rsid w:val="68381C24"/>
    <w:rsid w:val="683A4180"/>
    <w:rsid w:val="683B6D88"/>
    <w:rsid w:val="683FDDD5"/>
    <w:rsid w:val="68590055"/>
    <w:rsid w:val="68599C29"/>
    <w:rsid w:val="6865B143"/>
    <w:rsid w:val="686ACC82"/>
    <w:rsid w:val="686B9E75"/>
    <w:rsid w:val="687140E7"/>
    <w:rsid w:val="68BA3DDC"/>
    <w:rsid w:val="68C03D52"/>
    <w:rsid w:val="68C1BF54"/>
    <w:rsid w:val="693029F4"/>
    <w:rsid w:val="695FD7EA"/>
    <w:rsid w:val="6981D2E7"/>
    <w:rsid w:val="699338CC"/>
    <w:rsid w:val="69A3AEE3"/>
    <w:rsid w:val="69AC5CBC"/>
    <w:rsid w:val="69D3F472"/>
    <w:rsid w:val="69DD6164"/>
    <w:rsid w:val="6A005ABC"/>
    <w:rsid w:val="6A1A2BAB"/>
    <w:rsid w:val="6A3B8AD2"/>
    <w:rsid w:val="6A47254E"/>
    <w:rsid w:val="6A676660"/>
    <w:rsid w:val="6A72796B"/>
    <w:rsid w:val="6A8963C3"/>
    <w:rsid w:val="6A8EF3FD"/>
    <w:rsid w:val="6A9CC945"/>
    <w:rsid w:val="6AAAF9D9"/>
    <w:rsid w:val="6AB3F612"/>
    <w:rsid w:val="6ABBE742"/>
    <w:rsid w:val="6ACCD2A0"/>
    <w:rsid w:val="6AD39D1C"/>
    <w:rsid w:val="6AE5D3D3"/>
    <w:rsid w:val="6AEFA21F"/>
    <w:rsid w:val="6B09721A"/>
    <w:rsid w:val="6B4649FF"/>
    <w:rsid w:val="6B5D440B"/>
    <w:rsid w:val="6B6B4A1D"/>
    <w:rsid w:val="6B6EFD47"/>
    <w:rsid w:val="6B8AD6B8"/>
    <w:rsid w:val="6B9C38E4"/>
    <w:rsid w:val="6BED97D4"/>
    <w:rsid w:val="6BF27772"/>
    <w:rsid w:val="6C2DE1EB"/>
    <w:rsid w:val="6C385629"/>
    <w:rsid w:val="6C439EB4"/>
    <w:rsid w:val="6C47BDA1"/>
    <w:rsid w:val="6C56DF76"/>
    <w:rsid w:val="6C6D2776"/>
    <w:rsid w:val="6C87ED0F"/>
    <w:rsid w:val="6C89D84E"/>
    <w:rsid w:val="6CD7DB5A"/>
    <w:rsid w:val="6CD99ADD"/>
    <w:rsid w:val="6D001AB1"/>
    <w:rsid w:val="6D04273F"/>
    <w:rsid w:val="6D0DA086"/>
    <w:rsid w:val="6D194169"/>
    <w:rsid w:val="6D540BA2"/>
    <w:rsid w:val="6D68ED56"/>
    <w:rsid w:val="6D7497FA"/>
    <w:rsid w:val="6D8A73F9"/>
    <w:rsid w:val="6DA41EC6"/>
    <w:rsid w:val="6DBC7FB5"/>
    <w:rsid w:val="6DC63E31"/>
    <w:rsid w:val="6DCA4153"/>
    <w:rsid w:val="6DD58193"/>
    <w:rsid w:val="6DEC5B0A"/>
    <w:rsid w:val="6DF6A9EE"/>
    <w:rsid w:val="6DFDDBFA"/>
    <w:rsid w:val="6E2AE870"/>
    <w:rsid w:val="6E329DB3"/>
    <w:rsid w:val="6E38240F"/>
    <w:rsid w:val="6E3F090B"/>
    <w:rsid w:val="6E424A22"/>
    <w:rsid w:val="6E4796B7"/>
    <w:rsid w:val="6E5D6559"/>
    <w:rsid w:val="6E687A35"/>
    <w:rsid w:val="6E819559"/>
    <w:rsid w:val="6E81E8CB"/>
    <w:rsid w:val="6E90E95F"/>
    <w:rsid w:val="6E916187"/>
    <w:rsid w:val="6EB00C6E"/>
    <w:rsid w:val="6EB8803A"/>
    <w:rsid w:val="6EBD1603"/>
    <w:rsid w:val="6ECC704F"/>
    <w:rsid w:val="6ECD75A1"/>
    <w:rsid w:val="6ED0AE23"/>
    <w:rsid w:val="6EE587D9"/>
    <w:rsid w:val="6F1368A2"/>
    <w:rsid w:val="6F13F7DB"/>
    <w:rsid w:val="6F14632A"/>
    <w:rsid w:val="6F3CD2AB"/>
    <w:rsid w:val="6F4D379E"/>
    <w:rsid w:val="6F719EE8"/>
    <w:rsid w:val="6F81FCCF"/>
    <w:rsid w:val="6F8F732F"/>
    <w:rsid w:val="6FA1D843"/>
    <w:rsid w:val="6FA3025B"/>
    <w:rsid w:val="6FC44EF3"/>
    <w:rsid w:val="6FC73F60"/>
    <w:rsid w:val="6FCDEB0A"/>
    <w:rsid w:val="6FD808D3"/>
    <w:rsid w:val="6FEEAE6F"/>
    <w:rsid w:val="6FF018E4"/>
    <w:rsid w:val="70346C2D"/>
    <w:rsid w:val="70349B47"/>
    <w:rsid w:val="703970E2"/>
    <w:rsid w:val="703D83E4"/>
    <w:rsid w:val="704920A2"/>
    <w:rsid w:val="705A4C77"/>
    <w:rsid w:val="705AE425"/>
    <w:rsid w:val="7081373D"/>
    <w:rsid w:val="708EC343"/>
    <w:rsid w:val="7095EB6C"/>
    <w:rsid w:val="70B11227"/>
    <w:rsid w:val="70BAB023"/>
    <w:rsid w:val="70BF69E0"/>
    <w:rsid w:val="70D08FDF"/>
    <w:rsid w:val="70E0B3BF"/>
    <w:rsid w:val="70E528E8"/>
    <w:rsid w:val="70F2CF1C"/>
    <w:rsid w:val="7117E5A0"/>
    <w:rsid w:val="711C6213"/>
    <w:rsid w:val="711FE96A"/>
    <w:rsid w:val="714C9908"/>
    <w:rsid w:val="71593461"/>
    <w:rsid w:val="716A8568"/>
    <w:rsid w:val="71952A85"/>
    <w:rsid w:val="7197998A"/>
    <w:rsid w:val="71980D62"/>
    <w:rsid w:val="71B08B07"/>
    <w:rsid w:val="71B18555"/>
    <w:rsid w:val="71F219B6"/>
    <w:rsid w:val="72243008"/>
    <w:rsid w:val="72273648"/>
    <w:rsid w:val="723FB821"/>
    <w:rsid w:val="724FA862"/>
    <w:rsid w:val="725CCCED"/>
    <w:rsid w:val="72607C12"/>
    <w:rsid w:val="72779325"/>
    <w:rsid w:val="727FD4F3"/>
    <w:rsid w:val="72930661"/>
    <w:rsid w:val="72C604AA"/>
    <w:rsid w:val="72D9144B"/>
    <w:rsid w:val="72EC3704"/>
    <w:rsid w:val="72EC9905"/>
    <w:rsid w:val="731FA1D4"/>
    <w:rsid w:val="73219D69"/>
    <w:rsid w:val="73389136"/>
    <w:rsid w:val="73589CA2"/>
    <w:rsid w:val="73658E10"/>
    <w:rsid w:val="7374B696"/>
    <w:rsid w:val="7377AFD1"/>
    <w:rsid w:val="738FB747"/>
    <w:rsid w:val="739B6A58"/>
    <w:rsid w:val="73BD90BD"/>
    <w:rsid w:val="73D0503E"/>
    <w:rsid w:val="73D3CB68"/>
    <w:rsid w:val="73DCE21E"/>
    <w:rsid w:val="73E67EE0"/>
    <w:rsid w:val="73E8140A"/>
    <w:rsid w:val="7410014C"/>
    <w:rsid w:val="7433E8DD"/>
    <w:rsid w:val="743FC7FB"/>
    <w:rsid w:val="74698D88"/>
    <w:rsid w:val="74812921"/>
    <w:rsid w:val="74972B85"/>
    <w:rsid w:val="749BC74E"/>
    <w:rsid w:val="74A3E5DF"/>
    <w:rsid w:val="74B4963C"/>
    <w:rsid w:val="74BBC54B"/>
    <w:rsid w:val="74C71008"/>
    <w:rsid w:val="74D5E60F"/>
    <w:rsid w:val="74F4FD59"/>
    <w:rsid w:val="7501ECC7"/>
    <w:rsid w:val="75042EBA"/>
    <w:rsid w:val="7506EB9E"/>
    <w:rsid w:val="751C25E4"/>
    <w:rsid w:val="752CAC39"/>
    <w:rsid w:val="75404BD5"/>
    <w:rsid w:val="75477EA2"/>
    <w:rsid w:val="755180F4"/>
    <w:rsid w:val="7579AC25"/>
    <w:rsid w:val="75A06E37"/>
    <w:rsid w:val="75A0BA86"/>
    <w:rsid w:val="75D3F100"/>
    <w:rsid w:val="75DA4B06"/>
    <w:rsid w:val="75E8AC44"/>
    <w:rsid w:val="75F021E0"/>
    <w:rsid w:val="7608109B"/>
    <w:rsid w:val="761B0C50"/>
    <w:rsid w:val="761B705E"/>
    <w:rsid w:val="76254D48"/>
    <w:rsid w:val="762696F8"/>
    <w:rsid w:val="76BD5919"/>
    <w:rsid w:val="76C035F4"/>
    <w:rsid w:val="76CE48FB"/>
    <w:rsid w:val="76D59895"/>
    <w:rsid w:val="76EDBB87"/>
    <w:rsid w:val="7714E7F1"/>
    <w:rsid w:val="771D9E4A"/>
    <w:rsid w:val="773BB2D4"/>
    <w:rsid w:val="773EE7DE"/>
    <w:rsid w:val="773FF69D"/>
    <w:rsid w:val="77415B59"/>
    <w:rsid w:val="77957964"/>
    <w:rsid w:val="77BCACAC"/>
    <w:rsid w:val="77E1477C"/>
    <w:rsid w:val="77ED195D"/>
    <w:rsid w:val="77EFA1EF"/>
    <w:rsid w:val="77F84A5E"/>
    <w:rsid w:val="78114D61"/>
    <w:rsid w:val="781617F3"/>
    <w:rsid w:val="78299596"/>
    <w:rsid w:val="7831C45F"/>
    <w:rsid w:val="7848956C"/>
    <w:rsid w:val="789418BE"/>
    <w:rsid w:val="789C524B"/>
    <w:rsid w:val="789E52D7"/>
    <w:rsid w:val="78A1048E"/>
    <w:rsid w:val="78AA04A3"/>
    <w:rsid w:val="78B5ABF2"/>
    <w:rsid w:val="78B6A4EA"/>
    <w:rsid w:val="78FED280"/>
    <w:rsid w:val="790E52A6"/>
    <w:rsid w:val="79168C7E"/>
    <w:rsid w:val="79312B58"/>
    <w:rsid w:val="796C3F80"/>
    <w:rsid w:val="796CB3BB"/>
    <w:rsid w:val="7975980E"/>
    <w:rsid w:val="7988ACD6"/>
    <w:rsid w:val="7997F20F"/>
    <w:rsid w:val="79BF8429"/>
    <w:rsid w:val="79BFCB95"/>
    <w:rsid w:val="79CC5988"/>
    <w:rsid w:val="79E7A695"/>
    <w:rsid w:val="79F79BF5"/>
    <w:rsid w:val="7A163FDB"/>
    <w:rsid w:val="7A20F43A"/>
    <w:rsid w:val="7A2673AC"/>
    <w:rsid w:val="7A5C0499"/>
    <w:rsid w:val="7A62AC2D"/>
    <w:rsid w:val="7A6973CD"/>
    <w:rsid w:val="7A70DD1A"/>
    <w:rsid w:val="7A8AE189"/>
    <w:rsid w:val="7A9B5339"/>
    <w:rsid w:val="7AA50BEC"/>
    <w:rsid w:val="7AABC3F8"/>
    <w:rsid w:val="7AB99F35"/>
    <w:rsid w:val="7ADF5151"/>
    <w:rsid w:val="7AF44B3A"/>
    <w:rsid w:val="7B062B12"/>
    <w:rsid w:val="7B16845D"/>
    <w:rsid w:val="7B22C9E2"/>
    <w:rsid w:val="7B330E83"/>
    <w:rsid w:val="7B8532CE"/>
    <w:rsid w:val="7B93A828"/>
    <w:rsid w:val="7B9E6A3D"/>
    <w:rsid w:val="7BB027C4"/>
    <w:rsid w:val="7BCC8DD7"/>
    <w:rsid w:val="7BEBD854"/>
    <w:rsid w:val="7C1F0967"/>
    <w:rsid w:val="7C1F33FF"/>
    <w:rsid w:val="7C235A53"/>
    <w:rsid w:val="7C683D9D"/>
    <w:rsid w:val="7C6E39A9"/>
    <w:rsid w:val="7C826F9F"/>
    <w:rsid w:val="7C8580D0"/>
    <w:rsid w:val="7C98FA13"/>
    <w:rsid w:val="7CA89640"/>
    <w:rsid w:val="7CB329F0"/>
    <w:rsid w:val="7CB41204"/>
    <w:rsid w:val="7CCDCFB3"/>
    <w:rsid w:val="7CD82E2E"/>
    <w:rsid w:val="7CE16E70"/>
    <w:rsid w:val="7CE68C1E"/>
    <w:rsid w:val="7CE84E56"/>
    <w:rsid w:val="7D259ACF"/>
    <w:rsid w:val="7D283CD9"/>
    <w:rsid w:val="7D29BFFB"/>
    <w:rsid w:val="7D2C1E31"/>
    <w:rsid w:val="7D49376C"/>
    <w:rsid w:val="7D4F78A1"/>
    <w:rsid w:val="7D5509CB"/>
    <w:rsid w:val="7D68005E"/>
    <w:rsid w:val="7D8A4310"/>
    <w:rsid w:val="7D8D0A32"/>
    <w:rsid w:val="7D8E8602"/>
    <w:rsid w:val="7D95E5F6"/>
    <w:rsid w:val="7DB358EC"/>
    <w:rsid w:val="7DB53336"/>
    <w:rsid w:val="7DD568E3"/>
    <w:rsid w:val="7DD77BC3"/>
    <w:rsid w:val="7DE0BAFF"/>
    <w:rsid w:val="7DE37DC7"/>
    <w:rsid w:val="7E0739FE"/>
    <w:rsid w:val="7E07E93C"/>
    <w:rsid w:val="7E0B604A"/>
    <w:rsid w:val="7E0D89B7"/>
    <w:rsid w:val="7E0D8DBC"/>
    <w:rsid w:val="7E499176"/>
    <w:rsid w:val="7E621F68"/>
    <w:rsid w:val="7E649A7C"/>
    <w:rsid w:val="7E6EE0DE"/>
    <w:rsid w:val="7E7E0B3A"/>
    <w:rsid w:val="7E889548"/>
    <w:rsid w:val="7E8B769A"/>
    <w:rsid w:val="7E95F01E"/>
    <w:rsid w:val="7EA11AC3"/>
    <w:rsid w:val="7EA58BD1"/>
    <w:rsid w:val="7EB8927B"/>
    <w:rsid w:val="7EE0E49E"/>
    <w:rsid w:val="7EF60850"/>
    <w:rsid w:val="7EFD2C3D"/>
    <w:rsid w:val="7EFD63C8"/>
    <w:rsid w:val="7F059110"/>
    <w:rsid w:val="7F070E2D"/>
    <w:rsid w:val="7F105D1B"/>
    <w:rsid w:val="7F19221A"/>
    <w:rsid w:val="7F21A4F1"/>
    <w:rsid w:val="7F3DDFA9"/>
    <w:rsid w:val="7F579F7F"/>
    <w:rsid w:val="7F5990B6"/>
    <w:rsid w:val="7F5C361A"/>
    <w:rsid w:val="7F5DE27C"/>
    <w:rsid w:val="7F5EFDEE"/>
    <w:rsid w:val="7F7A4303"/>
    <w:rsid w:val="7F8FAD26"/>
    <w:rsid w:val="7FAAB1CD"/>
    <w:rsid w:val="7FBE165C"/>
    <w:rsid w:val="7FD2C3DA"/>
    <w:rsid w:val="7FF1DF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2EEA18"/>
  <w14:defaultImageDpi w14:val="300"/>
  <w15:docId w15:val="{F9B27608-4782-4CA0-9638-3186476E4B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10B7"/>
  </w:style>
  <w:style w:type="paragraph" w:styleId="Heading1">
    <w:name w:val="heading 1"/>
    <w:basedOn w:val="Normal"/>
    <w:next w:val="Normal"/>
    <w:link w:val="Heading1Char"/>
    <w:uiPriority w:val="9"/>
    <w:qFormat/>
    <w:rsid w:val="007D0A47"/>
    <w:pPr>
      <w:keepNext/>
      <w:keepLines/>
      <w:spacing w:before="480" w:after="0"/>
      <w:outlineLvl w:val="0"/>
    </w:pPr>
    <w:rPr>
      <w:rFonts w:asciiTheme="majorHAnsi" w:hAnsiTheme="majorHAnsi" w:eastAsiaTheme="majorEastAsia" w:cstheme="majorBidi"/>
      <w:b/>
      <w:bCs/>
      <w:color w:val="374C80" w:themeColor="accent1" w:themeShade="BF"/>
      <w:sz w:val="40"/>
      <w:szCs w:val="28"/>
    </w:rPr>
  </w:style>
  <w:style w:type="paragraph" w:styleId="Heading2">
    <w:name w:val="heading 2"/>
    <w:basedOn w:val="Normal"/>
    <w:next w:val="Normal"/>
    <w:link w:val="Heading2Char"/>
    <w:uiPriority w:val="9"/>
    <w:unhideWhenUsed/>
    <w:qFormat/>
    <w:rsid w:val="006045DA"/>
    <w:pPr>
      <w:keepNext/>
      <w:keepLines/>
      <w:spacing w:before="200" w:after="0"/>
      <w:outlineLvl w:val="1"/>
    </w:pPr>
    <w:rPr>
      <w:rFonts w:asciiTheme="majorHAnsi" w:hAnsiTheme="majorHAnsi" w:eastAsiaTheme="majorEastAsia" w:cstheme="majorBidi"/>
      <w:b/>
      <w:bCs/>
      <w:color w:val="4A66AC" w:themeColor="accent1"/>
      <w:sz w:val="32"/>
      <w:szCs w:val="26"/>
    </w:rPr>
  </w:style>
  <w:style w:type="paragraph" w:styleId="Heading3">
    <w:name w:val="heading 3"/>
    <w:basedOn w:val="Normal"/>
    <w:next w:val="Normal"/>
    <w:link w:val="Heading3Char"/>
    <w:uiPriority w:val="9"/>
    <w:unhideWhenUsed/>
    <w:qFormat/>
    <w:rsid w:val="006045DA"/>
    <w:pPr>
      <w:keepNext/>
      <w:keepLines/>
      <w:spacing w:before="200" w:after="0"/>
      <w:outlineLvl w:val="2"/>
    </w:pPr>
    <w:rPr>
      <w:rFonts w:asciiTheme="majorHAnsi" w:hAnsiTheme="majorHAnsi" w:eastAsiaTheme="majorEastAsia" w:cstheme="majorBidi"/>
      <w:b/>
      <w:bCs/>
      <w:color w:val="4A66AC" w:themeColor="accent1"/>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A66AC"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hAnsiTheme="majorHAnsi" w:eastAsiaTheme="majorEastAsia" w:cstheme="majorBidi"/>
      <w:color w:val="243255"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hAnsiTheme="majorHAnsi" w:eastAsiaTheme="majorEastAsia" w:cstheme="majorBidi"/>
      <w:i/>
      <w:iCs/>
      <w:color w:val="243255"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A66AC"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styleId="Heading1Char" w:customStyle="1">
    <w:name w:val="Heading 1 Char"/>
    <w:basedOn w:val="DefaultParagraphFont"/>
    <w:link w:val="Heading1"/>
    <w:uiPriority w:val="9"/>
    <w:rsid w:val="007D0A47"/>
    <w:rPr>
      <w:rFonts w:asciiTheme="majorHAnsi" w:hAnsiTheme="majorHAnsi" w:eastAsiaTheme="majorEastAsia" w:cstheme="majorBidi"/>
      <w:b/>
      <w:bCs/>
      <w:color w:val="374C80" w:themeColor="accent1" w:themeShade="BF"/>
      <w:sz w:val="40"/>
      <w:szCs w:val="28"/>
    </w:rPr>
  </w:style>
  <w:style w:type="character" w:styleId="Heading2Char" w:customStyle="1">
    <w:name w:val="Heading 2 Char"/>
    <w:basedOn w:val="DefaultParagraphFont"/>
    <w:link w:val="Heading2"/>
    <w:uiPriority w:val="9"/>
    <w:rsid w:val="006045DA"/>
    <w:rPr>
      <w:rFonts w:asciiTheme="majorHAnsi" w:hAnsiTheme="majorHAnsi" w:eastAsiaTheme="majorEastAsia" w:cstheme="majorBidi"/>
      <w:b/>
      <w:bCs/>
      <w:color w:val="4A66AC" w:themeColor="accent1"/>
      <w:sz w:val="32"/>
      <w:szCs w:val="26"/>
    </w:rPr>
  </w:style>
  <w:style w:type="character" w:styleId="Heading3Char" w:customStyle="1">
    <w:name w:val="Heading 3 Char"/>
    <w:basedOn w:val="DefaultParagraphFont"/>
    <w:link w:val="Heading3"/>
    <w:uiPriority w:val="9"/>
    <w:rsid w:val="006045DA"/>
    <w:rPr>
      <w:rFonts w:asciiTheme="majorHAnsi" w:hAnsiTheme="majorHAnsi" w:eastAsiaTheme="majorEastAsia" w:cstheme="majorBidi"/>
      <w:b/>
      <w:bCs/>
      <w:color w:val="4A66AC" w:themeColor="accent1"/>
      <w:sz w:val="24"/>
    </w:rPr>
  </w:style>
  <w:style w:type="paragraph" w:styleId="Title">
    <w:name w:val="Title"/>
    <w:basedOn w:val="Normal"/>
    <w:next w:val="Normal"/>
    <w:link w:val="TitleChar"/>
    <w:uiPriority w:val="10"/>
    <w:qFormat/>
    <w:rsid w:val="00FC693F"/>
    <w:pPr>
      <w:pBdr>
        <w:bottom w:val="single" w:color="4A66AC" w:themeColor="accent1" w:sz="8" w:space="4"/>
      </w:pBdr>
      <w:spacing w:after="300" w:line="240" w:lineRule="auto"/>
      <w:contextualSpacing/>
    </w:pPr>
    <w:rPr>
      <w:rFonts w:asciiTheme="majorHAnsi" w:hAnsiTheme="majorHAnsi" w:eastAsiaTheme="majorEastAsia" w:cstheme="majorBidi"/>
      <w:color w:val="1B1D3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A66AC"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A66AC" w:themeColor="accent1"/>
    </w:rPr>
  </w:style>
  <w:style w:type="character" w:styleId="Heading5Char" w:customStyle="1">
    <w:name w:val="Heading 5 Char"/>
    <w:basedOn w:val="DefaultParagraphFont"/>
    <w:link w:val="Heading5"/>
    <w:uiPriority w:val="9"/>
    <w:rsid w:val="00FC693F"/>
    <w:rPr>
      <w:rFonts w:asciiTheme="majorHAnsi" w:hAnsiTheme="majorHAnsi" w:eastAsiaTheme="majorEastAsia" w:cstheme="majorBidi"/>
      <w:color w:val="243255" w:themeColor="accent1" w:themeShade="7F"/>
    </w:rPr>
  </w:style>
  <w:style w:type="character" w:styleId="Heading6Char" w:customStyle="1">
    <w:name w:val="Heading 6 Char"/>
    <w:basedOn w:val="DefaultParagraphFont"/>
    <w:link w:val="Heading6"/>
    <w:uiPriority w:val="9"/>
    <w:rsid w:val="00FC693F"/>
    <w:rPr>
      <w:rFonts w:asciiTheme="majorHAnsi" w:hAnsiTheme="majorHAnsi" w:eastAsiaTheme="majorEastAsia" w:cstheme="majorBidi"/>
      <w:i/>
      <w:iCs/>
      <w:color w:val="243255" w:themeColor="accent1" w:themeShade="7F"/>
    </w:rPr>
  </w:style>
  <w:style w:type="character" w:styleId="Heading7Char" w:customStyle="1">
    <w:name w:val="Heading 7 Char"/>
    <w:basedOn w:val="DefaultParagraphFont"/>
    <w:link w:val="Heading7"/>
    <w:uiPriority w:val="9"/>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A66AC"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A66AC" w:themeColor="accent1" w:sz="4" w:space="4"/>
      </w:pBdr>
      <w:spacing w:before="200" w:after="280"/>
      <w:ind w:left="936" w:right="936"/>
    </w:pPr>
    <w:rPr>
      <w:b/>
      <w:bCs/>
      <w:i/>
      <w:iCs/>
      <w:color w:val="4A66AC" w:themeColor="accent1"/>
    </w:rPr>
  </w:style>
  <w:style w:type="character" w:styleId="IntenseQuoteChar" w:customStyle="1">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color="4A66AC" w:themeColor="accent1" w:sz="8" w:space="0"/>
        <w:bottom w:val="single" w:color="4A66AC" w:themeColor="accent1" w:sz="8" w:space="0"/>
      </w:tblBorders>
    </w:tblPr>
    <w:tblStylePr w:type="firstRow">
      <w:pPr>
        <w:spacing w:before="0" w:after="0" w:line="240" w:lineRule="auto"/>
      </w:pPr>
      <w:rPr>
        <w:b/>
        <w:bCs/>
      </w:rPr>
      <w:tblPr/>
      <w:tcPr>
        <w:tcBorders>
          <w:top w:val="single" w:color="4A66AC" w:themeColor="accent1" w:sz="8" w:space="0"/>
          <w:left w:val="nil"/>
          <w:bottom w:val="single" w:color="4A66AC" w:themeColor="accent1" w:sz="8" w:space="0"/>
          <w:right w:val="nil"/>
          <w:insideH w:val="nil"/>
          <w:insideV w:val="nil"/>
        </w:tcBorders>
      </w:tcPr>
    </w:tblStylePr>
    <w:tblStylePr w:type="lastRow">
      <w:pPr>
        <w:spacing w:before="0" w:after="0" w:line="240" w:lineRule="auto"/>
      </w:pPr>
      <w:rPr>
        <w:b/>
        <w:bCs/>
      </w:rPr>
      <w:tblPr/>
      <w:tcPr>
        <w:tcBorders>
          <w:top w:val="single" w:color="4A66AC" w:themeColor="accent1" w:sz="8" w:space="0"/>
          <w:left w:val="nil"/>
          <w:bottom w:val="single" w:color="4A66AC"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color="629DD1" w:themeColor="accent2" w:sz="8" w:space="0"/>
        <w:bottom w:val="single" w:color="629DD1" w:themeColor="accent2" w:sz="8" w:space="0"/>
      </w:tblBorders>
    </w:tblPr>
    <w:tblStylePr w:type="firstRow">
      <w:pPr>
        <w:spacing w:before="0" w:after="0" w:line="240" w:lineRule="auto"/>
      </w:pPr>
      <w:rPr>
        <w:b/>
        <w:bCs/>
      </w:rPr>
      <w:tblPr/>
      <w:tcPr>
        <w:tcBorders>
          <w:top w:val="single" w:color="629DD1" w:themeColor="accent2" w:sz="8" w:space="0"/>
          <w:left w:val="nil"/>
          <w:bottom w:val="single" w:color="629DD1" w:themeColor="accent2" w:sz="8" w:space="0"/>
          <w:right w:val="nil"/>
          <w:insideH w:val="nil"/>
          <w:insideV w:val="nil"/>
        </w:tcBorders>
      </w:tcPr>
    </w:tblStylePr>
    <w:tblStylePr w:type="lastRow">
      <w:pPr>
        <w:spacing w:before="0" w:after="0" w:line="240" w:lineRule="auto"/>
      </w:pPr>
      <w:rPr>
        <w:b/>
        <w:bCs/>
      </w:rPr>
      <w:tblPr/>
      <w:tcPr>
        <w:tcBorders>
          <w:top w:val="single" w:color="629DD1" w:themeColor="accent2" w:sz="8" w:space="0"/>
          <w:left w:val="nil"/>
          <w:bottom w:val="single" w:color="629DD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color="297FD5" w:themeColor="accent3" w:sz="8" w:space="0"/>
        <w:bottom w:val="single" w:color="297FD5" w:themeColor="accent3" w:sz="8" w:space="0"/>
      </w:tblBorders>
    </w:tblPr>
    <w:tblStylePr w:type="firstRow">
      <w:pPr>
        <w:spacing w:before="0" w:after="0" w:line="240" w:lineRule="auto"/>
      </w:pPr>
      <w:rPr>
        <w:b/>
        <w:bCs/>
      </w:rPr>
      <w:tblPr/>
      <w:tcPr>
        <w:tcBorders>
          <w:top w:val="single" w:color="297FD5" w:themeColor="accent3" w:sz="8" w:space="0"/>
          <w:left w:val="nil"/>
          <w:bottom w:val="single" w:color="297FD5" w:themeColor="accent3" w:sz="8" w:space="0"/>
          <w:right w:val="nil"/>
          <w:insideH w:val="nil"/>
          <w:insideV w:val="nil"/>
        </w:tcBorders>
      </w:tcPr>
    </w:tblStylePr>
    <w:tblStylePr w:type="lastRow">
      <w:pPr>
        <w:spacing w:before="0" w:after="0" w:line="240" w:lineRule="auto"/>
      </w:pPr>
      <w:rPr>
        <w:b/>
        <w:bCs/>
      </w:rPr>
      <w:tblPr/>
      <w:tcPr>
        <w:tcBorders>
          <w:top w:val="single" w:color="297FD5" w:themeColor="accent3" w:sz="8" w:space="0"/>
          <w:left w:val="nil"/>
          <w:bottom w:val="single" w:color="297FD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color="7F8FA9" w:themeColor="accent4" w:sz="8" w:space="0"/>
        <w:bottom w:val="single" w:color="7F8FA9" w:themeColor="accent4" w:sz="8" w:space="0"/>
      </w:tblBorders>
    </w:tblPr>
    <w:tblStylePr w:type="firstRow">
      <w:pPr>
        <w:spacing w:before="0" w:after="0" w:line="240" w:lineRule="auto"/>
      </w:pPr>
      <w:rPr>
        <w:b/>
        <w:bCs/>
      </w:rPr>
      <w:tblPr/>
      <w:tcPr>
        <w:tcBorders>
          <w:top w:val="single" w:color="7F8FA9" w:themeColor="accent4" w:sz="8" w:space="0"/>
          <w:left w:val="nil"/>
          <w:bottom w:val="single" w:color="7F8FA9" w:themeColor="accent4" w:sz="8" w:space="0"/>
          <w:right w:val="nil"/>
          <w:insideH w:val="nil"/>
          <w:insideV w:val="nil"/>
        </w:tcBorders>
      </w:tcPr>
    </w:tblStylePr>
    <w:tblStylePr w:type="lastRow">
      <w:pPr>
        <w:spacing w:before="0" w:after="0" w:line="240" w:lineRule="auto"/>
      </w:pPr>
      <w:rPr>
        <w:b/>
        <w:bCs/>
      </w:rPr>
      <w:tblPr/>
      <w:tcPr>
        <w:tcBorders>
          <w:top w:val="single" w:color="7F8FA9" w:themeColor="accent4" w:sz="8" w:space="0"/>
          <w:left w:val="nil"/>
          <w:bottom w:val="single" w:color="7F8FA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color="5AA2AE" w:themeColor="accent5" w:sz="8" w:space="0"/>
        <w:bottom w:val="single" w:color="5AA2AE" w:themeColor="accent5" w:sz="8" w:space="0"/>
      </w:tblBorders>
    </w:tblPr>
    <w:tblStylePr w:type="firstRow">
      <w:pPr>
        <w:spacing w:before="0" w:after="0" w:line="240" w:lineRule="auto"/>
      </w:pPr>
      <w:rPr>
        <w:b/>
        <w:bCs/>
      </w:rPr>
      <w:tblPr/>
      <w:tcPr>
        <w:tcBorders>
          <w:top w:val="single" w:color="5AA2AE" w:themeColor="accent5" w:sz="8" w:space="0"/>
          <w:left w:val="nil"/>
          <w:bottom w:val="single" w:color="5AA2AE" w:themeColor="accent5" w:sz="8" w:space="0"/>
          <w:right w:val="nil"/>
          <w:insideH w:val="nil"/>
          <w:insideV w:val="nil"/>
        </w:tcBorders>
      </w:tcPr>
    </w:tblStylePr>
    <w:tblStylePr w:type="lastRow">
      <w:pPr>
        <w:spacing w:before="0" w:after="0" w:line="240" w:lineRule="auto"/>
      </w:pPr>
      <w:rPr>
        <w:b/>
        <w:bCs/>
      </w:rPr>
      <w:tblPr/>
      <w:tcPr>
        <w:tcBorders>
          <w:top w:val="single" w:color="5AA2AE" w:themeColor="accent5" w:sz="8" w:space="0"/>
          <w:left w:val="nil"/>
          <w:bottom w:val="single" w:color="5AA2AE"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color="9D90A0" w:themeColor="accent6" w:sz="8" w:space="0"/>
        <w:bottom w:val="single" w:color="9D90A0" w:themeColor="accent6" w:sz="8" w:space="0"/>
      </w:tblBorders>
    </w:tblPr>
    <w:tblStylePr w:type="firstRow">
      <w:pPr>
        <w:spacing w:before="0" w:after="0" w:line="240" w:lineRule="auto"/>
      </w:pPr>
      <w:rPr>
        <w:b/>
        <w:bCs/>
      </w:rPr>
      <w:tblPr/>
      <w:tcPr>
        <w:tcBorders>
          <w:top w:val="single" w:color="9D90A0" w:themeColor="accent6" w:sz="8" w:space="0"/>
          <w:left w:val="nil"/>
          <w:bottom w:val="single" w:color="9D90A0" w:themeColor="accent6" w:sz="8" w:space="0"/>
          <w:right w:val="nil"/>
          <w:insideH w:val="nil"/>
          <w:insideV w:val="nil"/>
        </w:tcBorders>
      </w:tcPr>
    </w:tblStylePr>
    <w:tblStylePr w:type="lastRow">
      <w:pPr>
        <w:spacing w:before="0" w:after="0" w:line="240" w:lineRule="auto"/>
      </w:pPr>
      <w:rPr>
        <w:b/>
        <w:bCs/>
      </w:rPr>
      <w:tblPr/>
      <w:tcPr>
        <w:tcBorders>
          <w:top w:val="single" w:color="9D90A0" w:themeColor="accent6" w:sz="8" w:space="0"/>
          <w:left w:val="nil"/>
          <w:bottom w:val="single" w:color="9D90A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A66AC" w:themeColor="accent1" w:sz="8" w:space="0"/>
        <w:left w:val="single" w:color="4A66AC" w:themeColor="accent1" w:sz="8" w:space="0"/>
        <w:bottom w:val="single" w:color="4A66AC" w:themeColor="accent1" w:sz="8" w:space="0"/>
        <w:right w:val="single" w:color="4A66AC" w:themeColor="accent1" w:sz="8" w:space="0"/>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color="4A66AC" w:themeColor="accent1" w:sz="6" w:space="0"/>
          <w:left w:val="single" w:color="4A66AC" w:themeColor="accent1" w:sz="8" w:space="0"/>
          <w:bottom w:val="single" w:color="4A66AC" w:themeColor="accent1" w:sz="8" w:space="0"/>
          <w:right w:val="single" w:color="4A66AC" w:themeColor="accent1" w:sz="8" w:space="0"/>
        </w:tcBorders>
      </w:tcPr>
    </w:tblStylePr>
    <w:tblStylePr w:type="firstCol">
      <w:rPr>
        <w:b/>
        <w:bCs/>
      </w:rPr>
    </w:tblStylePr>
    <w:tblStylePr w:type="lastCol">
      <w:rPr>
        <w:b/>
        <w:bCs/>
      </w:rPr>
    </w:tblStylePr>
    <w:tblStylePr w:type="band1Vert">
      <w:tblPr/>
      <w:tcPr>
        <w:tcBorders>
          <w:top w:val="single" w:color="4A66AC" w:themeColor="accent1" w:sz="8" w:space="0"/>
          <w:left w:val="single" w:color="4A66AC" w:themeColor="accent1" w:sz="8" w:space="0"/>
          <w:bottom w:val="single" w:color="4A66AC" w:themeColor="accent1" w:sz="8" w:space="0"/>
          <w:right w:val="single" w:color="4A66AC" w:themeColor="accent1" w:sz="8" w:space="0"/>
        </w:tcBorders>
      </w:tcPr>
    </w:tblStylePr>
    <w:tblStylePr w:type="band1Horz">
      <w:tblPr/>
      <w:tcPr>
        <w:tcBorders>
          <w:top w:val="single" w:color="4A66AC" w:themeColor="accent1" w:sz="8" w:space="0"/>
          <w:left w:val="single" w:color="4A66AC" w:themeColor="accent1" w:sz="8" w:space="0"/>
          <w:bottom w:val="single" w:color="4A66AC" w:themeColor="accent1" w:sz="8" w:space="0"/>
          <w:right w:val="single" w:color="4A66AC"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629DD1" w:themeColor="accent2" w:sz="8" w:space="0"/>
        <w:left w:val="single" w:color="629DD1" w:themeColor="accent2" w:sz="8" w:space="0"/>
        <w:bottom w:val="single" w:color="629DD1" w:themeColor="accent2" w:sz="8" w:space="0"/>
        <w:right w:val="single" w:color="629DD1" w:themeColor="accent2" w:sz="8" w:space="0"/>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color="629DD1" w:themeColor="accent2" w:sz="6" w:space="0"/>
          <w:left w:val="single" w:color="629DD1" w:themeColor="accent2" w:sz="8" w:space="0"/>
          <w:bottom w:val="single" w:color="629DD1" w:themeColor="accent2" w:sz="8" w:space="0"/>
          <w:right w:val="single" w:color="629DD1" w:themeColor="accent2" w:sz="8" w:space="0"/>
        </w:tcBorders>
      </w:tcPr>
    </w:tblStylePr>
    <w:tblStylePr w:type="firstCol">
      <w:rPr>
        <w:b/>
        <w:bCs/>
      </w:rPr>
    </w:tblStylePr>
    <w:tblStylePr w:type="lastCol">
      <w:rPr>
        <w:b/>
        <w:bCs/>
      </w:rPr>
    </w:tblStylePr>
    <w:tblStylePr w:type="band1Vert">
      <w:tblPr/>
      <w:tcPr>
        <w:tcBorders>
          <w:top w:val="single" w:color="629DD1" w:themeColor="accent2" w:sz="8" w:space="0"/>
          <w:left w:val="single" w:color="629DD1" w:themeColor="accent2" w:sz="8" w:space="0"/>
          <w:bottom w:val="single" w:color="629DD1" w:themeColor="accent2" w:sz="8" w:space="0"/>
          <w:right w:val="single" w:color="629DD1" w:themeColor="accent2" w:sz="8" w:space="0"/>
        </w:tcBorders>
      </w:tcPr>
    </w:tblStylePr>
    <w:tblStylePr w:type="band1Horz">
      <w:tblPr/>
      <w:tcPr>
        <w:tcBorders>
          <w:top w:val="single" w:color="629DD1" w:themeColor="accent2" w:sz="8" w:space="0"/>
          <w:left w:val="single" w:color="629DD1" w:themeColor="accent2" w:sz="8" w:space="0"/>
          <w:bottom w:val="single" w:color="629DD1" w:themeColor="accent2" w:sz="8" w:space="0"/>
          <w:right w:val="single" w:color="629DD1"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297FD5" w:themeColor="accent3" w:sz="8" w:space="0"/>
        <w:left w:val="single" w:color="297FD5" w:themeColor="accent3" w:sz="8" w:space="0"/>
        <w:bottom w:val="single" w:color="297FD5" w:themeColor="accent3" w:sz="8" w:space="0"/>
        <w:right w:val="single" w:color="297FD5" w:themeColor="accent3" w:sz="8" w:space="0"/>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color="297FD5" w:themeColor="accent3" w:sz="6" w:space="0"/>
          <w:left w:val="single" w:color="297FD5" w:themeColor="accent3" w:sz="8" w:space="0"/>
          <w:bottom w:val="single" w:color="297FD5" w:themeColor="accent3" w:sz="8" w:space="0"/>
          <w:right w:val="single" w:color="297FD5" w:themeColor="accent3" w:sz="8" w:space="0"/>
        </w:tcBorders>
      </w:tcPr>
    </w:tblStylePr>
    <w:tblStylePr w:type="firstCol">
      <w:rPr>
        <w:b/>
        <w:bCs/>
      </w:rPr>
    </w:tblStylePr>
    <w:tblStylePr w:type="lastCol">
      <w:rPr>
        <w:b/>
        <w:bCs/>
      </w:rPr>
    </w:tblStylePr>
    <w:tblStylePr w:type="band1Vert">
      <w:tblPr/>
      <w:tcPr>
        <w:tcBorders>
          <w:top w:val="single" w:color="297FD5" w:themeColor="accent3" w:sz="8" w:space="0"/>
          <w:left w:val="single" w:color="297FD5" w:themeColor="accent3" w:sz="8" w:space="0"/>
          <w:bottom w:val="single" w:color="297FD5" w:themeColor="accent3" w:sz="8" w:space="0"/>
          <w:right w:val="single" w:color="297FD5" w:themeColor="accent3" w:sz="8" w:space="0"/>
        </w:tcBorders>
      </w:tcPr>
    </w:tblStylePr>
    <w:tblStylePr w:type="band1Horz">
      <w:tblPr/>
      <w:tcPr>
        <w:tcBorders>
          <w:top w:val="single" w:color="297FD5" w:themeColor="accent3" w:sz="8" w:space="0"/>
          <w:left w:val="single" w:color="297FD5" w:themeColor="accent3" w:sz="8" w:space="0"/>
          <w:bottom w:val="single" w:color="297FD5" w:themeColor="accent3" w:sz="8" w:space="0"/>
          <w:right w:val="single" w:color="297FD5"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7F8FA9" w:themeColor="accent4" w:sz="8" w:space="0"/>
        <w:left w:val="single" w:color="7F8FA9" w:themeColor="accent4" w:sz="8" w:space="0"/>
        <w:bottom w:val="single" w:color="7F8FA9" w:themeColor="accent4" w:sz="8" w:space="0"/>
        <w:right w:val="single" w:color="7F8FA9" w:themeColor="accent4" w:sz="8" w:space="0"/>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color="7F8FA9" w:themeColor="accent4" w:sz="6" w:space="0"/>
          <w:left w:val="single" w:color="7F8FA9" w:themeColor="accent4" w:sz="8" w:space="0"/>
          <w:bottom w:val="single" w:color="7F8FA9" w:themeColor="accent4" w:sz="8" w:space="0"/>
          <w:right w:val="single" w:color="7F8FA9" w:themeColor="accent4" w:sz="8" w:space="0"/>
        </w:tcBorders>
      </w:tcPr>
    </w:tblStylePr>
    <w:tblStylePr w:type="firstCol">
      <w:rPr>
        <w:b/>
        <w:bCs/>
      </w:rPr>
    </w:tblStylePr>
    <w:tblStylePr w:type="lastCol">
      <w:rPr>
        <w:b/>
        <w:bCs/>
      </w:rPr>
    </w:tblStylePr>
    <w:tblStylePr w:type="band1Vert">
      <w:tblPr/>
      <w:tcPr>
        <w:tcBorders>
          <w:top w:val="single" w:color="7F8FA9" w:themeColor="accent4" w:sz="8" w:space="0"/>
          <w:left w:val="single" w:color="7F8FA9" w:themeColor="accent4" w:sz="8" w:space="0"/>
          <w:bottom w:val="single" w:color="7F8FA9" w:themeColor="accent4" w:sz="8" w:space="0"/>
          <w:right w:val="single" w:color="7F8FA9" w:themeColor="accent4" w:sz="8" w:space="0"/>
        </w:tcBorders>
      </w:tcPr>
    </w:tblStylePr>
    <w:tblStylePr w:type="band1Horz">
      <w:tblPr/>
      <w:tcPr>
        <w:tcBorders>
          <w:top w:val="single" w:color="7F8FA9" w:themeColor="accent4" w:sz="8" w:space="0"/>
          <w:left w:val="single" w:color="7F8FA9" w:themeColor="accent4" w:sz="8" w:space="0"/>
          <w:bottom w:val="single" w:color="7F8FA9" w:themeColor="accent4" w:sz="8" w:space="0"/>
          <w:right w:val="single" w:color="7F8FA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5AA2AE" w:themeColor="accent5" w:sz="8" w:space="0"/>
        <w:left w:val="single" w:color="5AA2AE" w:themeColor="accent5" w:sz="8" w:space="0"/>
        <w:bottom w:val="single" w:color="5AA2AE" w:themeColor="accent5" w:sz="8" w:space="0"/>
        <w:right w:val="single" w:color="5AA2AE" w:themeColor="accent5" w:sz="8" w:space="0"/>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color="5AA2AE" w:themeColor="accent5" w:sz="6" w:space="0"/>
          <w:left w:val="single" w:color="5AA2AE" w:themeColor="accent5" w:sz="8" w:space="0"/>
          <w:bottom w:val="single" w:color="5AA2AE" w:themeColor="accent5" w:sz="8" w:space="0"/>
          <w:right w:val="single" w:color="5AA2AE" w:themeColor="accent5" w:sz="8" w:space="0"/>
        </w:tcBorders>
      </w:tcPr>
    </w:tblStylePr>
    <w:tblStylePr w:type="firstCol">
      <w:rPr>
        <w:b/>
        <w:bCs/>
      </w:rPr>
    </w:tblStylePr>
    <w:tblStylePr w:type="lastCol">
      <w:rPr>
        <w:b/>
        <w:bCs/>
      </w:rPr>
    </w:tblStylePr>
    <w:tblStylePr w:type="band1Vert">
      <w:tblPr/>
      <w:tcPr>
        <w:tcBorders>
          <w:top w:val="single" w:color="5AA2AE" w:themeColor="accent5" w:sz="8" w:space="0"/>
          <w:left w:val="single" w:color="5AA2AE" w:themeColor="accent5" w:sz="8" w:space="0"/>
          <w:bottom w:val="single" w:color="5AA2AE" w:themeColor="accent5" w:sz="8" w:space="0"/>
          <w:right w:val="single" w:color="5AA2AE" w:themeColor="accent5" w:sz="8" w:space="0"/>
        </w:tcBorders>
      </w:tcPr>
    </w:tblStylePr>
    <w:tblStylePr w:type="band1Horz">
      <w:tblPr/>
      <w:tcPr>
        <w:tcBorders>
          <w:top w:val="single" w:color="5AA2AE" w:themeColor="accent5" w:sz="8" w:space="0"/>
          <w:left w:val="single" w:color="5AA2AE" w:themeColor="accent5" w:sz="8" w:space="0"/>
          <w:bottom w:val="single" w:color="5AA2AE" w:themeColor="accent5" w:sz="8" w:space="0"/>
          <w:right w:val="single" w:color="5AA2AE"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9D90A0" w:themeColor="accent6" w:sz="8" w:space="0"/>
        <w:left w:val="single" w:color="9D90A0" w:themeColor="accent6" w:sz="8" w:space="0"/>
        <w:bottom w:val="single" w:color="9D90A0" w:themeColor="accent6" w:sz="8" w:space="0"/>
        <w:right w:val="single" w:color="9D90A0" w:themeColor="accent6" w:sz="8" w:space="0"/>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color="9D90A0" w:themeColor="accent6" w:sz="6" w:space="0"/>
          <w:left w:val="single" w:color="9D90A0" w:themeColor="accent6" w:sz="8" w:space="0"/>
          <w:bottom w:val="single" w:color="9D90A0" w:themeColor="accent6" w:sz="8" w:space="0"/>
          <w:right w:val="single" w:color="9D90A0" w:themeColor="accent6" w:sz="8" w:space="0"/>
        </w:tcBorders>
      </w:tcPr>
    </w:tblStylePr>
    <w:tblStylePr w:type="firstCol">
      <w:rPr>
        <w:b/>
        <w:bCs/>
      </w:rPr>
    </w:tblStylePr>
    <w:tblStylePr w:type="lastCol">
      <w:rPr>
        <w:b/>
        <w:bCs/>
      </w:rPr>
    </w:tblStylePr>
    <w:tblStylePr w:type="band1Vert">
      <w:tblPr/>
      <w:tcPr>
        <w:tcBorders>
          <w:top w:val="single" w:color="9D90A0" w:themeColor="accent6" w:sz="8" w:space="0"/>
          <w:left w:val="single" w:color="9D90A0" w:themeColor="accent6" w:sz="8" w:space="0"/>
          <w:bottom w:val="single" w:color="9D90A0" w:themeColor="accent6" w:sz="8" w:space="0"/>
          <w:right w:val="single" w:color="9D90A0" w:themeColor="accent6" w:sz="8" w:space="0"/>
        </w:tcBorders>
      </w:tcPr>
    </w:tblStylePr>
    <w:tblStylePr w:type="band1Horz">
      <w:tblPr/>
      <w:tcPr>
        <w:tcBorders>
          <w:top w:val="single" w:color="9D90A0" w:themeColor="accent6" w:sz="8" w:space="0"/>
          <w:left w:val="single" w:color="9D90A0" w:themeColor="accent6" w:sz="8" w:space="0"/>
          <w:bottom w:val="single" w:color="9D90A0" w:themeColor="accent6" w:sz="8" w:space="0"/>
          <w:right w:val="single" w:color="9D90A0"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A66AC" w:themeColor="accent1" w:sz="8" w:space="0"/>
        <w:left w:val="single" w:color="4A66AC" w:themeColor="accent1" w:sz="8" w:space="0"/>
        <w:bottom w:val="single" w:color="4A66AC" w:themeColor="accent1" w:sz="8" w:space="0"/>
        <w:right w:val="single" w:color="4A66AC" w:themeColor="accent1" w:sz="8" w:space="0"/>
        <w:insideH w:val="single" w:color="4A66AC" w:themeColor="accent1" w:sz="8" w:space="0"/>
        <w:insideV w:val="single" w:color="4A66A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A66AC" w:themeColor="accent1" w:sz="8" w:space="0"/>
          <w:left w:val="single" w:color="4A66AC" w:themeColor="accent1" w:sz="8" w:space="0"/>
          <w:bottom w:val="single" w:color="4A66AC" w:themeColor="accent1" w:sz="18" w:space="0"/>
          <w:right w:val="single" w:color="4A66AC" w:themeColor="accent1" w:sz="8" w:space="0"/>
          <w:insideH w:val="nil"/>
          <w:insideV w:val="single" w:color="4A66AC"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A66AC" w:themeColor="accent1" w:sz="6" w:space="0"/>
          <w:left w:val="single" w:color="4A66AC" w:themeColor="accent1" w:sz="8" w:space="0"/>
          <w:bottom w:val="single" w:color="4A66AC" w:themeColor="accent1" w:sz="8" w:space="0"/>
          <w:right w:val="single" w:color="4A66AC" w:themeColor="accent1" w:sz="8" w:space="0"/>
          <w:insideH w:val="nil"/>
          <w:insideV w:val="single" w:color="4A66AC"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A66AC" w:themeColor="accent1" w:sz="8" w:space="0"/>
          <w:left w:val="single" w:color="4A66AC" w:themeColor="accent1" w:sz="8" w:space="0"/>
          <w:bottom w:val="single" w:color="4A66AC" w:themeColor="accent1" w:sz="8" w:space="0"/>
          <w:right w:val="single" w:color="4A66AC" w:themeColor="accent1" w:sz="8" w:space="0"/>
        </w:tcBorders>
      </w:tcPr>
    </w:tblStylePr>
    <w:tblStylePr w:type="band1Vert">
      <w:tblPr/>
      <w:tcPr>
        <w:tcBorders>
          <w:top w:val="single" w:color="4A66AC" w:themeColor="accent1" w:sz="8" w:space="0"/>
          <w:left w:val="single" w:color="4A66AC" w:themeColor="accent1" w:sz="8" w:space="0"/>
          <w:bottom w:val="single" w:color="4A66AC" w:themeColor="accent1" w:sz="8" w:space="0"/>
          <w:right w:val="single" w:color="4A66AC" w:themeColor="accent1" w:sz="8" w:space="0"/>
        </w:tcBorders>
        <w:shd w:val="clear" w:color="auto" w:fill="D1D8EB" w:themeFill="accent1" w:themeFillTint="3F"/>
      </w:tcPr>
    </w:tblStylePr>
    <w:tblStylePr w:type="band1Horz">
      <w:tblPr/>
      <w:tcPr>
        <w:tcBorders>
          <w:top w:val="single" w:color="4A66AC" w:themeColor="accent1" w:sz="8" w:space="0"/>
          <w:left w:val="single" w:color="4A66AC" w:themeColor="accent1" w:sz="8" w:space="0"/>
          <w:bottom w:val="single" w:color="4A66AC" w:themeColor="accent1" w:sz="8" w:space="0"/>
          <w:right w:val="single" w:color="4A66AC" w:themeColor="accent1" w:sz="8" w:space="0"/>
          <w:insideV w:val="single" w:color="4A66AC" w:themeColor="accent1" w:sz="8" w:space="0"/>
        </w:tcBorders>
        <w:shd w:val="clear" w:color="auto" w:fill="D1D8EB" w:themeFill="accent1" w:themeFillTint="3F"/>
      </w:tcPr>
    </w:tblStylePr>
    <w:tblStylePr w:type="band2Horz">
      <w:tblPr/>
      <w:tcPr>
        <w:tcBorders>
          <w:top w:val="single" w:color="4A66AC" w:themeColor="accent1" w:sz="8" w:space="0"/>
          <w:left w:val="single" w:color="4A66AC" w:themeColor="accent1" w:sz="8" w:space="0"/>
          <w:bottom w:val="single" w:color="4A66AC" w:themeColor="accent1" w:sz="8" w:space="0"/>
          <w:right w:val="single" w:color="4A66AC" w:themeColor="accent1" w:sz="8" w:space="0"/>
          <w:insideV w:val="single" w:color="4A66AC"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629DD1" w:themeColor="accent2" w:sz="8" w:space="0"/>
        <w:left w:val="single" w:color="629DD1" w:themeColor="accent2" w:sz="8" w:space="0"/>
        <w:bottom w:val="single" w:color="629DD1" w:themeColor="accent2" w:sz="8" w:space="0"/>
        <w:right w:val="single" w:color="629DD1" w:themeColor="accent2" w:sz="8" w:space="0"/>
        <w:insideH w:val="single" w:color="629DD1" w:themeColor="accent2" w:sz="8" w:space="0"/>
        <w:insideV w:val="single" w:color="629DD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29DD1" w:themeColor="accent2" w:sz="8" w:space="0"/>
          <w:left w:val="single" w:color="629DD1" w:themeColor="accent2" w:sz="8" w:space="0"/>
          <w:bottom w:val="single" w:color="629DD1" w:themeColor="accent2" w:sz="18" w:space="0"/>
          <w:right w:val="single" w:color="629DD1" w:themeColor="accent2" w:sz="8" w:space="0"/>
          <w:insideH w:val="nil"/>
          <w:insideV w:val="single" w:color="629DD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29DD1" w:themeColor="accent2" w:sz="6" w:space="0"/>
          <w:left w:val="single" w:color="629DD1" w:themeColor="accent2" w:sz="8" w:space="0"/>
          <w:bottom w:val="single" w:color="629DD1" w:themeColor="accent2" w:sz="8" w:space="0"/>
          <w:right w:val="single" w:color="629DD1" w:themeColor="accent2" w:sz="8" w:space="0"/>
          <w:insideH w:val="nil"/>
          <w:insideV w:val="single" w:color="629DD1"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29DD1" w:themeColor="accent2" w:sz="8" w:space="0"/>
          <w:left w:val="single" w:color="629DD1" w:themeColor="accent2" w:sz="8" w:space="0"/>
          <w:bottom w:val="single" w:color="629DD1" w:themeColor="accent2" w:sz="8" w:space="0"/>
          <w:right w:val="single" w:color="629DD1" w:themeColor="accent2" w:sz="8" w:space="0"/>
        </w:tcBorders>
      </w:tcPr>
    </w:tblStylePr>
    <w:tblStylePr w:type="band1Vert">
      <w:tblPr/>
      <w:tcPr>
        <w:tcBorders>
          <w:top w:val="single" w:color="629DD1" w:themeColor="accent2" w:sz="8" w:space="0"/>
          <w:left w:val="single" w:color="629DD1" w:themeColor="accent2" w:sz="8" w:space="0"/>
          <w:bottom w:val="single" w:color="629DD1" w:themeColor="accent2" w:sz="8" w:space="0"/>
          <w:right w:val="single" w:color="629DD1" w:themeColor="accent2" w:sz="8" w:space="0"/>
        </w:tcBorders>
        <w:shd w:val="clear" w:color="auto" w:fill="D8E6F3" w:themeFill="accent2" w:themeFillTint="3F"/>
      </w:tcPr>
    </w:tblStylePr>
    <w:tblStylePr w:type="band1Horz">
      <w:tblPr/>
      <w:tcPr>
        <w:tcBorders>
          <w:top w:val="single" w:color="629DD1" w:themeColor="accent2" w:sz="8" w:space="0"/>
          <w:left w:val="single" w:color="629DD1" w:themeColor="accent2" w:sz="8" w:space="0"/>
          <w:bottom w:val="single" w:color="629DD1" w:themeColor="accent2" w:sz="8" w:space="0"/>
          <w:right w:val="single" w:color="629DD1" w:themeColor="accent2" w:sz="8" w:space="0"/>
          <w:insideV w:val="single" w:color="629DD1" w:themeColor="accent2" w:sz="8" w:space="0"/>
        </w:tcBorders>
        <w:shd w:val="clear" w:color="auto" w:fill="D8E6F3" w:themeFill="accent2" w:themeFillTint="3F"/>
      </w:tcPr>
    </w:tblStylePr>
    <w:tblStylePr w:type="band2Horz">
      <w:tblPr/>
      <w:tcPr>
        <w:tcBorders>
          <w:top w:val="single" w:color="629DD1" w:themeColor="accent2" w:sz="8" w:space="0"/>
          <w:left w:val="single" w:color="629DD1" w:themeColor="accent2" w:sz="8" w:space="0"/>
          <w:bottom w:val="single" w:color="629DD1" w:themeColor="accent2" w:sz="8" w:space="0"/>
          <w:right w:val="single" w:color="629DD1" w:themeColor="accent2" w:sz="8" w:space="0"/>
          <w:insideV w:val="single" w:color="629DD1"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297FD5" w:themeColor="accent3" w:sz="8" w:space="0"/>
        <w:left w:val="single" w:color="297FD5" w:themeColor="accent3" w:sz="8" w:space="0"/>
        <w:bottom w:val="single" w:color="297FD5" w:themeColor="accent3" w:sz="8" w:space="0"/>
        <w:right w:val="single" w:color="297FD5" w:themeColor="accent3" w:sz="8" w:space="0"/>
        <w:insideH w:val="single" w:color="297FD5" w:themeColor="accent3" w:sz="8" w:space="0"/>
        <w:insideV w:val="single" w:color="297FD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97FD5" w:themeColor="accent3" w:sz="8" w:space="0"/>
          <w:left w:val="single" w:color="297FD5" w:themeColor="accent3" w:sz="8" w:space="0"/>
          <w:bottom w:val="single" w:color="297FD5" w:themeColor="accent3" w:sz="18" w:space="0"/>
          <w:right w:val="single" w:color="297FD5" w:themeColor="accent3" w:sz="8" w:space="0"/>
          <w:insideH w:val="nil"/>
          <w:insideV w:val="single" w:color="297FD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97FD5" w:themeColor="accent3" w:sz="6" w:space="0"/>
          <w:left w:val="single" w:color="297FD5" w:themeColor="accent3" w:sz="8" w:space="0"/>
          <w:bottom w:val="single" w:color="297FD5" w:themeColor="accent3" w:sz="8" w:space="0"/>
          <w:right w:val="single" w:color="297FD5" w:themeColor="accent3" w:sz="8" w:space="0"/>
          <w:insideH w:val="nil"/>
          <w:insideV w:val="single" w:color="297FD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97FD5" w:themeColor="accent3" w:sz="8" w:space="0"/>
          <w:left w:val="single" w:color="297FD5" w:themeColor="accent3" w:sz="8" w:space="0"/>
          <w:bottom w:val="single" w:color="297FD5" w:themeColor="accent3" w:sz="8" w:space="0"/>
          <w:right w:val="single" w:color="297FD5" w:themeColor="accent3" w:sz="8" w:space="0"/>
        </w:tcBorders>
      </w:tcPr>
    </w:tblStylePr>
    <w:tblStylePr w:type="band1Vert">
      <w:tblPr/>
      <w:tcPr>
        <w:tcBorders>
          <w:top w:val="single" w:color="297FD5" w:themeColor="accent3" w:sz="8" w:space="0"/>
          <w:left w:val="single" w:color="297FD5" w:themeColor="accent3" w:sz="8" w:space="0"/>
          <w:bottom w:val="single" w:color="297FD5" w:themeColor="accent3" w:sz="8" w:space="0"/>
          <w:right w:val="single" w:color="297FD5" w:themeColor="accent3" w:sz="8" w:space="0"/>
        </w:tcBorders>
        <w:shd w:val="clear" w:color="auto" w:fill="C9DFF4" w:themeFill="accent3" w:themeFillTint="3F"/>
      </w:tcPr>
    </w:tblStylePr>
    <w:tblStylePr w:type="band1Horz">
      <w:tblPr/>
      <w:tcPr>
        <w:tcBorders>
          <w:top w:val="single" w:color="297FD5" w:themeColor="accent3" w:sz="8" w:space="0"/>
          <w:left w:val="single" w:color="297FD5" w:themeColor="accent3" w:sz="8" w:space="0"/>
          <w:bottom w:val="single" w:color="297FD5" w:themeColor="accent3" w:sz="8" w:space="0"/>
          <w:right w:val="single" w:color="297FD5" w:themeColor="accent3" w:sz="8" w:space="0"/>
          <w:insideV w:val="single" w:color="297FD5" w:themeColor="accent3" w:sz="8" w:space="0"/>
        </w:tcBorders>
        <w:shd w:val="clear" w:color="auto" w:fill="C9DFF4" w:themeFill="accent3" w:themeFillTint="3F"/>
      </w:tcPr>
    </w:tblStylePr>
    <w:tblStylePr w:type="band2Horz">
      <w:tblPr/>
      <w:tcPr>
        <w:tcBorders>
          <w:top w:val="single" w:color="297FD5" w:themeColor="accent3" w:sz="8" w:space="0"/>
          <w:left w:val="single" w:color="297FD5" w:themeColor="accent3" w:sz="8" w:space="0"/>
          <w:bottom w:val="single" w:color="297FD5" w:themeColor="accent3" w:sz="8" w:space="0"/>
          <w:right w:val="single" w:color="297FD5" w:themeColor="accent3" w:sz="8" w:space="0"/>
          <w:insideV w:val="single" w:color="297FD5"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7F8FA9" w:themeColor="accent4" w:sz="8" w:space="0"/>
        <w:left w:val="single" w:color="7F8FA9" w:themeColor="accent4" w:sz="8" w:space="0"/>
        <w:bottom w:val="single" w:color="7F8FA9" w:themeColor="accent4" w:sz="8" w:space="0"/>
        <w:right w:val="single" w:color="7F8FA9" w:themeColor="accent4" w:sz="8" w:space="0"/>
        <w:insideH w:val="single" w:color="7F8FA9" w:themeColor="accent4" w:sz="8" w:space="0"/>
        <w:insideV w:val="single" w:color="7F8FA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F8FA9" w:themeColor="accent4" w:sz="8" w:space="0"/>
          <w:left w:val="single" w:color="7F8FA9" w:themeColor="accent4" w:sz="8" w:space="0"/>
          <w:bottom w:val="single" w:color="7F8FA9" w:themeColor="accent4" w:sz="18" w:space="0"/>
          <w:right w:val="single" w:color="7F8FA9" w:themeColor="accent4" w:sz="8" w:space="0"/>
          <w:insideH w:val="nil"/>
          <w:insideV w:val="single" w:color="7F8FA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F8FA9" w:themeColor="accent4" w:sz="6" w:space="0"/>
          <w:left w:val="single" w:color="7F8FA9" w:themeColor="accent4" w:sz="8" w:space="0"/>
          <w:bottom w:val="single" w:color="7F8FA9" w:themeColor="accent4" w:sz="8" w:space="0"/>
          <w:right w:val="single" w:color="7F8FA9" w:themeColor="accent4" w:sz="8" w:space="0"/>
          <w:insideH w:val="nil"/>
          <w:insideV w:val="single" w:color="7F8FA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F8FA9" w:themeColor="accent4" w:sz="8" w:space="0"/>
          <w:left w:val="single" w:color="7F8FA9" w:themeColor="accent4" w:sz="8" w:space="0"/>
          <w:bottom w:val="single" w:color="7F8FA9" w:themeColor="accent4" w:sz="8" w:space="0"/>
          <w:right w:val="single" w:color="7F8FA9" w:themeColor="accent4" w:sz="8" w:space="0"/>
        </w:tcBorders>
      </w:tcPr>
    </w:tblStylePr>
    <w:tblStylePr w:type="band1Vert">
      <w:tblPr/>
      <w:tcPr>
        <w:tcBorders>
          <w:top w:val="single" w:color="7F8FA9" w:themeColor="accent4" w:sz="8" w:space="0"/>
          <w:left w:val="single" w:color="7F8FA9" w:themeColor="accent4" w:sz="8" w:space="0"/>
          <w:bottom w:val="single" w:color="7F8FA9" w:themeColor="accent4" w:sz="8" w:space="0"/>
          <w:right w:val="single" w:color="7F8FA9" w:themeColor="accent4" w:sz="8" w:space="0"/>
        </w:tcBorders>
        <w:shd w:val="clear" w:color="auto" w:fill="DFE3E9" w:themeFill="accent4" w:themeFillTint="3F"/>
      </w:tcPr>
    </w:tblStylePr>
    <w:tblStylePr w:type="band1Horz">
      <w:tblPr/>
      <w:tcPr>
        <w:tcBorders>
          <w:top w:val="single" w:color="7F8FA9" w:themeColor="accent4" w:sz="8" w:space="0"/>
          <w:left w:val="single" w:color="7F8FA9" w:themeColor="accent4" w:sz="8" w:space="0"/>
          <w:bottom w:val="single" w:color="7F8FA9" w:themeColor="accent4" w:sz="8" w:space="0"/>
          <w:right w:val="single" w:color="7F8FA9" w:themeColor="accent4" w:sz="8" w:space="0"/>
          <w:insideV w:val="single" w:color="7F8FA9" w:themeColor="accent4" w:sz="8" w:space="0"/>
        </w:tcBorders>
        <w:shd w:val="clear" w:color="auto" w:fill="DFE3E9" w:themeFill="accent4" w:themeFillTint="3F"/>
      </w:tcPr>
    </w:tblStylePr>
    <w:tblStylePr w:type="band2Horz">
      <w:tblPr/>
      <w:tcPr>
        <w:tcBorders>
          <w:top w:val="single" w:color="7F8FA9" w:themeColor="accent4" w:sz="8" w:space="0"/>
          <w:left w:val="single" w:color="7F8FA9" w:themeColor="accent4" w:sz="8" w:space="0"/>
          <w:bottom w:val="single" w:color="7F8FA9" w:themeColor="accent4" w:sz="8" w:space="0"/>
          <w:right w:val="single" w:color="7F8FA9" w:themeColor="accent4" w:sz="8" w:space="0"/>
          <w:insideV w:val="single" w:color="7F8FA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5AA2AE" w:themeColor="accent5" w:sz="8" w:space="0"/>
        <w:left w:val="single" w:color="5AA2AE" w:themeColor="accent5" w:sz="8" w:space="0"/>
        <w:bottom w:val="single" w:color="5AA2AE" w:themeColor="accent5" w:sz="8" w:space="0"/>
        <w:right w:val="single" w:color="5AA2AE" w:themeColor="accent5" w:sz="8" w:space="0"/>
        <w:insideH w:val="single" w:color="5AA2AE" w:themeColor="accent5" w:sz="8" w:space="0"/>
        <w:insideV w:val="single" w:color="5AA2AE"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AA2AE" w:themeColor="accent5" w:sz="8" w:space="0"/>
          <w:left w:val="single" w:color="5AA2AE" w:themeColor="accent5" w:sz="8" w:space="0"/>
          <w:bottom w:val="single" w:color="5AA2AE" w:themeColor="accent5" w:sz="18" w:space="0"/>
          <w:right w:val="single" w:color="5AA2AE" w:themeColor="accent5" w:sz="8" w:space="0"/>
          <w:insideH w:val="nil"/>
          <w:insideV w:val="single" w:color="5AA2AE"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AA2AE" w:themeColor="accent5" w:sz="6" w:space="0"/>
          <w:left w:val="single" w:color="5AA2AE" w:themeColor="accent5" w:sz="8" w:space="0"/>
          <w:bottom w:val="single" w:color="5AA2AE" w:themeColor="accent5" w:sz="8" w:space="0"/>
          <w:right w:val="single" w:color="5AA2AE" w:themeColor="accent5" w:sz="8" w:space="0"/>
          <w:insideH w:val="nil"/>
          <w:insideV w:val="single" w:color="5AA2AE"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AA2AE" w:themeColor="accent5" w:sz="8" w:space="0"/>
          <w:left w:val="single" w:color="5AA2AE" w:themeColor="accent5" w:sz="8" w:space="0"/>
          <w:bottom w:val="single" w:color="5AA2AE" w:themeColor="accent5" w:sz="8" w:space="0"/>
          <w:right w:val="single" w:color="5AA2AE" w:themeColor="accent5" w:sz="8" w:space="0"/>
        </w:tcBorders>
      </w:tcPr>
    </w:tblStylePr>
    <w:tblStylePr w:type="band1Vert">
      <w:tblPr/>
      <w:tcPr>
        <w:tcBorders>
          <w:top w:val="single" w:color="5AA2AE" w:themeColor="accent5" w:sz="8" w:space="0"/>
          <w:left w:val="single" w:color="5AA2AE" w:themeColor="accent5" w:sz="8" w:space="0"/>
          <w:bottom w:val="single" w:color="5AA2AE" w:themeColor="accent5" w:sz="8" w:space="0"/>
          <w:right w:val="single" w:color="5AA2AE" w:themeColor="accent5" w:sz="8" w:space="0"/>
        </w:tcBorders>
        <w:shd w:val="clear" w:color="auto" w:fill="D6E7EB" w:themeFill="accent5" w:themeFillTint="3F"/>
      </w:tcPr>
    </w:tblStylePr>
    <w:tblStylePr w:type="band1Horz">
      <w:tblPr/>
      <w:tcPr>
        <w:tcBorders>
          <w:top w:val="single" w:color="5AA2AE" w:themeColor="accent5" w:sz="8" w:space="0"/>
          <w:left w:val="single" w:color="5AA2AE" w:themeColor="accent5" w:sz="8" w:space="0"/>
          <w:bottom w:val="single" w:color="5AA2AE" w:themeColor="accent5" w:sz="8" w:space="0"/>
          <w:right w:val="single" w:color="5AA2AE" w:themeColor="accent5" w:sz="8" w:space="0"/>
          <w:insideV w:val="single" w:color="5AA2AE" w:themeColor="accent5" w:sz="8" w:space="0"/>
        </w:tcBorders>
        <w:shd w:val="clear" w:color="auto" w:fill="D6E7EB" w:themeFill="accent5" w:themeFillTint="3F"/>
      </w:tcPr>
    </w:tblStylePr>
    <w:tblStylePr w:type="band2Horz">
      <w:tblPr/>
      <w:tcPr>
        <w:tcBorders>
          <w:top w:val="single" w:color="5AA2AE" w:themeColor="accent5" w:sz="8" w:space="0"/>
          <w:left w:val="single" w:color="5AA2AE" w:themeColor="accent5" w:sz="8" w:space="0"/>
          <w:bottom w:val="single" w:color="5AA2AE" w:themeColor="accent5" w:sz="8" w:space="0"/>
          <w:right w:val="single" w:color="5AA2AE" w:themeColor="accent5" w:sz="8" w:space="0"/>
          <w:insideV w:val="single" w:color="5AA2AE"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9D90A0" w:themeColor="accent6" w:sz="8" w:space="0"/>
        <w:left w:val="single" w:color="9D90A0" w:themeColor="accent6" w:sz="8" w:space="0"/>
        <w:bottom w:val="single" w:color="9D90A0" w:themeColor="accent6" w:sz="8" w:space="0"/>
        <w:right w:val="single" w:color="9D90A0" w:themeColor="accent6" w:sz="8" w:space="0"/>
        <w:insideH w:val="single" w:color="9D90A0" w:themeColor="accent6" w:sz="8" w:space="0"/>
        <w:insideV w:val="single" w:color="9D90A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D90A0" w:themeColor="accent6" w:sz="8" w:space="0"/>
          <w:left w:val="single" w:color="9D90A0" w:themeColor="accent6" w:sz="8" w:space="0"/>
          <w:bottom w:val="single" w:color="9D90A0" w:themeColor="accent6" w:sz="18" w:space="0"/>
          <w:right w:val="single" w:color="9D90A0" w:themeColor="accent6" w:sz="8" w:space="0"/>
          <w:insideH w:val="nil"/>
          <w:insideV w:val="single" w:color="9D90A0"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D90A0" w:themeColor="accent6" w:sz="6" w:space="0"/>
          <w:left w:val="single" w:color="9D90A0" w:themeColor="accent6" w:sz="8" w:space="0"/>
          <w:bottom w:val="single" w:color="9D90A0" w:themeColor="accent6" w:sz="8" w:space="0"/>
          <w:right w:val="single" w:color="9D90A0" w:themeColor="accent6" w:sz="8" w:space="0"/>
          <w:insideH w:val="nil"/>
          <w:insideV w:val="single" w:color="9D90A0"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D90A0" w:themeColor="accent6" w:sz="8" w:space="0"/>
          <w:left w:val="single" w:color="9D90A0" w:themeColor="accent6" w:sz="8" w:space="0"/>
          <w:bottom w:val="single" w:color="9D90A0" w:themeColor="accent6" w:sz="8" w:space="0"/>
          <w:right w:val="single" w:color="9D90A0" w:themeColor="accent6" w:sz="8" w:space="0"/>
        </w:tcBorders>
      </w:tcPr>
    </w:tblStylePr>
    <w:tblStylePr w:type="band1Vert">
      <w:tblPr/>
      <w:tcPr>
        <w:tcBorders>
          <w:top w:val="single" w:color="9D90A0" w:themeColor="accent6" w:sz="8" w:space="0"/>
          <w:left w:val="single" w:color="9D90A0" w:themeColor="accent6" w:sz="8" w:space="0"/>
          <w:bottom w:val="single" w:color="9D90A0" w:themeColor="accent6" w:sz="8" w:space="0"/>
          <w:right w:val="single" w:color="9D90A0" w:themeColor="accent6" w:sz="8" w:space="0"/>
        </w:tcBorders>
        <w:shd w:val="clear" w:color="auto" w:fill="E6E3E7" w:themeFill="accent6" w:themeFillTint="3F"/>
      </w:tcPr>
    </w:tblStylePr>
    <w:tblStylePr w:type="band1Horz">
      <w:tblPr/>
      <w:tcPr>
        <w:tcBorders>
          <w:top w:val="single" w:color="9D90A0" w:themeColor="accent6" w:sz="8" w:space="0"/>
          <w:left w:val="single" w:color="9D90A0" w:themeColor="accent6" w:sz="8" w:space="0"/>
          <w:bottom w:val="single" w:color="9D90A0" w:themeColor="accent6" w:sz="8" w:space="0"/>
          <w:right w:val="single" w:color="9D90A0" w:themeColor="accent6" w:sz="8" w:space="0"/>
          <w:insideV w:val="single" w:color="9D90A0" w:themeColor="accent6" w:sz="8" w:space="0"/>
        </w:tcBorders>
        <w:shd w:val="clear" w:color="auto" w:fill="E6E3E7" w:themeFill="accent6" w:themeFillTint="3F"/>
      </w:tcPr>
    </w:tblStylePr>
    <w:tblStylePr w:type="band2Horz">
      <w:tblPr/>
      <w:tcPr>
        <w:tcBorders>
          <w:top w:val="single" w:color="9D90A0" w:themeColor="accent6" w:sz="8" w:space="0"/>
          <w:left w:val="single" w:color="9D90A0" w:themeColor="accent6" w:sz="8" w:space="0"/>
          <w:bottom w:val="single" w:color="9D90A0" w:themeColor="accent6" w:sz="8" w:space="0"/>
          <w:right w:val="single" w:color="9D90A0" w:themeColor="accent6" w:sz="8" w:space="0"/>
          <w:insideV w:val="single" w:color="9D90A0"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48AC3" w:themeColor="accent1" w:themeTint="BF" w:sz="8" w:space="0"/>
        <w:left w:val="single" w:color="748AC3" w:themeColor="accent1" w:themeTint="BF" w:sz="8" w:space="0"/>
        <w:bottom w:val="single" w:color="748AC3" w:themeColor="accent1" w:themeTint="BF" w:sz="8" w:space="0"/>
        <w:right w:val="single" w:color="748AC3" w:themeColor="accent1" w:themeTint="BF" w:sz="8" w:space="0"/>
        <w:insideH w:val="single" w:color="748AC3" w:themeColor="accent1" w:themeTint="BF" w:sz="8" w:space="0"/>
      </w:tblBorders>
    </w:tblPr>
    <w:tblStylePr w:type="firstRow">
      <w:pPr>
        <w:spacing w:before="0" w:after="0" w:line="240" w:lineRule="auto"/>
      </w:pPr>
      <w:rPr>
        <w:b/>
        <w:bCs/>
        <w:color w:val="FFFFFF" w:themeColor="background1"/>
      </w:rPr>
      <w:tblPr/>
      <w:tcPr>
        <w:tcBorders>
          <w:top w:val="single" w:color="748AC3" w:themeColor="accent1" w:themeTint="BF" w:sz="8" w:space="0"/>
          <w:left w:val="single" w:color="748AC3" w:themeColor="accent1" w:themeTint="BF" w:sz="8" w:space="0"/>
          <w:bottom w:val="single" w:color="748AC3" w:themeColor="accent1" w:themeTint="BF" w:sz="8" w:space="0"/>
          <w:right w:val="single" w:color="748AC3" w:themeColor="accent1" w:themeTint="BF" w:sz="8" w:space="0"/>
          <w:insideH w:val="nil"/>
          <w:insideV w:val="nil"/>
        </w:tcBorders>
        <w:shd w:val="clear" w:color="auto" w:fill="4A66AC" w:themeFill="accent1"/>
      </w:tcPr>
    </w:tblStylePr>
    <w:tblStylePr w:type="lastRow">
      <w:pPr>
        <w:spacing w:before="0" w:after="0" w:line="240" w:lineRule="auto"/>
      </w:pPr>
      <w:rPr>
        <w:b/>
        <w:bCs/>
      </w:rPr>
      <w:tblPr/>
      <w:tcPr>
        <w:tcBorders>
          <w:top w:val="double" w:color="748AC3" w:themeColor="accent1" w:themeTint="BF" w:sz="6" w:space="0"/>
          <w:left w:val="single" w:color="748AC3" w:themeColor="accent1" w:themeTint="BF" w:sz="8" w:space="0"/>
          <w:bottom w:val="single" w:color="748AC3" w:themeColor="accent1" w:themeTint="BF" w:sz="8" w:space="0"/>
          <w:right w:val="single" w:color="748AC3"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89B5DC" w:themeColor="accent2" w:themeTint="BF" w:sz="8" w:space="0"/>
        <w:left w:val="single" w:color="89B5DC" w:themeColor="accent2" w:themeTint="BF" w:sz="8" w:space="0"/>
        <w:bottom w:val="single" w:color="89B5DC" w:themeColor="accent2" w:themeTint="BF" w:sz="8" w:space="0"/>
        <w:right w:val="single" w:color="89B5DC" w:themeColor="accent2" w:themeTint="BF" w:sz="8" w:space="0"/>
        <w:insideH w:val="single" w:color="89B5DC" w:themeColor="accent2" w:themeTint="BF" w:sz="8" w:space="0"/>
      </w:tblBorders>
    </w:tblPr>
    <w:tblStylePr w:type="firstRow">
      <w:pPr>
        <w:spacing w:before="0" w:after="0" w:line="240" w:lineRule="auto"/>
      </w:pPr>
      <w:rPr>
        <w:b/>
        <w:bCs/>
        <w:color w:val="FFFFFF" w:themeColor="background1"/>
      </w:rPr>
      <w:tblPr/>
      <w:tcPr>
        <w:tcBorders>
          <w:top w:val="single" w:color="89B5DC" w:themeColor="accent2" w:themeTint="BF" w:sz="8" w:space="0"/>
          <w:left w:val="single" w:color="89B5DC" w:themeColor="accent2" w:themeTint="BF" w:sz="8" w:space="0"/>
          <w:bottom w:val="single" w:color="89B5DC" w:themeColor="accent2" w:themeTint="BF" w:sz="8" w:space="0"/>
          <w:right w:val="single" w:color="89B5DC" w:themeColor="accent2" w:themeTint="BF" w:sz="8" w:space="0"/>
          <w:insideH w:val="nil"/>
          <w:insideV w:val="nil"/>
        </w:tcBorders>
        <w:shd w:val="clear" w:color="auto" w:fill="629DD1" w:themeFill="accent2"/>
      </w:tcPr>
    </w:tblStylePr>
    <w:tblStylePr w:type="lastRow">
      <w:pPr>
        <w:spacing w:before="0" w:after="0" w:line="240" w:lineRule="auto"/>
      </w:pPr>
      <w:rPr>
        <w:b/>
        <w:bCs/>
      </w:rPr>
      <w:tblPr/>
      <w:tcPr>
        <w:tcBorders>
          <w:top w:val="double" w:color="89B5DC" w:themeColor="accent2" w:themeTint="BF" w:sz="6" w:space="0"/>
          <w:left w:val="single" w:color="89B5DC" w:themeColor="accent2" w:themeTint="BF" w:sz="8" w:space="0"/>
          <w:bottom w:val="single" w:color="89B5DC" w:themeColor="accent2" w:themeTint="BF" w:sz="8" w:space="0"/>
          <w:right w:val="single" w:color="89B5DC"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5D9EE0" w:themeColor="accent3" w:themeTint="BF" w:sz="8" w:space="0"/>
        <w:left w:val="single" w:color="5D9EE0" w:themeColor="accent3" w:themeTint="BF" w:sz="8" w:space="0"/>
        <w:bottom w:val="single" w:color="5D9EE0" w:themeColor="accent3" w:themeTint="BF" w:sz="8" w:space="0"/>
        <w:right w:val="single" w:color="5D9EE0" w:themeColor="accent3" w:themeTint="BF" w:sz="8" w:space="0"/>
        <w:insideH w:val="single" w:color="5D9EE0" w:themeColor="accent3" w:themeTint="BF" w:sz="8" w:space="0"/>
      </w:tblBorders>
    </w:tblPr>
    <w:tblStylePr w:type="firstRow">
      <w:pPr>
        <w:spacing w:before="0" w:after="0" w:line="240" w:lineRule="auto"/>
      </w:pPr>
      <w:rPr>
        <w:b/>
        <w:bCs/>
        <w:color w:val="FFFFFF" w:themeColor="background1"/>
      </w:rPr>
      <w:tblPr/>
      <w:tcPr>
        <w:tcBorders>
          <w:top w:val="single" w:color="5D9EE0" w:themeColor="accent3" w:themeTint="BF" w:sz="8" w:space="0"/>
          <w:left w:val="single" w:color="5D9EE0" w:themeColor="accent3" w:themeTint="BF" w:sz="8" w:space="0"/>
          <w:bottom w:val="single" w:color="5D9EE0" w:themeColor="accent3" w:themeTint="BF" w:sz="8" w:space="0"/>
          <w:right w:val="single" w:color="5D9EE0" w:themeColor="accent3" w:themeTint="BF" w:sz="8" w:space="0"/>
          <w:insideH w:val="nil"/>
          <w:insideV w:val="nil"/>
        </w:tcBorders>
        <w:shd w:val="clear" w:color="auto" w:fill="297FD5" w:themeFill="accent3"/>
      </w:tcPr>
    </w:tblStylePr>
    <w:tblStylePr w:type="lastRow">
      <w:pPr>
        <w:spacing w:before="0" w:after="0" w:line="240" w:lineRule="auto"/>
      </w:pPr>
      <w:rPr>
        <w:b/>
        <w:bCs/>
      </w:rPr>
      <w:tblPr/>
      <w:tcPr>
        <w:tcBorders>
          <w:top w:val="double" w:color="5D9EE0" w:themeColor="accent3" w:themeTint="BF" w:sz="6" w:space="0"/>
          <w:left w:val="single" w:color="5D9EE0" w:themeColor="accent3" w:themeTint="BF" w:sz="8" w:space="0"/>
          <w:bottom w:val="single" w:color="5D9EE0" w:themeColor="accent3" w:themeTint="BF" w:sz="8" w:space="0"/>
          <w:right w:val="single" w:color="5D9EE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ABBE" w:themeColor="accent4" w:themeTint="BF" w:sz="8" w:space="0"/>
        <w:left w:val="single" w:color="9FABBE" w:themeColor="accent4" w:themeTint="BF" w:sz="8" w:space="0"/>
        <w:bottom w:val="single" w:color="9FABBE" w:themeColor="accent4" w:themeTint="BF" w:sz="8" w:space="0"/>
        <w:right w:val="single" w:color="9FABBE" w:themeColor="accent4" w:themeTint="BF" w:sz="8" w:space="0"/>
        <w:insideH w:val="single" w:color="9FABBE" w:themeColor="accent4" w:themeTint="BF" w:sz="8" w:space="0"/>
      </w:tblBorders>
    </w:tblPr>
    <w:tblStylePr w:type="firstRow">
      <w:pPr>
        <w:spacing w:before="0" w:after="0" w:line="240" w:lineRule="auto"/>
      </w:pPr>
      <w:rPr>
        <w:b/>
        <w:bCs/>
        <w:color w:val="FFFFFF" w:themeColor="background1"/>
      </w:rPr>
      <w:tblPr/>
      <w:tcPr>
        <w:tcBorders>
          <w:top w:val="single" w:color="9FABBE" w:themeColor="accent4" w:themeTint="BF" w:sz="8" w:space="0"/>
          <w:left w:val="single" w:color="9FABBE" w:themeColor="accent4" w:themeTint="BF" w:sz="8" w:space="0"/>
          <w:bottom w:val="single" w:color="9FABBE" w:themeColor="accent4" w:themeTint="BF" w:sz="8" w:space="0"/>
          <w:right w:val="single" w:color="9FABBE" w:themeColor="accent4" w:themeTint="BF" w:sz="8" w:space="0"/>
          <w:insideH w:val="nil"/>
          <w:insideV w:val="nil"/>
        </w:tcBorders>
        <w:shd w:val="clear" w:color="auto" w:fill="7F8FA9" w:themeFill="accent4"/>
      </w:tcPr>
    </w:tblStylePr>
    <w:tblStylePr w:type="lastRow">
      <w:pPr>
        <w:spacing w:before="0" w:after="0" w:line="240" w:lineRule="auto"/>
      </w:pPr>
      <w:rPr>
        <w:b/>
        <w:bCs/>
      </w:rPr>
      <w:tblPr/>
      <w:tcPr>
        <w:tcBorders>
          <w:top w:val="double" w:color="9FABBE" w:themeColor="accent4" w:themeTint="BF" w:sz="6" w:space="0"/>
          <w:left w:val="single" w:color="9FABBE" w:themeColor="accent4" w:themeTint="BF" w:sz="8" w:space="0"/>
          <w:bottom w:val="single" w:color="9FABBE" w:themeColor="accent4" w:themeTint="BF" w:sz="8" w:space="0"/>
          <w:right w:val="single" w:color="9FABBE"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83B9C2" w:themeColor="accent5" w:themeTint="BF" w:sz="8" w:space="0"/>
        <w:left w:val="single" w:color="83B9C2" w:themeColor="accent5" w:themeTint="BF" w:sz="8" w:space="0"/>
        <w:bottom w:val="single" w:color="83B9C2" w:themeColor="accent5" w:themeTint="BF" w:sz="8" w:space="0"/>
        <w:right w:val="single" w:color="83B9C2" w:themeColor="accent5" w:themeTint="BF" w:sz="8" w:space="0"/>
        <w:insideH w:val="single" w:color="83B9C2" w:themeColor="accent5" w:themeTint="BF" w:sz="8" w:space="0"/>
      </w:tblBorders>
    </w:tblPr>
    <w:tblStylePr w:type="firstRow">
      <w:pPr>
        <w:spacing w:before="0" w:after="0" w:line="240" w:lineRule="auto"/>
      </w:pPr>
      <w:rPr>
        <w:b/>
        <w:bCs/>
        <w:color w:val="FFFFFF" w:themeColor="background1"/>
      </w:rPr>
      <w:tblPr/>
      <w:tcPr>
        <w:tcBorders>
          <w:top w:val="single" w:color="83B9C2" w:themeColor="accent5" w:themeTint="BF" w:sz="8" w:space="0"/>
          <w:left w:val="single" w:color="83B9C2" w:themeColor="accent5" w:themeTint="BF" w:sz="8" w:space="0"/>
          <w:bottom w:val="single" w:color="83B9C2" w:themeColor="accent5" w:themeTint="BF" w:sz="8" w:space="0"/>
          <w:right w:val="single" w:color="83B9C2" w:themeColor="accent5" w:themeTint="BF" w:sz="8" w:space="0"/>
          <w:insideH w:val="nil"/>
          <w:insideV w:val="nil"/>
        </w:tcBorders>
        <w:shd w:val="clear" w:color="auto" w:fill="5AA2AE" w:themeFill="accent5"/>
      </w:tcPr>
    </w:tblStylePr>
    <w:tblStylePr w:type="lastRow">
      <w:pPr>
        <w:spacing w:before="0" w:after="0" w:line="240" w:lineRule="auto"/>
      </w:pPr>
      <w:rPr>
        <w:b/>
        <w:bCs/>
      </w:rPr>
      <w:tblPr/>
      <w:tcPr>
        <w:tcBorders>
          <w:top w:val="double" w:color="83B9C2" w:themeColor="accent5" w:themeTint="BF" w:sz="6" w:space="0"/>
          <w:left w:val="single" w:color="83B9C2" w:themeColor="accent5" w:themeTint="BF" w:sz="8" w:space="0"/>
          <w:bottom w:val="single" w:color="83B9C2" w:themeColor="accent5" w:themeTint="BF" w:sz="8" w:space="0"/>
          <w:right w:val="single" w:color="83B9C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B5ABB7" w:themeColor="accent6" w:themeTint="BF" w:sz="8" w:space="0"/>
        <w:left w:val="single" w:color="B5ABB7" w:themeColor="accent6" w:themeTint="BF" w:sz="8" w:space="0"/>
        <w:bottom w:val="single" w:color="B5ABB7" w:themeColor="accent6" w:themeTint="BF" w:sz="8" w:space="0"/>
        <w:right w:val="single" w:color="B5ABB7" w:themeColor="accent6" w:themeTint="BF" w:sz="8" w:space="0"/>
        <w:insideH w:val="single" w:color="B5ABB7" w:themeColor="accent6" w:themeTint="BF" w:sz="8" w:space="0"/>
      </w:tblBorders>
    </w:tblPr>
    <w:tblStylePr w:type="firstRow">
      <w:pPr>
        <w:spacing w:before="0" w:after="0" w:line="240" w:lineRule="auto"/>
      </w:pPr>
      <w:rPr>
        <w:b/>
        <w:bCs/>
        <w:color w:val="FFFFFF" w:themeColor="background1"/>
      </w:rPr>
      <w:tblPr/>
      <w:tcPr>
        <w:tcBorders>
          <w:top w:val="single" w:color="B5ABB7" w:themeColor="accent6" w:themeTint="BF" w:sz="8" w:space="0"/>
          <w:left w:val="single" w:color="B5ABB7" w:themeColor="accent6" w:themeTint="BF" w:sz="8" w:space="0"/>
          <w:bottom w:val="single" w:color="B5ABB7" w:themeColor="accent6" w:themeTint="BF" w:sz="8" w:space="0"/>
          <w:right w:val="single" w:color="B5ABB7" w:themeColor="accent6" w:themeTint="BF" w:sz="8" w:space="0"/>
          <w:insideH w:val="nil"/>
          <w:insideV w:val="nil"/>
        </w:tcBorders>
        <w:shd w:val="clear" w:color="auto" w:fill="9D90A0" w:themeFill="accent6"/>
      </w:tcPr>
    </w:tblStylePr>
    <w:tblStylePr w:type="lastRow">
      <w:pPr>
        <w:spacing w:before="0" w:after="0" w:line="240" w:lineRule="auto"/>
      </w:pPr>
      <w:rPr>
        <w:b/>
        <w:bCs/>
      </w:rPr>
      <w:tblPr/>
      <w:tcPr>
        <w:tcBorders>
          <w:top w:val="double" w:color="B5ABB7" w:themeColor="accent6" w:themeTint="BF" w:sz="6" w:space="0"/>
          <w:left w:val="single" w:color="B5ABB7" w:themeColor="accent6" w:themeTint="BF" w:sz="8" w:space="0"/>
          <w:bottom w:val="single" w:color="B5ABB7" w:themeColor="accent6" w:themeTint="BF" w:sz="8" w:space="0"/>
          <w:right w:val="single" w:color="B5ABB7"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242852"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A66AC" w:themeColor="accent1" w:sz="8" w:space="0"/>
        <w:bottom w:val="single" w:color="4A66AC" w:themeColor="accent1" w:sz="8" w:space="0"/>
      </w:tblBorders>
    </w:tblPr>
    <w:tblStylePr w:type="firstRow">
      <w:rPr>
        <w:rFonts w:asciiTheme="majorHAnsi" w:hAnsiTheme="majorHAnsi" w:eastAsiaTheme="majorEastAsia" w:cstheme="majorBidi"/>
      </w:rPr>
      <w:tblPr/>
      <w:tcPr>
        <w:tcBorders>
          <w:top w:val="nil"/>
          <w:bottom w:val="single" w:color="4A66AC" w:themeColor="accent1" w:sz="8" w:space="0"/>
        </w:tcBorders>
      </w:tcPr>
    </w:tblStylePr>
    <w:tblStylePr w:type="lastRow">
      <w:rPr>
        <w:b/>
        <w:bCs/>
        <w:color w:val="242852" w:themeColor="text2"/>
      </w:rPr>
      <w:tblPr/>
      <w:tcPr>
        <w:tcBorders>
          <w:top w:val="single" w:color="4A66AC" w:themeColor="accent1" w:sz="8" w:space="0"/>
          <w:bottom w:val="single" w:color="4A66AC" w:themeColor="accent1" w:sz="8" w:space="0"/>
        </w:tcBorders>
      </w:tcPr>
    </w:tblStylePr>
    <w:tblStylePr w:type="firstCol">
      <w:rPr>
        <w:b/>
        <w:bCs/>
      </w:rPr>
    </w:tblStylePr>
    <w:tblStylePr w:type="lastCol">
      <w:rPr>
        <w:b/>
        <w:bCs/>
      </w:rPr>
      <w:tblPr/>
      <w:tcPr>
        <w:tcBorders>
          <w:top w:val="single" w:color="4A66AC" w:themeColor="accent1" w:sz="8" w:space="0"/>
          <w:bottom w:val="single" w:color="4A66AC" w:themeColor="accent1" w:sz="8" w:space="0"/>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629DD1" w:themeColor="accent2" w:sz="8" w:space="0"/>
        <w:bottom w:val="single" w:color="629DD1" w:themeColor="accent2" w:sz="8" w:space="0"/>
      </w:tblBorders>
    </w:tblPr>
    <w:tblStylePr w:type="firstRow">
      <w:rPr>
        <w:rFonts w:asciiTheme="majorHAnsi" w:hAnsiTheme="majorHAnsi" w:eastAsiaTheme="majorEastAsia" w:cstheme="majorBidi"/>
      </w:rPr>
      <w:tblPr/>
      <w:tcPr>
        <w:tcBorders>
          <w:top w:val="nil"/>
          <w:bottom w:val="single" w:color="629DD1" w:themeColor="accent2" w:sz="8" w:space="0"/>
        </w:tcBorders>
      </w:tcPr>
    </w:tblStylePr>
    <w:tblStylePr w:type="lastRow">
      <w:rPr>
        <w:b/>
        <w:bCs/>
        <w:color w:val="242852" w:themeColor="text2"/>
      </w:rPr>
      <w:tblPr/>
      <w:tcPr>
        <w:tcBorders>
          <w:top w:val="single" w:color="629DD1" w:themeColor="accent2" w:sz="8" w:space="0"/>
          <w:bottom w:val="single" w:color="629DD1" w:themeColor="accent2" w:sz="8" w:space="0"/>
        </w:tcBorders>
      </w:tcPr>
    </w:tblStylePr>
    <w:tblStylePr w:type="firstCol">
      <w:rPr>
        <w:b/>
        <w:bCs/>
      </w:rPr>
    </w:tblStylePr>
    <w:tblStylePr w:type="lastCol">
      <w:rPr>
        <w:b/>
        <w:bCs/>
      </w:rPr>
      <w:tblPr/>
      <w:tcPr>
        <w:tcBorders>
          <w:top w:val="single" w:color="629DD1" w:themeColor="accent2" w:sz="8" w:space="0"/>
          <w:bottom w:val="single" w:color="629DD1" w:themeColor="accent2" w:sz="8" w:space="0"/>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297FD5" w:themeColor="accent3" w:sz="8" w:space="0"/>
        <w:bottom w:val="single" w:color="297FD5" w:themeColor="accent3" w:sz="8" w:space="0"/>
      </w:tblBorders>
    </w:tblPr>
    <w:tblStylePr w:type="firstRow">
      <w:rPr>
        <w:rFonts w:asciiTheme="majorHAnsi" w:hAnsiTheme="majorHAnsi" w:eastAsiaTheme="majorEastAsia" w:cstheme="majorBidi"/>
      </w:rPr>
      <w:tblPr/>
      <w:tcPr>
        <w:tcBorders>
          <w:top w:val="nil"/>
          <w:bottom w:val="single" w:color="297FD5" w:themeColor="accent3" w:sz="8" w:space="0"/>
        </w:tcBorders>
      </w:tcPr>
    </w:tblStylePr>
    <w:tblStylePr w:type="lastRow">
      <w:rPr>
        <w:b/>
        <w:bCs/>
        <w:color w:val="242852" w:themeColor="text2"/>
      </w:rPr>
      <w:tblPr/>
      <w:tcPr>
        <w:tcBorders>
          <w:top w:val="single" w:color="297FD5" w:themeColor="accent3" w:sz="8" w:space="0"/>
          <w:bottom w:val="single" w:color="297FD5" w:themeColor="accent3" w:sz="8" w:space="0"/>
        </w:tcBorders>
      </w:tcPr>
    </w:tblStylePr>
    <w:tblStylePr w:type="firstCol">
      <w:rPr>
        <w:b/>
        <w:bCs/>
      </w:rPr>
    </w:tblStylePr>
    <w:tblStylePr w:type="lastCol">
      <w:rPr>
        <w:b/>
        <w:bCs/>
      </w:rPr>
      <w:tblPr/>
      <w:tcPr>
        <w:tcBorders>
          <w:top w:val="single" w:color="297FD5" w:themeColor="accent3" w:sz="8" w:space="0"/>
          <w:bottom w:val="single" w:color="297FD5" w:themeColor="accent3" w:sz="8" w:space="0"/>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7F8FA9" w:themeColor="accent4" w:sz="8" w:space="0"/>
        <w:bottom w:val="single" w:color="7F8FA9" w:themeColor="accent4" w:sz="8" w:space="0"/>
      </w:tblBorders>
    </w:tblPr>
    <w:tblStylePr w:type="firstRow">
      <w:rPr>
        <w:rFonts w:asciiTheme="majorHAnsi" w:hAnsiTheme="majorHAnsi" w:eastAsiaTheme="majorEastAsia" w:cstheme="majorBidi"/>
      </w:rPr>
      <w:tblPr/>
      <w:tcPr>
        <w:tcBorders>
          <w:top w:val="nil"/>
          <w:bottom w:val="single" w:color="7F8FA9" w:themeColor="accent4" w:sz="8" w:space="0"/>
        </w:tcBorders>
      </w:tcPr>
    </w:tblStylePr>
    <w:tblStylePr w:type="lastRow">
      <w:rPr>
        <w:b/>
        <w:bCs/>
        <w:color w:val="242852" w:themeColor="text2"/>
      </w:rPr>
      <w:tblPr/>
      <w:tcPr>
        <w:tcBorders>
          <w:top w:val="single" w:color="7F8FA9" w:themeColor="accent4" w:sz="8" w:space="0"/>
          <w:bottom w:val="single" w:color="7F8FA9" w:themeColor="accent4" w:sz="8" w:space="0"/>
        </w:tcBorders>
      </w:tcPr>
    </w:tblStylePr>
    <w:tblStylePr w:type="firstCol">
      <w:rPr>
        <w:b/>
        <w:bCs/>
      </w:rPr>
    </w:tblStylePr>
    <w:tblStylePr w:type="lastCol">
      <w:rPr>
        <w:b/>
        <w:bCs/>
      </w:rPr>
      <w:tblPr/>
      <w:tcPr>
        <w:tcBorders>
          <w:top w:val="single" w:color="7F8FA9" w:themeColor="accent4" w:sz="8" w:space="0"/>
          <w:bottom w:val="single" w:color="7F8FA9" w:themeColor="accent4" w:sz="8" w:space="0"/>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5AA2AE" w:themeColor="accent5" w:sz="8" w:space="0"/>
        <w:bottom w:val="single" w:color="5AA2AE" w:themeColor="accent5" w:sz="8" w:space="0"/>
      </w:tblBorders>
    </w:tblPr>
    <w:tblStylePr w:type="firstRow">
      <w:rPr>
        <w:rFonts w:asciiTheme="majorHAnsi" w:hAnsiTheme="majorHAnsi" w:eastAsiaTheme="majorEastAsia" w:cstheme="majorBidi"/>
      </w:rPr>
      <w:tblPr/>
      <w:tcPr>
        <w:tcBorders>
          <w:top w:val="nil"/>
          <w:bottom w:val="single" w:color="5AA2AE" w:themeColor="accent5" w:sz="8" w:space="0"/>
        </w:tcBorders>
      </w:tcPr>
    </w:tblStylePr>
    <w:tblStylePr w:type="lastRow">
      <w:rPr>
        <w:b/>
        <w:bCs/>
        <w:color w:val="242852" w:themeColor="text2"/>
      </w:rPr>
      <w:tblPr/>
      <w:tcPr>
        <w:tcBorders>
          <w:top w:val="single" w:color="5AA2AE" w:themeColor="accent5" w:sz="8" w:space="0"/>
          <w:bottom w:val="single" w:color="5AA2AE" w:themeColor="accent5" w:sz="8" w:space="0"/>
        </w:tcBorders>
      </w:tcPr>
    </w:tblStylePr>
    <w:tblStylePr w:type="firstCol">
      <w:rPr>
        <w:b/>
        <w:bCs/>
      </w:rPr>
    </w:tblStylePr>
    <w:tblStylePr w:type="lastCol">
      <w:rPr>
        <w:b/>
        <w:bCs/>
      </w:rPr>
      <w:tblPr/>
      <w:tcPr>
        <w:tcBorders>
          <w:top w:val="single" w:color="5AA2AE" w:themeColor="accent5" w:sz="8" w:space="0"/>
          <w:bottom w:val="single" w:color="5AA2AE" w:themeColor="accent5" w:sz="8" w:space="0"/>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9D90A0" w:themeColor="accent6" w:sz="8" w:space="0"/>
        <w:bottom w:val="single" w:color="9D90A0" w:themeColor="accent6" w:sz="8" w:space="0"/>
      </w:tblBorders>
    </w:tblPr>
    <w:tblStylePr w:type="firstRow">
      <w:rPr>
        <w:rFonts w:asciiTheme="majorHAnsi" w:hAnsiTheme="majorHAnsi" w:eastAsiaTheme="majorEastAsia" w:cstheme="majorBidi"/>
      </w:rPr>
      <w:tblPr/>
      <w:tcPr>
        <w:tcBorders>
          <w:top w:val="nil"/>
          <w:bottom w:val="single" w:color="9D90A0" w:themeColor="accent6" w:sz="8" w:space="0"/>
        </w:tcBorders>
      </w:tcPr>
    </w:tblStylePr>
    <w:tblStylePr w:type="lastRow">
      <w:rPr>
        <w:b/>
        <w:bCs/>
        <w:color w:val="242852" w:themeColor="text2"/>
      </w:rPr>
      <w:tblPr/>
      <w:tcPr>
        <w:tcBorders>
          <w:top w:val="single" w:color="9D90A0" w:themeColor="accent6" w:sz="8" w:space="0"/>
          <w:bottom w:val="single" w:color="9D90A0" w:themeColor="accent6" w:sz="8" w:space="0"/>
        </w:tcBorders>
      </w:tcPr>
    </w:tblStylePr>
    <w:tblStylePr w:type="firstCol">
      <w:rPr>
        <w:b/>
        <w:bCs/>
      </w:rPr>
    </w:tblStylePr>
    <w:tblStylePr w:type="lastCol">
      <w:rPr>
        <w:b/>
        <w:bCs/>
      </w:rPr>
      <w:tblPr/>
      <w:tcPr>
        <w:tcBorders>
          <w:top w:val="single" w:color="9D90A0" w:themeColor="accent6" w:sz="8" w:space="0"/>
          <w:bottom w:val="single" w:color="9D90A0" w:themeColor="accent6" w:sz="8" w:space="0"/>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A66AC" w:themeColor="accent1" w:sz="8" w:space="0"/>
        <w:left w:val="single" w:color="4A66AC" w:themeColor="accent1" w:sz="8" w:space="0"/>
        <w:bottom w:val="single" w:color="4A66AC" w:themeColor="accent1" w:sz="8" w:space="0"/>
        <w:right w:val="single" w:color="4A66AC" w:themeColor="accent1" w:sz="8" w:space="0"/>
      </w:tblBorders>
    </w:tblPr>
    <w:tblStylePr w:type="firstRow">
      <w:rPr>
        <w:sz w:val="24"/>
        <w:szCs w:val="24"/>
      </w:rPr>
      <w:tblPr/>
      <w:tcPr>
        <w:tcBorders>
          <w:top w:val="nil"/>
          <w:left w:val="nil"/>
          <w:bottom w:val="single" w:color="4A66AC" w:themeColor="accent1" w:sz="24" w:space="0"/>
          <w:right w:val="nil"/>
          <w:insideH w:val="nil"/>
          <w:insideV w:val="nil"/>
        </w:tcBorders>
        <w:shd w:val="clear" w:color="auto" w:fill="FFFFFF" w:themeFill="background1"/>
      </w:tcPr>
    </w:tblStylePr>
    <w:tblStylePr w:type="lastRow">
      <w:tblPr/>
      <w:tcPr>
        <w:tcBorders>
          <w:top w:val="single" w:color="4A66AC"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A66AC" w:themeColor="accent1" w:sz="8" w:space="0"/>
          <w:insideH w:val="nil"/>
          <w:insideV w:val="nil"/>
        </w:tcBorders>
        <w:shd w:val="clear" w:color="auto" w:fill="FFFFFF" w:themeFill="background1"/>
      </w:tcPr>
    </w:tblStylePr>
    <w:tblStylePr w:type="lastCol">
      <w:tblPr/>
      <w:tcPr>
        <w:tcBorders>
          <w:top w:val="nil"/>
          <w:left w:val="single" w:color="4A66A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9DD1" w:themeColor="accent2" w:sz="8" w:space="0"/>
        <w:left w:val="single" w:color="629DD1" w:themeColor="accent2" w:sz="8" w:space="0"/>
        <w:bottom w:val="single" w:color="629DD1" w:themeColor="accent2" w:sz="8" w:space="0"/>
        <w:right w:val="single" w:color="629DD1" w:themeColor="accent2" w:sz="8" w:space="0"/>
      </w:tblBorders>
    </w:tblPr>
    <w:tblStylePr w:type="firstRow">
      <w:rPr>
        <w:sz w:val="24"/>
        <w:szCs w:val="24"/>
      </w:rPr>
      <w:tblPr/>
      <w:tcPr>
        <w:tcBorders>
          <w:top w:val="nil"/>
          <w:left w:val="nil"/>
          <w:bottom w:val="single" w:color="629DD1" w:themeColor="accent2" w:sz="24" w:space="0"/>
          <w:right w:val="nil"/>
          <w:insideH w:val="nil"/>
          <w:insideV w:val="nil"/>
        </w:tcBorders>
        <w:shd w:val="clear" w:color="auto" w:fill="FFFFFF" w:themeFill="background1"/>
      </w:tcPr>
    </w:tblStylePr>
    <w:tblStylePr w:type="lastRow">
      <w:tblPr/>
      <w:tcPr>
        <w:tcBorders>
          <w:top w:val="single" w:color="629DD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29DD1" w:themeColor="accent2" w:sz="8" w:space="0"/>
          <w:insideH w:val="nil"/>
          <w:insideV w:val="nil"/>
        </w:tcBorders>
        <w:shd w:val="clear" w:color="auto" w:fill="FFFFFF" w:themeFill="background1"/>
      </w:tcPr>
    </w:tblStylePr>
    <w:tblStylePr w:type="lastCol">
      <w:tblPr/>
      <w:tcPr>
        <w:tcBorders>
          <w:top w:val="nil"/>
          <w:left w:val="single" w:color="629DD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97FD5" w:themeColor="accent3" w:sz="8" w:space="0"/>
        <w:left w:val="single" w:color="297FD5" w:themeColor="accent3" w:sz="8" w:space="0"/>
        <w:bottom w:val="single" w:color="297FD5" w:themeColor="accent3" w:sz="8" w:space="0"/>
        <w:right w:val="single" w:color="297FD5" w:themeColor="accent3" w:sz="8" w:space="0"/>
      </w:tblBorders>
    </w:tblPr>
    <w:tblStylePr w:type="firstRow">
      <w:rPr>
        <w:sz w:val="24"/>
        <w:szCs w:val="24"/>
      </w:rPr>
      <w:tblPr/>
      <w:tcPr>
        <w:tcBorders>
          <w:top w:val="nil"/>
          <w:left w:val="nil"/>
          <w:bottom w:val="single" w:color="297FD5" w:themeColor="accent3" w:sz="24" w:space="0"/>
          <w:right w:val="nil"/>
          <w:insideH w:val="nil"/>
          <w:insideV w:val="nil"/>
        </w:tcBorders>
        <w:shd w:val="clear" w:color="auto" w:fill="FFFFFF" w:themeFill="background1"/>
      </w:tcPr>
    </w:tblStylePr>
    <w:tblStylePr w:type="lastRow">
      <w:tblPr/>
      <w:tcPr>
        <w:tcBorders>
          <w:top w:val="single" w:color="297FD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97FD5" w:themeColor="accent3" w:sz="8" w:space="0"/>
          <w:insideH w:val="nil"/>
          <w:insideV w:val="nil"/>
        </w:tcBorders>
        <w:shd w:val="clear" w:color="auto" w:fill="FFFFFF" w:themeFill="background1"/>
      </w:tcPr>
    </w:tblStylePr>
    <w:tblStylePr w:type="lastCol">
      <w:tblPr/>
      <w:tcPr>
        <w:tcBorders>
          <w:top w:val="nil"/>
          <w:left w:val="single" w:color="297FD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F8FA9" w:themeColor="accent4" w:sz="8" w:space="0"/>
        <w:left w:val="single" w:color="7F8FA9" w:themeColor="accent4" w:sz="8" w:space="0"/>
        <w:bottom w:val="single" w:color="7F8FA9" w:themeColor="accent4" w:sz="8" w:space="0"/>
        <w:right w:val="single" w:color="7F8FA9" w:themeColor="accent4" w:sz="8" w:space="0"/>
      </w:tblBorders>
    </w:tblPr>
    <w:tblStylePr w:type="firstRow">
      <w:rPr>
        <w:sz w:val="24"/>
        <w:szCs w:val="24"/>
      </w:rPr>
      <w:tblPr/>
      <w:tcPr>
        <w:tcBorders>
          <w:top w:val="nil"/>
          <w:left w:val="nil"/>
          <w:bottom w:val="single" w:color="7F8FA9" w:themeColor="accent4" w:sz="24" w:space="0"/>
          <w:right w:val="nil"/>
          <w:insideH w:val="nil"/>
          <w:insideV w:val="nil"/>
        </w:tcBorders>
        <w:shd w:val="clear" w:color="auto" w:fill="FFFFFF" w:themeFill="background1"/>
      </w:tcPr>
    </w:tblStylePr>
    <w:tblStylePr w:type="lastRow">
      <w:tblPr/>
      <w:tcPr>
        <w:tcBorders>
          <w:top w:val="single" w:color="7F8FA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F8FA9" w:themeColor="accent4" w:sz="8" w:space="0"/>
          <w:insideH w:val="nil"/>
          <w:insideV w:val="nil"/>
        </w:tcBorders>
        <w:shd w:val="clear" w:color="auto" w:fill="FFFFFF" w:themeFill="background1"/>
      </w:tcPr>
    </w:tblStylePr>
    <w:tblStylePr w:type="lastCol">
      <w:tblPr/>
      <w:tcPr>
        <w:tcBorders>
          <w:top w:val="nil"/>
          <w:left w:val="single" w:color="7F8FA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5AA2AE" w:themeColor="accent5" w:sz="8" w:space="0"/>
        <w:left w:val="single" w:color="5AA2AE" w:themeColor="accent5" w:sz="8" w:space="0"/>
        <w:bottom w:val="single" w:color="5AA2AE" w:themeColor="accent5" w:sz="8" w:space="0"/>
        <w:right w:val="single" w:color="5AA2AE" w:themeColor="accent5" w:sz="8" w:space="0"/>
      </w:tblBorders>
    </w:tblPr>
    <w:tblStylePr w:type="firstRow">
      <w:rPr>
        <w:sz w:val="24"/>
        <w:szCs w:val="24"/>
      </w:rPr>
      <w:tblPr/>
      <w:tcPr>
        <w:tcBorders>
          <w:top w:val="nil"/>
          <w:left w:val="nil"/>
          <w:bottom w:val="single" w:color="5AA2AE" w:themeColor="accent5" w:sz="24" w:space="0"/>
          <w:right w:val="nil"/>
          <w:insideH w:val="nil"/>
          <w:insideV w:val="nil"/>
        </w:tcBorders>
        <w:shd w:val="clear" w:color="auto" w:fill="FFFFFF" w:themeFill="background1"/>
      </w:tcPr>
    </w:tblStylePr>
    <w:tblStylePr w:type="lastRow">
      <w:tblPr/>
      <w:tcPr>
        <w:tcBorders>
          <w:top w:val="single" w:color="5AA2AE"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AA2AE" w:themeColor="accent5" w:sz="8" w:space="0"/>
          <w:insideH w:val="nil"/>
          <w:insideV w:val="nil"/>
        </w:tcBorders>
        <w:shd w:val="clear" w:color="auto" w:fill="FFFFFF" w:themeFill="background1"/>
      </w:tcPr>
    </w:tblStylePr>
    <w:tblStylePr w:type="lastCol">
      <w:tblPr/>
      <w:tcPr>
        <w:tcBorders>
          <w:top w:val="nil"/>
          <w:left w:val="single" w:color="5AA2AE"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D90A0" w:themeColor="accent6" w:sz="8" w:space="0"/>
        <w:left w:val="single" w:color="9D90A0" w:themeColor="accent6" w:sz="8" w:space="0"/>
        <w:bottom w:val="single" w:color="9D90A0" w:themeColor="accent6" w:sz="8" w:space="0"/>
        <w:right w:val="single" w:color="9D90A0" w:themeColor="accent6" w:sz="8" w:space="0"/>
      </w:tblBorders>
    </w:tblPr>
    <w:tblStylePr w:type="firstRow">
      <w:rPr>
        <w:sz w:val="24"/>
        <w:szCs w:val="24"/>
      </w:rPr>
      <w:tblPr/>
      <w:tcPr>
        <w:tcBorders>
          <w:top w:val="nil"/>
          <w:left w:val="nil"/>
          <w:bottom w:val="single" w:color="9D90A0" w:themeColor="accent6" w:sz="24" w:space="0"/>
          <w:right w:val="nil"/>
          <w:insideH w:val="nil"/>
          <w:insideV w:val="nil"/>
        </w:tcBorders>
        <w:shd w:val="clear" w:color="auto" w:fill="FFFFFF" w:themeFill="background1"/>
      </w:tcPr>
    </w:tblStylePr>
    <w:tblStylePr w:type="lastRow">
      <w:tblPr/>
      <w:tcPr>
        <w:tcBorders>
          <w:top w:val="single" w:color="9D90A0"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D90A0" w:themeColor="accent6" w:sz="8" w:space="0"/>
          <w:insideH w:val="nil"/>
          <w:insideV w:val="nil"/>
        </w:tcBorders>
        <w:shd w:val="clear" w:color="auto" w:fill="FFFFFF" w:themeFill="background1"/>
      </w:tcPr>
    </w:tblStylePr>
    <w:tblStylePr w:type="lastCol">
      <w:tblPr/>
      <w:tcPr>
        <w:tcBorders>
          <w:top w:val="nil"/>
          <w:left w:val="single" w:color="9D90A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48AC3" w:themeColor="accent1" w:themeTint="BF" w:sz="8" w:space="0"/>
        <w:left w:val="single" w:color="748AC3" w:themeColor="accent1" w:themeTint="BF" w:sz="8" w:space="0"/>
        <w:bottom w:val="single" w:color="748AC3" w:themeColor="accent1" w:themeTint="BF" w:sz="8" w:space="0"/>
        <w:right w:val="single" w:color="748AC3" w:themeColor="accent1" w:themeTint="BF" w:sz="8" w:space="0"/>
        <w:insideH w:val="single" w:color="748AC3" w:themeColor="accent1" w:themeTint="BF" w:sz="8" w:space="0"/>
        <w:insideV w:val="single" w:color="748AC3" w:themeColor="accent1" w:themeTint="BF" w:sz="8" w:space="0"/>
      </w:tblBorders>
    </w:tblPr>
    <w:tcPr>
      <w:shd w:val="clear" w:color="auto" w:fill="D1D8EB" w:themeFill="accent1" w:themeFillTint="3F"/>
    </w:tcPr>
    <w:tblStylePr w:type="firstRow">
      <w:rPr>
        <w:b/>
        <w:bCs/>
      </w:rPr>
    </w:tblStylePr>
    <w:tblStylePr w:type="lastRow">
      <w:rPr>
        <w:b/>
        <w:bCs/>
      </w:rPr>
      <w:tblPr/>
      <w:tcPr>
        <w:tcBorders>
          <w:top w:val="single" w:color="748AC3" w:themeColor="accent1" w:themeTint="BF" w:sz="18" w:space="0"/>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89B5DC" w:themeColor="accent2" w:themeTint="BF" w:sz="8" w:space="0"/>
        <w:left w:val="single" w:color="89B5DC" w:themeColor="accent2" w:themeTint="BF" w:sz="8" w:space="0"/>
        <w:bottom w:val="single" w:color="89B5DC" w:themeColor="accent2" w:themeTint="BF" w:sz="8" w:space="0"/>
        <w:right w:val="single" w:color="89B5DC" w:themeColor="accent2" w:themeTint="BF" w:sz="8" w:space="0"/>
        <w:insideH w:val="single" w:color="89B5DC" w:themeColor="accent2" w:themeTint="BF" w:sz="8" w:space="0"/>
        <w:insideV w:val="single" w:color="89B5DC" w:themeColor="accent2" w:themeTint="BF" w:sz="8" w:space="0"/>
      </w:tblBorders>
    </w:tblPr>
    <w:tcPr>
      <w:shd w:val="clear" w:color="auto" w:fill="D8E6F3" w:themeFill="accent2" w:themeFillTint="3F"/>
    </w:tcPr>
    <w:tblStylePr w:type="firstRow">
      <w:rPr>
        <w:b/>
        <w:bCs/>
      </w:rPr>
    </w:tblStylePr>
    <w:tblStylePr w:type="lastRow">
      <w:rPr>
        <w:b/>
        <w:bCs/>
      </w:rPr>
      <w:tblPr/>
      <w:tcPr>
        <w:tcBorders>
          <w:top w:val="single" w:color="89B5DC" w:themeColor="accent2" w:themeTint="BF" w:sz="18" w:space="0"/>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5D9EE0" w:themeColor="accent3" w:themeTint="BF" w:sz="8" w:space="0"/>
        <w:left w:val="single" w:color="5D9EE0" w:themeColor="accent3" w:themeTint="BF" w:sz="8" w:space="0"/>
        <w:bottom w:val="single" w:color="5D9EE0" w:themeColor="accent3" w:themeTint="BF" w:sz="8" w:space="0"/>
        <w:right w:val="single" w:color="5D9EE0" w:themeColor="accent3" w:themeTint="BF" w:sz="8" w:space="0"/>
        <w:insideH w:val="single" w:color="5D9EE0" w:themeColor="accent3" w:themeTint="BF" w:sz="8" w:space="0"/>
        <w:insideV w:val="single" w:color="5D9EE0" w:themeColor="accent3" w:themeTint="BF" w:sz="8" w:space="0"/>
      </w:tblBorders>
    </w:tblPr>
    <w:tcPr>
      <w:shd w:val="clear" w:color="auto" w:fill="C9DFF4" w:themeFill="accent3" w:themeFillTint="3F"/>
    </w:tcPr>
    <w:tblStylePr w:type="firstRow">
      <w:rPr>
        <w:b/>
        <w:bCs/>
      </w:rPr>
    </w:tblStylePr>
    <w:tblStylePr w:type="lastRow">
      <w:rPr>
        <w:b/>
        <w:bCs/>
      </w:rPr>
      <w:tblPr/>
      <w:tcPr>
        <w:tcBorders>
          <w:top w:val="single" w:color="5D9EE0" w:themeColor="accent3" w:themeTint="BF" w:sz="18" w:space="0"/>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ABBE" w:themeColor="accent4" w:themeTint="BF" w:sz="8" w:space="0"/>
        <w:left w:val="single" w:color="9FABBE" w:themeColor="accent4" w:themeTint="BF" w:sz="8" w:space="0"/>
        <w:bottom w:val="single" w:color="9FABBE" w:themeColor="accent4" w:themeTint="BF" w:sz="8" w:space="0"/>
        <w:right w:val="single" w:color="9FABBE" w:themeColor="accent4" w:themeTint="BF" w:sz="8" w:space="0"/>
        <w:insideH w:val="single" w:color="9FABBE" w:themeColor="accent4" w:themeTint="BF" w:sz="8" w:space="0"/>
        <w:insideV w:val="single" w:color="9FABBE" w:themeColor="accent4" w:themeTint="BF" w:sz="8" w:space="0"/>
      </w:tblBorders>
    </w:tblPr>
    <w:tcPr>
      <w:shd w:val="clear" w:color="auto" w:fill="DFE3E9" w:themeFill="accent4" w:themeFillTint="3F"/>
    </w:tcPr>
    <w:tblStylePr w:type="firstRow">
      <w:rPr>
        <w:b/>
        <w:bCs/>
      </w:rPr>
    </w:tblStylePr>
    <w:tblStylePr w:type="lastRow">
      <w:rPr>
        <w:b/>
        <w:bCs/>
      </w:rPr>
      <w:tblPr/>
      <w:tcPr>
        <w:tcBorders>
          <w:top w:val="single" w:color="9FABBE" w:themeColor="accent4" w:themeTint="BF" w:sz="18" w:space="0"/>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83B9C2" w:themeColor="accent5" w:themeTint="BF" w:sz="8" w:space="0"/>
        <w:left w:val="single" w:color="83B9C2" w:themeColor="accent5" w:themeTint="BF" w:sz="8" w:space="0"/>
        <w:bottom w:val="single" w:color="83B9C2" w:themeColor="accent5" w:themeTint="BF" w:sz="8" w:space="0"/>
        <w:right w:val="single" w:color="83B9C2" w:themeColor="accent5" w:themeTint="BF" w:sz="8" w:space="0"/>
        <w:insideH w:val="single" w:color="83B9C2" w:themeColor="accent5" w:themeTint="BF" w:sz="8" w:space="0"/>
        <w:insideV w:val="single" w:color="83B9C2" w:themeColor="accent5" w:themeTint="BF" w:sz="8" w:space="0"/>
      </w:tblBorders>
    </w:tblPr>
    <w:tcPr>
      <w:shd w:val="clear" w:color="auto" w:fill="D6E7EB" w:themeFill="accent5" w:themeFillTint="3F"/>
    </w:tcPr>
    <w:tblStylePr w:type="firstRow">
      <w:rPr>
        <w:b/>
        <w:bCs/>
      </w:rPr>
    </w:tblStylePr>
    <w:tblStylePr w:type="lastRow">
      <w:rPr>
        <w:b/>
        <w:bCs/>
      </w:rPr>
      <w:tblPr/>
      <w:tcPr>
        <w:tcBorders>
          <w:top w:val="single" w:color="83B9C2" w:themeColor="accent5" w:themeTint="BF" w:sz="18" w:space="0"/>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B5ABB7" w:themeColor="accent6" w:themeTint="BF" w:sz="8" w:space="0"/>
        <w:left w:val="single" w:color="B5ABB7" w:themeColor="accent6" w:themeTint="BF" w:sz="8" w:space="0"/>
        <w:bottom w:val="single" w:color="B5ABB7" w:themeColor="accent6" w:themeTint="BF" w:sz="8" w:space="0"/>
        <w:right w:val="single" w:color="B5ABB7" w:themeColor="accent6" w:themeTint="BF" w:sz="8" w:space="0"/>
        <w:insideH w:val="single" w:color="B5ABB7" w:themeColor="accent6" w:themeTint="BF" w:sz="8" w:space="0"/>
        <w:insideV w:val="single" w:color="B5ABB7" w:themeColor="accent6" w:themeTint="BF" w:sz="8" w:space="0"/>
      </w:tblBorders>
    </w:tblPr>
    <w:tcPr>
      <w:shd w:val="clear" w:color="auto" w:fill="E6E3E7" w:themeFill="accent6" w:themeFillTint="3F"/>
    </w:tcPr>
    <w:tblStylePr w:type="firstRow">
      <w:rPr>
        <w:b/>
        <w:bCs/>
      </w:rPr>
    </w:tblStylePr>
    <w:tblStylePr w:type="lastRow">
      <w:rPr>
        <w:b/>
        <w:bCs/>
      </w:rPr>
      <w:tblPr/>
      <w:tcPr>
        <w:tcBorders>
          <w:top w:val="single" w:color="B5ABB7" w:themeColor="accent6" w:themeTint="BF" w:sz="18" w:space="0"/>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A66AC" w:themeColor="accent1" w:sz="8" w:space="0"/>
        <w:left w:val="single" w:color="4A66AC" w:themeColor="accent1" w:sz="8" w:space="0"/>
        <w:bottom w:val="single" w:color="4A66AC" w:themeColor="accent1" w:sz="8" w:space="0"/>
        <w:right w:val="single" w:color="4A66AC" w:themeColor="accent1" w:sz="8" w:space="0"/>
        <w:insideH w:val="single" w:color="4A66AC" w:themeColor="accent1" w:sz="8" w:space="0"/>
        <w:insideV w:val="single" w:color="4A66AC" w:themeColor="accent1" w:sz="8" w:space="0"/>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color="4A66AC" w:themeColor="accent1" w:sz="6" w:space="0"/>
          <w:insideV w:val="single" w:color="4A66AC" w:themeColor="accent1" w:sz="6" w:space="0"/>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629DD1" w:themeColor="accent2" w:sz="8" w:space="0"/>
        <w:left w:val="single" w:color="629DD1" w:themeColor="accent2" w:sz="8" w:space="0"/>
        <w:bottom w:val="single" w:color="629DD1" w:themeColor="accent2" w:sz="8" w:space="0"/>
        <w:right w:val="single" w:color="629DD1" w:themeColor="accent2" w:sz="8" w:space="0"/>
        <w:insideH w:val="single" w:color="629DD1" w:themeColor="accent2" w:sz="8" w:space="0"/>
        <w:insideV w:val="single" w:color="629DD1" w:themeColor="accent2" w:sz="8" w:space="0"/>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color="629DD1" w:themeColor="accent2" w:sz="6" w:space="0"/>
          <w:insideV w:val="single" w:color="629DD1" w:themeColor="accent2" w:sz="6" w:space="0"/>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297FD5" w:themeColor="accent3" w:sz="8" w:space="0"/>
        <w:left w:val="single" w:color="297FD5" w:themeColor="accent3" w:sz="8" w:space="0"/>
        <w:bottom w:val="single" w:color="297FD5" w:themeColor="accent3" w:sz="8" w:space="0"/>
        <w:right w:val="single" w:color="297FD5" w:themeColor="accent3" w:sz="8" w:space="0"/>
        <w:insideH w:val="single" w:color="297FD5" w:themeColor="accent3" w:sz="8" w:space="0"/>
        <w:insideV w:val="single" w:color="297FD5" w:themeColor="accent3" w:sz="8" w:space="0"/>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color="297FD5" w:themeColor="accent3" w:sz="6" w:space="0"/>
          <w:insideV w:val="single" w:color="297FD5" w:themeColor="accent3" w:sz="6" w:space="0"/>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7F8FA9" w:themeColor="accent4" w:sz="8" w:space="0"/>
        <w:left w:val="single" w:color="7F8FA9" w:themeColor="accent4" w:sz="8" w:space="0"/>
        <w:bottom w:val="single" w:color="7F8FA9" w:themeColor="accent4" w:sz="8" w:space="0"/>
        <w:right w:val="single" w:color="7F8FA9" w:themeColor="accent4" w:sz="8" w:space="0"/>
        <w:insideH w:val="single" w:color="7F8FA9" w:themeColor="accent4" w:sz="8" w:space="0"/>
        <w:insideV w:val="single" w:color="7F8FA9" w:themeColor="accent4" w:sz="8" w:space="0"/>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color="7F8FA9" w:themeColor="accent4" w:sz="6" w:space="0"/>
          <w:insideV w:val="single" w:color="7F8FA9" w:themeColor="accent4" w:sz="6" w:space="0"/>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5AA2AE" w:themeColor="accent5" w:sz="8" w:space="0"/>
        <w:left w:val="single" w:color="5AA2AE" w:themeColor="accent5" w:sz="8" w:space="0"/>
        <w:bottom w:val="single" w:color="5AA2AE" w:themeColor="accent5" w:sz="8" w:space="0"/>
        <w:right w:val="single" w:color="5AA2AE" w:themeColor="accent5" w:sz="8" w:space="0"/>
        <w:insideH w:val="single" w:color="5AA2AE" w:themeColor="accent5" w:sz="8" w:space="0"/>
        <w:insideV w:val="single" w:color="5AA2AE" w:themeColor="accent5" w:sz="8" w:space="0"/>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color="5AA2AE" w:themeColor="accent5" w:sz="6" w:space="0"/>
          <w:insideV w:val="single" w:color="5AA2AE" w:themeColor="accent5" w:sz="6" w:space="0"/>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D90A0" w:themeColor="accent6" w:sz="8" w:space="0"/>
        <w:left w:val="single" w:color="9D90A0" w:themeColor="accent6" w:sz="8" w:space="0"/>
        <w:bottom w:val="single" w:color="9D90A0" w:themeColor="accent6" w:sz="8" w:space="0"/>
        <w:right w:val="single" w:color="9D90A0" w:themeColor="accent6" w:sz="8" w:space="0"/>
        <w:insideH w:val="single" w:color="9D90A0" w:themeColor="accent6" w:sz="8" w:space="0"/>
        <w:insideV w:val="single" w:color="9D90A0" w:themeColor="accent6" w:sz="8" w:space="0"/>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color="9D90A0" w:themeColor="accent6" w:sz="6" w:space="0"/>
          <w:insideV w:val="single" w:color="9D90A0" w:themeColor="accent6" w:sz="6" w:space="0"/>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D8EB"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A66AC"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A66AC"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A66AC"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A66A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2B1D7"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8E6F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29DD1"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29DD1"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29DD1"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29DD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CDE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9DFF4"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97FD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97FD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97FD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97FD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BEE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E3E9"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F8FA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F8FA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F8FA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F8FA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C7D4"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7EB"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AA2AE"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AA2AE"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AA2AE"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AA2AE"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CD0D6"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3E7"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D90A0"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D90A0"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D90A0"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D90A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EC7C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74C8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3476B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E5E9F"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96984"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17A84"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77697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629DD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629DD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629DD1" w:themeColor="accent2" w:sz="24" w:space="0"/>
        <w:left w:val="single" w:color="4A66AC" w:themeColor="accent1" w:sz="4" w:space="0"/>
        <w:bottom w:val="single" w:color="4A66AC" w:themeColor="accent1" w:sz="4" w:space="0"/>
        <w:right w:val="single" w:color="4A66AC" w:themeColor="accent1" w:sz="4" w:space="0"/>
        <w:insideH w:val="single" w:color="FFFFFF" w:themeColor="background1" w:sz="4" w:space="0"/>
        <w:insideV w:val="single" w:color="FFFFFF" w:themeColor="background1" w:sz="4" w:space="0"/>
      </w:tblBorders>
    </w:tblPr>
    <w:tcPr>
      <w:shd w:val="clear" w:color="auto" w:fill="ECEFF7" w:themeFill="accent1" w:themeFillTint="19"/>
    </w:tcPr>
    <w:tblStylePr w:type="firstRow">
      <w:rPr>
        <w:b/>
        <w:bCs/>
      </w:rPr>
      <w:tblPr/>
      <w:tcPr>
        <w:tcBorders>
          <w:top w:val="nil"/>
          <w:left w:val="nil"/>
          <w:bottom w:val="single" w:color="629DD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color="2C3C66" w:themeColor="accent1" w:themeShade="99" w:sz="4" w:space="0"/>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629DD1" w:themeColor="accent2" w:sz="24" w:space="0"/>
        <w:left w:val="single" w:color="629DD1" w:themeColor="accent2" w:sz="4" w:space="0"/>
        <w:bottom w:val="single" w:color="629DD1" w:themeColor="accent2" w:sz="4" w:space="0"/>
        <w:right w:val="single" w:color="629DD1" w:themeColor="accent2" w:sz="4" w:space="0"/>
        <w:insideH w:val="single" w:color="FFFFFF" w:themeColor="background1" w:sz="4" w:space="0"/>
        <w:insideV w:val="single" w:color="FFFFFF" w:themeColor="background1" w:sz="4" w:space="0"/>
      </w:tblBorders>
    </w:tblPr>
    <w:tcPr>
      <w:shd w:val="clear" w:color="auto" w:fill="EFF5FA" w:themeFill="accent2" w:themeFillTint="19"/>
    </w:tcPr>
    <w:tblStylePr w:type="firstRow">
      <w:rPr>
        <w:b/>
        <w:bCs/>
      </w:rPr>
      <w:tblPr/>
      <w:tcPr>
        <w:tcBorders>
          <w:top w:val="nil"/>
          <w:left w:val="nil"/>
          <w:bottom w:val="single" w:color="629DD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color="295E8E" w:themeColor="accent2" w:themeShade="99" w:sz="4" w:space="0"/>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7F8FA9" w:themeColor="accent4" w:sz="24" w:space="0"/>
        <w:left w:val="single" w:color="297FD5" w:themeColor="accent3" w:sz="4" w:space="0"/>
        <w:bottom w:val="single" w:color="297FD5" w:themeColor="accent3" w:sz="4" w:space="0"/>
        <w:right w:val="single" w:color="297FD5" w:themeColor="accent3" w:sz="4" w:space="0"/>
        <w:insideH w:val="single" w:color="FFFFFF" w:themeColor="background1" w:sz="4" w:space="0"/>
        <w:insideV w:val="single" w:color="FFFFFF" w:themeColor="background1" w:sz="4" w:space="0"/>
      </w:tblBorders>
    </w:tblPr>
    <w:tcPr>
      <w:shd w:val="clear" w:color="auto" w:fill="E9F2FB" w:themeFill="accent3" w:themeFillTint="19"/>
    </w:tcPr>
    <w:tblStylePr w:type="firstRow">
      <w:rPr>
        <w:b/>
        <w:bCs/>
      </w:rPr>
      <w:tblPr/>
      <w:tcPr>
        <w:tcBorders>
          <w:top w:val="nil"/>
          <w:left w:val="nil"/>
          <w:bottom w:val="single" w:color="7F8FA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color="184B7F" w:themeColor="accent3" w:themeShade="99" w:sz="4" w:space="0"/>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297FD5" w:themeColor="accent3" w:sz="24" w:space="0"/>
        <w:left w:val="single" w:color="7F8FA9" w:themeColor="accent4" w:sz="4" w:space="0"/>
        <w:bottom w:val="single" w:color="7F8FA9" w:themeColor="accent4" w:sz="4" w:space="0"/>
        <w:right w:val="single" w:color="7F8FA9" w:themeColor="accent4" w:sz="4" w:space="0"/>
        <w:insideH w:val="single" w:color="FFFFFF" w:themeColor="background1" w:sz="4" w:space="0"/>
        <w:insideV w:val="single" w:color="FFFFFF" w:themeColor="background1" w:sz="4" w:space="0"/>
      </w:tblBorders>
    </w:tblPr>
    <w:tcPr>
      <w:shd w:val="clear" w:color="auto" w:fill="F2F3F6" w:themeFill="accent4" w:themeFillTint="19"/>
    </w:tcPr>
    <w:tblStylePr w:type="firstRow">
      <w:rPr>
        <w:b/>
        <w:bCs/>
      </w:rPr>
      <w:tblPr/>
      <w:tcPr>
        <w:tcBorders>
          <w:top w:val="nil"/>
          <w:left w:val="nil"/>
          <w:bottom w:val="single" w:color="297FD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color="47546A" w:themeColor="accent4" w:themeShade="99" w:sz="4" w:space="0"/>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9D90A0" w:themeColor="accent6" w:sz="24" w:space="0"/>
        <w:left w:val="single" w:color="5AA2AE" w:themeColor="accent5" w:sz="4" w:space="0"/>
        <w:bottom w:val="single" w:color="5AA2AE" w:themeColor="accent5" w:sz="4" w:space="0"/>
        <w:right w:val="single" w:color="5AA2AE" w:themeColor="accent5" w:sz="4" w:space="0"/>
        <w:insideH w:val="single" w:color="FFFFFF" w:themeColor="background1" w:sz="4" w:space="0"/>
        <w:insideV w:val="single" w:color="FFFFFF" w:themeColor="background1" w:sz="4" w:space="0"/>
      </w:tblBorders>
    </w:tblPr>
    <w:tcPr>
      <w:shd w:val="clear" w:color="auto" w:fill="EEF5F7" w:themeFill="accent5" w:themeFillTint="19"/>
    </w:tcPr>
    <w:tblStylePr w:type="firstRow">
      <w:rPr>
        <w:b/>
        <w:bCs/>
      </w:rPr>
      <w:tblPr/>
      <w:tcPr>
        <w:tcBorders>
          <w:top w:val="nil"/>
          <w:left w:val="nil"/>
          <w:bottom w:val="single" w:color="9D90A0"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color="34626A" w:themeColor="accent5" w:themeShade="99" w:sz="4" w:space="0"/>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5AA2AE" w:themeColor="accent5" w:sz="24" w:space="0"/>
        <w:left w:val="single" w:color="9D90A0" w:themeColor="accent6" w:sz="4" w:space="0"/>
        <w:bottom w:val="single" w:color="9D90A0" w:themeColor="accent6" w:sz="4" w:space="0"/>
        <w:right w:val="single" w:color="9D90A0" w:themeColor="accent6" w:sz="4" w:space="0"/>
        <w:insideH w:val="single" w:color="FFFFFF" w:themeColor="background1" w:sz="4" w:space="0"/>
        <w:insideV w:val="single" w:color="FFFFFF" w:themeColor="background1" w:sz="4" w:space="0"/>
      </w:tblBorders>
    </w:tblPr>
    <w:tcPr>
      <w:shd w:val="clear" w:color="auto" w:fill="F5F4F5" w:themeFill="accent6" w:themeFillTint="19"/>
    </w:tcPr>
    <w:tblStylePr w:type="firstRow">
      <w:rPr>
        <w:b/>
        <w:bCs/>
      </w:rPr>
      <w:tblPr/>
      <w:tcPr>
        <w:tcBorders>
          <w:top w:val="nil"/>
          <w:left w:val="nil"/>
          <w:bottom w:val="single" w:color="5AA2AE"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color="5F5462" w:themeColor="accent6" w:themeShade="99" w:sz="4" w:space="0"/>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377EBD" w:themeFill="accent2" w:themeFillShade="CC"/>
      </w:tcPr>
    </w:tblStylePr>
    <w:tblStylePr w:type="lastRow">
      <w:rPr>
        <w:b/>
        <w:bCs/>
        <w:color w:val="377EBD"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color="FFFFFF" w:themeColor="background1" w:sz="12" w:space="0"/>
        </w:tcBorders>
        <w:shd w:val="clear" w:color="auto" w:fill="377EBD" w:themeFill="accent2" w:themeFillShade="CC"/>
      </w:tcPr>
    </w:tblStylePr>
    <w:tblStylePr w:type="lastRow">
      <w:rPr>
        <w:b/>
        <w:bCs/>
        <w:color w:val="377EBD"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color="FFFFFF" w:themeColor="background1" w:sz="12" w:space="0"/>
        </w:tcBorders>
        <w:shd w:val="clear" w:color="auto" w:fill="377EBD" w:themeFill="accent2" w:themeFillShade="CC"/>
      </w:tcPr>
    </w:tblStylePr>
    <w:tblStylePr w:type="lastRow">
      <w:rPr>
        <w:b/>
        <w:bCs/>
        <w:color w:val="377EBD"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color="FFFFFF" w:themeColor="background1" w:sz="12" w:space="0"/>
        </w:tcBorders>
        <w:shd w:val="clear" w:color="auto" w:fill="5F708D" w:themeFill="accent4" w:themeFillShade="CC"/>
      </w:tcPr>
    </w:tblStylePr>
    <w:tblStylePr w:type="lastRow">
      <w:rPr>
        <w:b/>
        <w:bCs/>
        <w:color w:val="5F708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color="FFFFFF" w:themeColor="background1" w:sz="12" w:space="0"/>
        </w:tcBorders>
        <w:shd w:val="clear" w:color="auto" w:fill="2065AA" w:themeFill="accent3" w:themeFillShade="CC"/>
      </w:tcPr>
    </w:tblStylePr>
    <w:tblStylePr w:type="lastRow">
      <w:rPr>
        <w:b/>
        <w:bCs/>
        <w:color w:val="2065AA"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color="FFFFFF" w:themeColor="background1" w:sz="12" w:space="0"/>
        </w:tcBorders>
        <w:shd w:val="clear" w:color="auto" w:fill="7F7082" w:themeFill="accent6" w:themeFillShade="CC"/>
      </w:tcPr>
    </w:tblStylePr>
    <w:tblStylePr w:type="lastRow">
      <w:rPr>
        <w:b/>
        <w:bCs/>
        <w:color w:val="7F7082"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color="FFFFFF" w:themeColor="background1" w:sz="12" w:space="0"/>
        </w:tcBorders>
        <w:shd w:val="clear" w:color="auto" w:fill="45828D" w:themeFill="accent5" w:themeFillShade="CC"/>
      </w:tcPr>
    </w:tblStylePr>
    <w:tblStylePr w:type="lastRow">
      <w:rPr>
        <w:b/>
        <w:bCs/>
        <w:color w:val="45828D"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NoSpacingChar" w:customStyle="1">
    <w:name w:val="No Spacing Char"/>
    <w:basedOn w:val="DefaultParagraphFont"/>
    <w:link w:val="NoSpacing"/>
    <w:uiPriority w:val="1"/>
    <w:rsid w:val="005A219A"/>
  </w:style>
  <w:style w:type="paragraph" w:styleId="TOC1">
    <w:name w:val="toc 1"/>
    <w:basedOn w:val="Normal"/>
    <w:next w:val="Normal"/>
    <w:autoRedefine/>
    <w:uiPriority w:val="39"/>
    <w:unhideWhenUsed/>
    <w:rsid w:val="00344E50"/>
    <w:pPr>
      <w:spacing w:after="100"/>
    </w:pPr>
  </w:style>
  <w:style w:type="paragraph" w:styleId="TOC2">
    <w:name w:val="toc 2"/>
    <w:basedOn w:val="Normal"/>
    <w:next w:val="Normal"/>
    <w:autoRedefine/>
    <w:uiPriority w:val="39"/>
    <w:unhideWhenUsed/>
    <w:rsid w:val="00344E50"/>
    <w:pPr>
      <w:spacing w:after="100"/>
      <w:ind w:left="220"/>
    </w:pPr>
  </w:style>
  <w:style w:type="paragraph" w:styleId="TOC3">
    <w:name w:val="toc 3"/>
    <w:basedOn w:val="Normal"/>
    <w:next w:val="Normal"/>
    <w:autoRedefine/>
    <w:uiPriority w:val="39"/>
    <w:unhideWhenUsed/>
    <w:rsid w:val="00344E50"/>
    <w:pPr>
      <w:spacing w:after="100"/>
      <w:ind w:left="440"/>
    </w:pPr>
  </w:style>
  <w:style w:type="character" w:styleId="Hyperlink">
    <w:name w:val="Hyperlink"/>
    <w:basedOn w:val="DefaultParagraphFont"/>
    <w:uiPriority w:val="99"/>
    <w:unhideWhenUsed/>
    <w:rsid w:val="00344E50"/>
    <w:rPr>
      <w:color w:val="9454C3" w:themeColor="hyperlink"/>
      <w:u w:val="single"/>
    </w:rPr>
  </w:style>
  <w:style w:type="table" w:styleId="TableGridLight">
    <w:name w:val="Grid Table Light"/>
    <w:basedOn w:val="TableNormal"/>
    <w:uiPriority w:val="99"/>
    <w:rsid w:val="00AA29E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de" w:customStyle="1">
    <w:name w:val="code"/>
    <w:basedOn w:val="Normal"/>
    <w:link w:val="codeChar"/>
    <w:qFormat/>
    <w:rsid w:val="00D66748"/>
    <w:pPr>
      <w:shd w:val="clear" w:color="auto" w:fill="F2F2F2" w:themeFill="background1" w:themeFillShade="F2"/>
      <w:ind w:left="720"/>
    </w:pPr>
  </w:style>
  <w:style w:type="character" w:styleId="codeChar" w:customStyle="1">
    <w:name w:val="code Char"/>
    <w:basedOn w:val="DefaultParagraphFont"/>
    <w:link w:val="code"/>
    <w:rsid w:val="00D66748"/>
    <w:rPr>
      <w:shd w:val="clear" w:color="auto" w:fill="F2F2F2" w:themeFill="background1" w:themeFillShade="F2"/>
    </w:rPr>
  </w:style>
  <w:style w:type="character" w:styleId="CommentReference">
    <w:name w:val="Comment Reference"/>
    <w:basedOn w:val="DefaultParagraphFont"/>
    <w:uiPriority w:val="99"/>
    <w:semiHidden/>
    <w:unhideWhenUsed/>
    <w:rsid w:val="0012644B"/>
    <w:rPr>
      <w:sz w:val="16"/>
      <w:szCs w:val="16"/>
    </w:rPr>
  </w:style>
  <w:style w:type="paragraph" w:styleId="CommentText">
    <w:name w:val="Comment Text"/>
    <w:basedOn w:val="Normal"/>
    <w:link w:val="CommentTextChar"/>
    <w:uiPriority w:val="99"/>
    <w:unhideWhenUsed/>
    <w:rsid w:val="0012644B"/>
    <w:pPr>
      <w:spacing w:line="240" w:lineRule="auto"/>
    </w:pPr>
    <w:rPr>
      <w:sz w:val="20"/>
      <w:szCs w:val="20"/>
    </w:rPr>
  </w:style>
  <w:style w:type="character" w:styleId="CommentTextChar" w:customStyle="1">
    <w:name w:val="Comment Text Char"/>
    <w:basedOn w:val="DefaultParagraphFont"/>
    <w:link w:val="CommentText"/>
    <w:uiPriority w:val="99"/>
    <w:rsid w:val="0012644B"/>
    <w:rPr>
      <w:sz w:val="20"/>
      <w:szCs w:val="20"/>
    </w:rPr>
  </w:style>
  <w:style w:type="paragraph" w:styleId="CommentSubject">
    <w:name w:val="Comment Subject"/>
    <w:basedOn w:val="CommentText"/>
    <w:next w:val="CommentText"/>
    <w:link w:val="CommentSubjectChar"/>
    <w:uiPriority w:val="99"/>
    <w:semiHidden/>
    <w:unhideWhenUsed/>
    <w:rsid w:val="0012644B"/>
    <w:rPr>
      <w:b/>
      <w:bCs/>
    </w:rPr>
  </w:style>
  <w:style w:type="character" w:styleId="CommentSubjectChar" w:customStyle="1">
    <w:name w:val="Comment Subject Char"/>
    <w:basedOn w:val="CommentTextChar"/>
    <w:link w:val="CommentSubject"/>
    <w:uiPriority w:val="99"/>
    <w:semiHidden/>
    <w:rsid w:val="0012644B"/>
    <w:rPr>
      <w:b/>
      <w:bCs/>
      <w:sz w:val="20"/>
      <w:szCs w:val="20"/>
    </w:rPr>
  </w:style>
  <w:style w:type="paragraph" w:styleId="Code0" w:customStyle="1">
    <w:name w:val="Code"/>
    <w:basedOn w:val="Normal"/>
    <w:rsid w:val="00D02C3F"/>
    <w:pPr>
      <w:shd w:val="clear" w:color="auto" w:fill="F5F5F5"/>
      <w:spacing w:before="60" w:after="60" w:line="240" w:lineRule="auto"/>
    </w:pPr>
    <w:rPr>
      <w:rFonts w:ascii="Consolas" w:hAnsi="Consolas"/>
      <w:color w:val="263238"/>
      <w:kern w:val="2"/>
      <w:sz w:val="18"/>
      <w:szCs w:val="24"/>
      <w:lang w:eastAsia="ja-JP"/>
      <w14:ligatures w14:val="standardContextual"/>
    </w:rPr>
  </w:style>
  <w:style w:type="paragraph" w:styleId="Revision">
    <w:name w:val="Revision"/>
    <w:hidden/>
    <w:uiPriority w:val="99"/>
    <w:semiHidden/>
    <w:rsid w:val="00953D4D"/>
    <w:pPr>
      <w:spacing w:after="0" w:line="240" w:lineRule="auto"/>
    </w:pPr>
  </w:style>
  <w:style w:type="character" w:styleId="HTMLCode">
    <w:name w:val="HTML Code"/>
    <w:basedOn w:val="DefaultParagraphFont"/>
    <w:uiPriority w:val="99"/>
    <w:semiHidden/>
    <w:unhideWhenUsed/>
    <w:rsid w:val="00F6357F"/>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C93079"/>
    <w:rPr>
      <w:color w:val="3EBBF0" w:themeColor="followedHyperlink"/>
      <w:u w:val="single"/>
    </w:rPr>
  </w:style>
  <w:style w:type="character" w:styleId="Mention">
    <w:name w:val="Mention"/>
    <w:basedOn w:val="DefaultParagraphFont"/>
    <w:uiPriority w:val="99"/>
    <w:unhideWhenUsed/>
    <w:rsid w:val="006B2AA8"/>
    <w:rPr>
      <w:color w:val="2B579A"/>
      <w:shd w:val="clear" w:color="auto" w:fill="E1DFDD"/>
    </w:rPr>
  </w:style>
  <w:style w:type="character" w:styleId="UnresolvedMention">
    <w:name w:val="Unresolved Mention"/>
    <w:basedOn w:val="DefaultParagraphFont"/>
    <w:uiPriority w:val="99"/>
    <w:semiHidden/>
    <w:unhideWhenUsed/>
    <w:rsid w:val="00362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1.png"/><Relationship Id="rId20" Type="http://schemas.microsoft.com/office/2018/08/relationships/commentsExtensible" Target="commentsExtensible.xm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5.xml"/><Relationship Id="rId27" Type="http://schemas.microsoft.com/office/2011/relationships/people" Target="people.xml"/></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947A5B2C-FB14-419D-8E60-01E7D7BB0653}">
    <t:Anchor>
      <t:Comment id="956441670"/>
    </t:Anchor>
    <t:History>
      <t:Event id="{75ECF047-B521-4FD2-9FE6-41EC473EE967}" time="2026-02-25T11:11:04.615Z">
        <t:Attribution userId="S::Nikita.Nelson@apeiro.digital::58e47960-cbdf-4a40-8aa2-ffd1fce8bcfc" userProvider="AD" userName="Nikita Nelson"/>
        <t:Anchor>
          <t:Comment id="956441670"/>
        </t:Anchor>
        <t:Create/>
      </t:Event>
      <t:Event id="{C984622F-749F-4510-B7D1-968639D67B12}" time="2026-02-25T11:11:04.615Z">
        <t:Attribution userId="S::Nikita.Nelson@apeiro.digital::58e47960-cbdf-4a40-8aa2-ffd1fce8bcfc" userProvider="AD" userName="Nikita Nelson"/>
        <t:Anchor>
          <t:Comment id="956441670"/>
        </t:Anchor>
        <t:Assign userId="S::Victor.Shamma@apeiro.digital::6b1cde32-6925-4e74-84da-19d7b1030be0" userProvider="AD" userName="Victor Shamma"/>
      </t:Event>
      <t:Event id="{FFA5B4F0-2994-4AE2-B6DB-91BAA3AF3CB4}" time="2026-02-25T11:11:04.615Z">
        <t:Attribution userId="S::Nikita.Nelson@apeiro.digital::58e47960-cbdf-4a40-8aa2-ffd1fce8bcfc" userProvider="AD" userName="Nikita Nelson"/>
        <t:Anchor>
          <t:Comment id="956441670"/>
        </t:Anchor>
        <t:SetTitle title="Do we do this? @Victor Shamma "/>
      </t:Event>
    </t:History>
  </t:Task>
</t:Tasks>
</file>

<file path=word/theme/theme1.xml><?xml version="1.0" encoding="utf-8"?>
<a:theme xmlns:a="http://schemas.openxmlformats.org/drawingml/2006/main" xmlns:thm15="http://schemas.microsoft.com/office/thememl/2012/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Technical onboarding document</dc:title>
  <dc:subject>V0.2</dc:subject>
  <dc:creator>python-docx</dc:creator>
  <keywords/>
  <dc:description>generated by python-docx</dc:description>
  <lastModifiedBy>Victor Shamma</lastModifiedBy>
  <revision>2599</revision>
  <lastPrinted>2026-03-10T01:09:00.0000000Z</lastPrinted>
  <dcterms:created xsi:type="dcterms:W3CDTF">2026-03-01T13:30:00.0000000Z</dcterms:created>
  <dcterms:modified xsi:type="dcterms:W3CDTF">2026-08-12T07:44:54.8072861Z</dcterms:modified>
  <category/>
</coreProperties>
</file>